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4"/>
        </w:rPr>
        <w:id w:val="6627781"/>
      </w:sdtPr>
      <w:sdtEndPr>
        <w:rPr>
          <w:b w:val="0"/>
          <w:bCs w:val="0"/>
          <w:sz w:val="21"/>
        </w:rPr>
      </w:sdtEndPr>
      <w:sdt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9"/>
          </w:tblGrid>
          <w:tr w:rsidR="00342A78" w14:paraId="44B9689C" w14:textId="77777777">
            <w:trPr>
              <w:trHeight w:val="14473"/>
            </w:trPr>
            <w:tc>
              <w:tcPr>
                <w:tcW w:w="10235" w:type="dxa"/>
              </w:tcPr>
              <w:p w14:paraId="5CF7B9D6" w14:textId="77777777" w:rsidR="00342A78" w:rsidRDefault="00000000">
                <w:pPr>
                  <w:spacing w:beforeLines="250" w:before="780"/>
                  <w:rPr>
                    <w:b/>
                    <w:bCs/>
                    <w:sz w:val="24"/>
                  </w:rPr>
                </w:pPr>
                <w:r>
                  <w:rPr>
                    <w:b/>
                    <w:bCs/>
                    <w:sz w:val="24"/>
                  </w:rPr>
                  <w:t xml:space="preserve">     </w:t>
                </w:r>
              </w:p>
              <w:p w14:paraId="26A134F7" w14:textId="77777777" w:rsidR="00342A78" w:rsidRDefault="00342A78">
                <w:pPr>
                  <w:spacing w:beforeLines="250" w:before="780"/>
                  <w:rPr>
                    <w:b/>
                    <w:bCs/>
                    <w:sz w:val="24"/>
                  </w:rPr>
                </w:pPr>
              </w:p>
              <w:p w14:paraId="1179A2A1" w14:textId="77777777" w:rsidR="00342A78" w:rsidRDefault="00000000">
                <w:pPr>
                  <w:jc w:val="center"/>
                  <w:rPr>
                    <w:rFonts w:eastAsia="方正隶二简体"/>
                    <w:b/>
                    <w:sz w:val="66"/>
                    <w:szCs w:val="66"/>
                  </w:rPr>
                </w:pPr>
                <w:r>
                  <w:rPr>
                    <w:rFonts w:eastAsia="方正隶二简体"/>
                    <w:b/>
                    <w:sz w:val="66"/>
                    <w:szCs w:val="66"/>
                  </w:rPr>
                  <w:t>课题</w:t>
                </w:r>
                <w:r>
                  <w:rPr>
                    <w:rFonts w:eastAsia="方正隶二简体" w:hint="eastAsia"/>
                    <w:b/>
                    <w:sz w:val="66"/>
                    <w:szCs w:val="66"/>
                  </w:rPr>
                  <w:t>结题</w:t>
                </w:r>
                <w:r>
                  <w:rPr>
                    <w:rFonts w:eastAsia="方正隶二简体"/>
                    <w:b/>
                    <w:sz w:val="66"/>
                    <w:szCs w:val="66"/>
                  </w:rPr>
                  <w:t>检查测试方案</w:t>
                </w:r>
              </w:p>
              <w:p w14:paraId="0260A520" w14:textId="77777777" w:rsidR="00342A78" w:rsidRDefault="00342A78">
                <w:pPr>
                  <w:pStyle w:val="10"/>
                  <w:tabs>
                    <w:tab w:val="left" w:pos="7600"/>
                  </w:tabs>
                  <w:spacing w:beforeLines="100" w:before="312" w:afterLines="100" w:after="312"/>
                  <w:jc w:val="center"/>
                  <w:rPr>
                    <w:sz w:val="24"/>
                    <w:szCs w:val="24"/>
                  </w:rPr>
                </w:pPr>
              </w:p>
              <w:p w14:paraId="50AB7DA9" w14:textId="77777777" w:rsidR="00342A78" w:rsidRDefault="00342A78">
                <w:pPr>
                  <w:rPr>
                    <w:sz w:val="24"/>
                  </w:rPr>
                </w:pPr>
              </w:p>
              <w:p w14:paraId="5E00AFB6" w14:textId="77777777" w:rsidR="00342A78" w:rsidRDefault="00342A78">
                <w:pPr>
                  <w:rPr>
                    <w:sz w:val="24"/>
                  </w:rPr>
                </w:pPr>
              </w:p>
              <w:p w14:paraId="5B61B880" w14:textId="77777777" w:rsidR="00342A78" w:rsidRDefault="00342A78">
                <w:pPr>
                  <w:rPr>
                    <w:sz w:val="24"/>
                  </w:rPr>
                </w:pPr>
              </w:p>
              <w:p w14:paraId="4EEFE91B" w14:textId="77777777" w:rsidR="00342A78" w:rsidRDefault="00000000">
                <w:pPr>
                  <w:pStyle w:val="affff2"/>
                  <w:ind w:hanging="1412"/>
                  <w:jc w:val="left"/>
                  <w:rPr>
                    <w:rFonts w:ascii="Times New Roman" w:cs="Times New Roman"/>
                    <w:b/>
                    <w:sz w:val="28"/>
                    <w:szCs w:val="28"/>
                    <w:u w:val="single"/>
                  </w:rPr>
                </w:pPr>
                <w:r>
                  <w:rPr>
                    <w:rFonts w:ascii="Times New Roman" w:cs="Times New Roman"/>
                    <w:b/>
                    <w:sz w:val="28"/>
                    <w:szCs w:val="28"/>
                  </w:rPr>
                  <w:t>课题编号：</w:t>
                </w:r>
                <w:r>
                  <w:rPr>
                    <w:rFonts w:ascii="Times New Roman" w:cs="Times New Roman"/>
                    <w:b/>
                    <w:sz w:val="28"/>
                    <w:szCs w:val="28"/>
                    <w:u w:val="single"/>
                  </w:rPr>
                  <w:t xml:space="preserve">2023YFB4503704                      </w:t>
                </w:r>
              </w:p>
              <w:p w14:paraId="64CE8C25" w14:textId="77777777" w:rsidR="00342A78" w:rsidRDefault="00000000">
                <w:pPr>
                  <w:pStyle w:val="affff2"/>
                  <w:ind w:hanging="1412"/>
                  <w:jc w:val="left"/>
                  <w:rPr>
                    <w:rFonts w:ascii="Times New Roman" w:cs="Times New Roman"/>
                    <w:b/>
                    <w:sz w:val="28"/>
                    <w:szCs w:val="28"/>
                    <w:u w:val="single"/>
                  </w:rPr>
                </w:pPr>
                <w:r>
                  <w:rPr>
                    <w:rFonts w:ascii="Times New Roman" w:cs="Times New Roman"/>
                    <w:b/>
                    <w:sz w:val="28"/>
                    <w:szCs w:val="28"/>
                  </w:rPr>
                  <w:t>课题名称：</w:t>
                </w:r>
                <w:r>
                  <w:rPr>
                    <w:rFonts w:ascii="Times New Roman" w:cs="Times New Roman"/>
                    <w:b/>
                    <w:sz w:val="28"/>
                    <w:szCs w:val="28"/>
                    <w:u w:val="single"/>
                  </w:rPr>
                  <w:t>嵌入式智能软件环境及深度编译框架</w:t>
                </w:r>
                <w:r>
                  <w:rPr>
                    <w:rFonts w:ascii="Times New Roman" w:cs="Times New Roman"/>
                    <w:b/>
                    <w:sz w:val="28"/>
                    <w:szCs w:val="28"/>
                    <w:u w:val="single"/>
                  </w:rPr>
                  <w:t xml:space="preserve">     </w:t>
                </w:r>
              </w:p>
              <w:p w14:paraId="62E35163" w14:textId="77777777" w:rsidR="00342A78" w:rsidRDefault="00000000">
                <w:pPr>
                  <w:pStyle w:val="affff2"/>
                  <w:ind w:hanging="1412"/>
                  <w:jc w:val="left"/>
                  <w:rPr>
                    <w:rFonts w:ascii="Times New Roman" w:cs="Times New Roman"/>
                    <w:b/>
                    <w:sz w:val="28"/>
                    <w:szCs w:val="28"/>
                    <w:u w:val="single"/>
                  </w:rPr>
                </w:pPr>
                <w:r>
                  <w:rPr>
                    <w:rFonts w:ascii="Times New Roman" w:cs="Times New Roman"/>
                    <w:b/>
                    <w:sz w:val="28"/>
                    <w:szCs w:val="28"/>
                  </w:rPr>
                  <w:t>课题承担单位：</w:t>
                </w:r>
                <w:r>
                  <w:rPr>
                    <w:rFonts w:ascii="Times New Roman" w:cs="Times New Roman"/>
                    <w:b/>
                    <w:sz w:val="28"/>
                    <w:szCs w:val="28"/>
                    <w:u w:val="single"/>
                  </w:rPr>
                  <w:t>湖南大学</w:t>
                </w:r>
                <w:r>
                  <w:rPr>
                    <w:rFonts w:ascii="Times New Roman" w:cs="Times New Roman"/>
                    <w:b/>
                    <w:sz w:val="28"/>
                    <w:szCs w:val="28"/>
                    <w:u w:val="single"/>
                  </w:rPr>
                  <w:t xml:space="preserve">                        </w:t>
                </w:r>
              </w:p>
              <w:p w14:paraId="45B63D06" w14:textId="77777777" w:rsidR="00342A78" w:rsidRDefault="00000000">
                <w:pPr>
                  <w:pStyle w:val="affff2"/>
                  <w:ind w:hanging="1412"/>
                  <w:jc w:val="left"/>
                  <w:rPr>
                    <w:rFonts w:ascii="Times New Roman" w:cs="Times New Roman"/>
                    <w:b/>
                    <w:sz w:val="28"/>
                    <w:szCs w:val="28"/>
                    <w:u w:val="single"/>
                  </w:rPr>
                </w:pPr>
                <w:r>
                  <w:rPr>
                    <w:rFonts w:ascii="Times New Roman" w:cs="Times New Roman"/>
                    <w:b/>
                    <w:sz w:val="28"/>
                    <w:szCs w:val="28"/>
                  </w:rPr>
                  <w:t>课题联合承担单位</w:t>
                </w:r>
                <w:r>
                  <w:rPr>
                    <w:rFonts w:ascii="Times New Roman" w:cs="Times New Roman"/>
                    <w:b/>
                    <w:sz w:val="28"/>
                    <w:szCs w:val="28"/>
                  </w:rPr>
                  <w:t>1</w:t>
                </w:r>
                <w:r>
                  <w:rPr>
                    <w:rFonts w:ascii="Times New Roman" w:cs="Times New Roman"/>
                    <w:b/>
                    <w:sz w:val="28"/>
                    <w:szCs w:val="28"/>
                  </w:rPr>
                  <w:t>：</w:t>
                </w:r>
                <w:r>
                  <w:rPr>
                    <w:rFonts w:ascii="Times New Roman" w:cs="Times New Roman"/>
                    <w:b/>
                    <w:sz w:val="28"/>
                    <w:szCs w:val="28"/>
                    <w:u w:val="single"/>
                  </w:rPr>
                  <w:t>中山大学</w:t>
                </w:r>
                <w:r>
                  <w:rPr>
                    <w:rFonts w:ascii="Times New Roman" w:cs="Times New Roman"/>
                    <w:b/>
                    <w:sz w:val="28"/>
                    <w:szCs w:val="28"/>
                    <w:u w:val="single"/>
                  </w:rPr>
                  <w:t xml:space="preserve">                   </w:t>
                </w:r>
              </w:p>
              <w:p w14:paraId="7B4FE4E5" w14:textId="77777777" w:rsidR="00342A78" w:rsidRDefault="00000000">
                <w:pPr>
                  <w:pStyle w:val="affff2"/>
                  <w:ind w:hanging="1412"/>
                  <w:jc w:val="left"/>
                  <w:rPr>
                    <w:rFonts w:ascii="Times New Roman" w:cs="Times New Roman"/>
                    <w:b/>
                    <w:sz w:val="28"/>
                    <w:szCs w:val="28"/>
                    <w:u w:val="single"/>
                  </w:rPr>
                </w:pPr>
                <w:r>
                  <w:rPr>
                    <w:rFonts w:ascii="Times New Roman" w:cs="Times New Roman"/>
                    <w:b/>
                    <w:sz w:val="28"/>
                    <w:szCs w:val="28"/>
                  </w:rPr>
                  <w:t>课题联合承担单位</w:t>
                </w:r>
                <w:r>
                  <w:rPr>
                    <w:rFonts w:ascii="Times New Roman" w:cs="Times New Roman"/>
                    <w:b/>
                    <w:sz w:val="28"/>
                    <w:szCs w:val="28"/>
                  </w:rPr>
                  <w:t>2</w:t>
                </w:r>
                <w:r>
                  <w:rPr>
                    <w:rFonts w:ascii="Times New Roman" w:cs="Times New Roman"/>
                    <w:b/>
                    <w:sz w:val="28"/>
                    <w:szCs w:val="28"/>
                  </w:rPr>
                  <w:t>：</w:t>
                </w:r>
                <w:r>
                  <w:rPr>
                    <w:rFonts w:ascii="Times New Roman" w:cs="Times New Roman"/>
                    <w:b/>
                    <w:sz w:val="28"/>
                    <w:szCs w:val="28"/>
                    <w:u w:val="single"/>
                  </w:rPr>
                  <w:t>北京航空航天大学</w:t>
                </w:r>
                <w:r>
                  <w:rPr>
                    <w:rFonts w:ascii="Times New Roman" w:cs="Times New Roman"/>
                    <w:b/>
                    <w:sz w:val="28"/>
                    <w:szCs w:val="28"/>
                    <w:u w:val="single"/>
                  </w:rPr>
                  <w:t xml:space="preserve">            </w:t>
                </w:r>
              </w:p>
              <w:p w14:paraId="430D1D9A" w14:textId="77777777" w:rsidR="00342A78" w:rsidRDefault="00000000">
                <w:pPr>
                  <w:pStyle w:val="affff2"/>
                  <w:ind w:hanging="1412"/>
                  <w:jc w:val="left"/>
                  <w:rPr>
                    <w:rFonts w:ascii="Times New Roman" w:cs="Times New Roman"/>
                    <w:b/>
                    <w:sz w:val="28"/>
                    <w:szCs w:val="28"/>
                    <w:u w:val="single"/>
                  </w:rPr>
                </w:pPr>
                <w:r>
                  <w:rPr>
                    <w:rFonts w:ascii="Times New Roman" w:cs="Times New Roman"/>
                    <w:b/>
                    <w:sz w:val="28"/>
                    <w:szCs w:val="28"/>
                  </w:rPr>
                  <w:t>课题联合承担单位</w:t>
                </w:r>
                <w:r>
                  <w:rPr>
                    <w:rFonts w:ascii="Times New Roman" w:cs="Times New Roman"/>
                    <w:b/>
                    <w:sz w:val="28"/>
                    <w:szCs w:val="28"/>
                  </w:rPr>
                  <w:t>3</w:t>
                </w:r>
                <w:r>
                  <w:rPr>
                    <w:rFonts w:ascii="Times New Roman" w:cs="Times New Roman"/>
                    <w:b/>
                    <w:sz w:val="28"/>
                    <w:szCs w:val="28"/>
                  </w:rPr>
                  <w:t>：</w:t>
                </w:r>
                <w:r>
                  <w:rPr>
                    <w:rFonts w:ascii="Times New Roman" w:cs="Times New Roman"/>
                    <w:b/>
                    <w:sz w:val="28"/>
                    <w:szCs w:val="28"/>
                    <w:u w:val="single"/>
                  </w:rPr>
                  <w:t>中国科学院计算技术研究所</w:t>
                </w:r>
                <w:r>
                  <w:rPr>
                    <w:rFonts w:ascii="Times New Roman" w:cs="Times New Roman"/>
                    <w:b/>
                    <w:sz w:val="28"/>
                    <w:szCs w:val="28"/>
                    <w:u w:val="single"/>
                  </w:rPr>
                  <w:t xml:space="preserve">    </w:t>
                </w:r>
              </w:p>
              <w:p w14:paraId="693572E3" w14:textId="77777777" w:rsidR="00342A78" w:rsidRDefault="00000000">
                <w:pPr>
                  <w:pStyle w:val="affff2"/>
                  <w:ind w:hanging="1412"/>
                  <w:jc w:val="left"/>
                  <w:rPr>
                    <w:rFonts w:ascii="Times New Roman" w:cs="Times New Roman"/>
                    <w:b/>
                    <w:sz w:val="28"/>
                    <w:szCs w:val="28"/>
                  </w:rPr>
                </w:pPr>
                <w:r>
                  <w:rPr>
                    <w:rFonts w:ascii="Times New Roman" w:cs="Times New Roman"/>
                    <w:b/>
                    <w:sz w:val="28"/>
                    <w:szCs w:val="28"/>
                  </w:rPr>
                  <w:t>课题联合承担单位</w:t>
                </w:r>
                <w:r>
                  <w:rPr>
                    <w:rFonts w:ascii="Times New Roman" w:cs="Times New Roman"/>
                    <w:b/>
                    <w:sz w:val="28"/>
                    <w:szCs w:val="28"/>
                  </w:rPr>
                  <w:t>4</w:t>
                </w:r>
                <w:r>
                  <w:rPr>
                    <w:rFonts w:ascii="Times New Roman" w:cs="Times New Roman"/>
                    <w:b/>
                    <w:sz w:val="28"/>
                    <w:szCs w:val="28"/>
                  </w:rPr>
                  <w:t>：</w:t>
                </w:r>
                <w:r>
                  <w:rPr>
                    <w:rFonts w:ascii="Times New Roman" w:cs="Times New Roman"/>
                    <w:b/>
                    <w:sz w:val="28"/>
                    <w:szCs w:val="28"/>
                    <w:u w:val="single"/>
                  </w:rPr>
                  <w:t>华为技术有限公司</w:t>
                </w:r>
                <w:r>
                  <w:rPr>
                    <w:rFonts w:ascii="Times New Roman" w:cs="Times New Roman"/>
                    <w:b/>
                    <w:sz w:val="28"/>
                    <w:szCs w:val="28"/>
                    <w:u w:val="single"/>
                  </w:rPr>
                  <w:t xml:space="preserve">           </w:t>
                </w:r>
                <w:r>
                  <w:rPr>
                    <w:rFonts w:ascii="Times New Roman" w:cs="Times New Roman"/>
                    <w:b/>
                    <w:sz w:val="28"/>
                    <w:szCs w:val="28"/>
                  </w:rPr>
                  <w:t xml:space="preserve">                         </w:t>
                </w:r>
              </w:p>
              <w:p w14:paraId="4285556B" w14:textId="77777777" w:rsidR="00342A78" w:rsidRDefault="00342A78">
                <w:pPr>
                  <w:pStyle w:val="affff2"/>
                  <w:tabs>
                    <w:tab w:val="left" w:pos="8196"/>
                  </w:tabs>
                  <w:ind w:left="0" w:firstLine="0"/>
                  <w:jc w:val="left"/>
                  <w:rPr>
                    <w:rFonts w:ascii="Times New Roman" w:cs="Times New Roman"/>
                    <w:b/>
                    <w:sz w:val="28"/>
                    <w:szCs w:val="28"/>
                    <w:u w:val="single"/>
                  </w:rPr>
                </w:pPr>
              </w:p>
              <w:p w14:paraId="102AB361" w14:textId="77777777" w:rsidR="00342A78" w:rsidRDefault="00000000">
                <w:pPr>
                  <w:pStyle w:val="affff2"/>
                  <w:tabs>
                    <w:tab w:val="left" w:pos="8196"/>
                  </w:tabs>
                  <w:ind w:hanging="1412"/>
                  <w:jc w:val="left"/>
                  <w:rPr>
                    <w:rFonts w:ascii="Times New Roman" w:cs="Times New Roman"/>
                    <w:b/>
                    <w:sz w:val="28"/>
                    <w:szCs w:val="28"/>
                    <w:u w:val="single"/>
                  </w:rPr>
                </w:pPr>
                <w:r>
                  <w:rPr>
                    <w:rFonts w:ascii="Times New Roman" w:cs="Times New Roman"/>
                    <w:b/>
                    <w:sz w:val="28"/>
                    <w:szCs w:val="28"/>
                  </w:rPr>
                  <w:t>编制单位：</w:t>
                </w:r>
                <w:r>
                  <w:rPr>
                    <w:rFonts w:ascii="Times New Roman" w:cs="Times New Roman"/>
                    <w:b/>
                    <w:sz w:val="28"/>
                    <w:szCs w:val="28"/>
                    <w:u w:val="single"/>
                  </w:rPr>
                  <w:t>中国软件评测中心、湖南大学、中山大学、</w:t>
                </w:r>
                <w:r>
                  <w:rPr>
                    <w:rFonts w:ascii="Times New Roman" w:cs="Times New Roman"/>
                    <w:b/>
                    <w:sz w:val="28"/>
                    <w:szCs w:val="28"/>
                    <w:u w:val="single"/>
                  </w:rPr>
                  <w:t xml:space="preserve">      </w:t>
                </w:r>
              </w:p>
              <w:p w14:paraId="51304AFB" w14:textId="77777777" w:rsidR="00342A78" w:rsidRDefault="00000000">
                <w:pPr>
                  <w:pStyle w:val="affff2"/>
                  <w:tabs>
                    <w:tab w:val="left" w:pos="8196"/>
                  </w:tabs>
                  <w:ind w:leftChars="1200" w:left="2520" w:firstLine="0"/>
                  <w:jc w:val="left"/>
                  <w:rPr>
                    <w:rFonts w:ascii="Times New Roman" w:cs="Times New Roman"/>
                    <w:b/>
                    <w:sz w:val="28"/>
                    <w:szCs w:val="28"/>
                    <w:u w:val="single"/>
                  </w:rPr>
                </w:pPr>
                <w:r>
                  <w:rPr>
                    <w:rFonts w:ascii="Times New Roman" w:cs="Times New Roman"/>
                    <w:b/>
                    <w:sz w:val="28"/>
                    <w:szCs w:val="28"/>
                    <w:u w:val="single"/>
                  </w:rPr>
                  <w:t>北京航空航天大学、中国科学院计算技术研究所、</w:t>
                </w:r>
                <w:r>
                  <w:rPr>
                    <w:rFonts w:ascii="Times New Roman" w:cs="Times New Roman"/>
                    <w:b/>
                    <w:sz w:val="28"/>
                    <w:szCs w:val="28"/>
                    <w:u w:val="single"/>
                  </w:rPr>
                  <w:br/>
                </w:r>
                <w:r>
                  <w:rPr>
                    <w:rFonts w:ascii="Times New Roman" w:cs="Times New Roman"/>
                    <w:b/>
                    <w:sz w:val="28"/>
                    <w:szCs w:val="28"/>
                    <w:u w:val="single"/>
                  </w:rPr>
                  <w:t>华为技术有限公司</w:t>
                </w:r>
                <w:r>
                  <w:rPr>
                    <w:rFonts w:ascii="Times New Roman" w:cs="Times New Roman"/>
                    <w:b/>
                    <w:sz w:val="28"/>
                    <w:szCs w:val="28"/>
                    <w:u w:val="single"/>
                  </w:rPr>
                  <w:t xml:space="preserve">                           </w:t>
                </w:r>
              </w:p>
            </w:tc>
          </w:tr>
        </w:tbl>
        <w:p w14:paraId="17EEF1F4" w14:textId="77777777" w:rsidR="00342A78" w:rsidRDefault="00342A78">
          <w:pPr>
            <w:widowControl/>
            <w:spacing w:line="0" w:lineRule="atLeast"/>
            <w:jc w:val="left"/>
            <w:sectPr w:rsidR="00342A78">
              <w:headerReference w:type="even" r:id="rId10"/>
              <w:headerReference w:type="default" r:id="rId11"/>
              <w:footerReference w:type="default" r:id="rId12"/>
              <w:pgSz w:w="11906" w:h="16838"/>
              <w:pgMar w:top="1644" w:right="851" w:bottom="567" w:left="851" w:header="737" w:footer="454" w:gutter="567"/>
              <w:pgNumType w:start="0"/>
              <w:cols w:space="425"/>
              <w:titlePg/>
              <w:docGrid w:type="lines" w:linePitch="312"/>
            </w:sectPr>
          </w:pPr>
        </w:p>
        <w:p w14:paraId="44C4E9D8" w14:textId="77777777" w:rsidR="00342A78" w:rsidRDefault="00000000">
          <w:pPr>
            <w:widowControl/>
            <w:jc w:val="left"/>
            <w:rPr>
              <w:spacing w:val="6"/>
              <w:sz w:val="30"/>
              <w:szCs w:val="30"/>
            </w:rPr>
          </w:pPr>
        </w:p>
      </w:sdtContent>
    </w:sdt>
    <w:tbl>
      <w:tblPr>
        <w:tblW w:w="987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1376"/>
        <w:gridCol w:w="1742"/>
        <w:gridCol w:w="412"/>
        <w:gridCol w:w="1134"/>
        <w:gridCol w:w="831"/>
        <w:gridCol w:w="583"/>
        <w:gridCol w:w="656"/>
        <w:gridCol w:w="1470"/>
        <w:gridCol w:w="996"/>
      </w:tblGrid>
      <w:tr w:rsidR="00342A78" w14:paraId="757E2419" w14:textId="77777777">
        <w:trPr>
          <w:trHeight w:val="624"/>
        </w:trPr>
        <w:tc>
          <w:tcPr>
            <w:tcW w:w="2046" w:type="dxa"/>
            <w:gridSpan w:val="2"/>
            <w:tcMar>
              <w:top w:w="28" w:type="dxa"/>
              <w:left w:w="85" w:type="dxa"/>
              <w:bottom w:w="28" w:type="dxa"/>
              <w:right w:w="85" w:type="dxa"/>
            </w:tcMar>
            <w:vAlign w:val="center"/>
          </w:tcPr>
          <w:p w14:paraId="514BD2E4" w14:textId="77777777" w:rsidR="00342A78" w:rsidRDefault="00000000">
            <w:pPr>
              <w:spacing w:line="360" w:lineRule="exact"/>
              <w:jc w:val="center"/>
              <w:rPr>
                <w:b/>
                <w:bCs/>
                <w:color w:val="000000"/>
                <w:sz w:val="24"/>
              </w:rPr>
            </w:pPr>
            <w:r>
              <w:rPr>
                <w:b/>
                <w:bCs/>
                <w:color w:val="000000"/>
                <w:sz w:val="24"/>
              </w:rPr>
              <w:t>课题名称及编号</w:t>
            </w:r>
          </w:p>
        </w:tc>
        <w:tc>
          <w:tcPr>
            <w:tcW w:w="7824" w:type="dxa"/>
            <w:gridSpan w:val="8"/>
            <w:tcMar>
              <w:top w:w="28" w:type="dxa"/>
              <w:left w:w="85" w:type="dxa"/>
              <w:bottom w:w="28" w:type="dxa"/>
              <w:right w:w="85" w:type="dxa"/>
            </w:tcMar>
            <w:vAlign w:val="center"/>
          </w:tcPr>
          <w:p w14:paraId="64E66358" w14:textId="77777777" w:rsidR="00342A78" w:rsidRDefault="00000000">
            <w:pPr>
              <w:spacing w:line="360" w:lineRule="exact"/>
              <w:jc w:val="center"/>
              <w:rPr>
                <w:color w:val="000000"/>
                <w:sz w:val="24"/>
                <w:szCs w:val="21"/>
              </w:rPr>
            </w:pPr>
            <w:r>
              <w:rPr>
                <w:rFonts w:eastAsia="Segoe UI"/>
                <w:sz w:val="24"/>
                <w:shd w:val="clear" w:color="auto" w:fill="FCFCFC"/>
              </w:rPr>
              <w:t>嵌入式智能软件环境及深度编译框架</w:t>
            </w:r>
            <w:r>
              <w:rPr>
                <w:color w:val="000000"/>
                <w:sz w:val="24"/>
                <w:szCs w:val="21"/>
              </w:rPr>
              <w:t>（</w:t>
            </w:r>
            <w:r>
              <w:rPr>
                <w:rFonts w:eastAsia="Segoe UI"/>
                <w:sz w:val="24"/>
                <w:shd w:val="clear" w:color="auto" w:fill="FCFCFC"/>
              </w:rPr>
              <w:t>2023YFB4503704</w:t>
            </w:r>
            <w:r>
              <w:rPr>
                <w:color w:val="000000"/>
                <w:sz w:val="24"/>
                <w:szCs w:val="21"/>
              </w:rPr>
              <w:t>）</w:t>
            </w:r>
          </w:p>
        </w:tc>
      </w:tr>
      <w:tr w:rsidR="00342A78" w14:paraId="1D93C005" w14:textId="77777777">
        <w:trPr>
          <w:trHeight w:val="624"/>
        </w:trPr>
        <w:tc>
          <w:tcPr>
            <w:tcW w:w="670" w:type="dxa"/>
            <w:vMerge w:val="restart"/>
            <w:tcMar>
              <w:top w:w="28" w:type="dxa"/>
              <w:left w:w="85" w:type="dxa"/>
              <w:bottom w:w="28" w:type="dxa"/>
              <w:right w:w="85" w:type="dxa"/>
            </w:tcMar>
            <w:vAlign w:val="center"/>
          </w:tcPr>
          <w:p w14:paraId="033BB9F6" w14:textId="77777777" w:rsidR="00342A78" w:rsidRDefault="00000000">
            <w:pPr>
              <w:spacing w:line="360" w:lineRule="exact"/>
              <w:jc w:val="center"/>
              <w:rPr>
                <w:b/>
                <w:bCs/>
                <w:color w:val="000000"/>
                <w:sz w:val="24"/>
              </w:rPr>
            </w:pPr>
            <w:r>
              <w:rPr>
                <w:b/>
                <w:bCs/>
                <w:color w:val="000000"/>
                <w:sz w:val="24"/>
              </w:rPr>
              <w:t>牵</w:t>
            </w:r>
            <w:r>
              <w:rPr>
                <w:b/>
                <w:bCs/>
                <w:color w:val="000000"/>
                <w:sz w:val="24"/>
              </w:rPr>
              <w:br/>
            </w:r>
            <w:r>
              <w:rPr>
                <w:b/>
                <w:bCs/>
                <w:color w:val="000000"/>
                <w:sz w:val="24"/>
              </w:rPr>
              <w:t>头</w:t>
            </w:r>
            <w:r>
              <w:rPr>
                <w:b/>
                <w:bCs/>
                <w:color w:val="000000"/>
                <w:sz w:val="24"/>
              </w:rPr>
              <w:br/>
            </w:r>
            <w:r>
              <w:rPr>
                <w:b/>
                <w:bCs/>
                <w:color w:val="000000"/>
                <w:sz w:val="24"/>
              </w:rPr>
              <w:t>单</w:t>
            </w:r>
          </w:p>
          <w:p w14:paraId="2559D4FB" w14:textId="77777777" w:rsidR="00342A78" w:rsidRDefault="00000000">
            <w:pPr>
              <w:spacing w:line="360" w:lineRule="exact"/>
              <w:jc w:val="center"/>
              <w:rPr>
                <w:b/>
                <w:bCs/>
                <w:color w:val="000000"/>
                <w:sz w:val="24"/>
              </w:rPr>
            </w:pPr>
            <w:r>
              <w:rPr>
                <w:b/>
                <w:bCs/>
                <w:color w:val="000000"/>
                <w:sz w:val="24"/>
              </w:rPr>
              <w:t>位</w:t>
            </w:r>
            <w:r>
              <w:rPr>
                <w:b/>
                <w:bCs/>
                <w:color w:val="000000"/>
                <w:sz w:val="24"/>
              </w:rPr>
              <w:br/>
            </w:r>
            <w:r>
              <w:rPr>
                <w:b/>
                <w:bCs/>
                <w:color w:val="000000"/>
                <w:sz w:val="24"/>
              </w:rPr>
              <w:t>信</w:t>
            </w:r>
            <w:r>
              <w:rPr>
                <w:b/>
                <w:bCs/>
                <w:color w:val="000000"/>
                <w:sz w:val="24"/>
              </w:rPr>
              <w:br/>
            </w:r>
            <w:r>
              <w:rPr>
                <w:b/>
                <w:bCs/>
                <w:color w:val="000000"/>
                <w:sz w:val="24"/>
              </w:rPr>
              <w:t>息</w:t>
            </w:r>
          </w:p>
          <w:p w14:paraId="024C6706" w14:textId="77777777" w:rsidR="00342A78" w:rsidRDefault="00342A78">
            <w:pPr>
              <w:spacing w:line="360" w:lineRule="exact"/>
              <w:jc w:val="center"/>
              <w:rPr>
                <w:b/>
                <w:bCs/>
                <w:color w:val="000000"/>
                <w:sz w:val="24"/>
              </w:rPr>
            </w:pPr>
          </w:p>
        </w:tc>
        <w:tc>
          <w:tcPr>
            <w:tcW w:w="1376" w:type="dxa"/>
            <w:tcMar>
              <w:top w:w="28" w:type="dxa"/>
              <w:left w:w="85" w:type="dxa"/>
              <w:bottom w:w="28" w:type="dxa"/>
              <w:right w:w="85" w:type="dxa"/>
            </w:tcMar>
            <w:vAlign w:val="center"/>
          </w:tcPr>
          <w:p w14:paraId="48190062" w14:textId="77777777" w:rsidR="00342A78" w:rsidRDefault="00000000">
            <w:pPr>
              <w:spacing w:line="360" w:lineRule="exact"/>
              <w:jc w:val="center"/>
              <w:rPr>
                <w:b/>
                <w:bCs/>
                <w:color w:val="000000"/>
                <w:sz w:val="24"/>
              </w:rPr>
            </w:pPr>
            <w:r>
              <w:rPr>
                <w:b/>
                <w:bCs/>
                <w:color w:val="000000"/>
                <w:sz w:val="24"/>
              </w:rPr>
              <w:t>单位名称</w:t>
            </w:r>
          </w:p>
        </w:tc>
        <w:tc>
          <w:tcPr>
            <w:tcW w:w="7824" w:type="dxa"/>
            <w:gridSpan w:val="8"/>
            <w:tcMar>
              <w:top w:w="28" w:type="dxa"/>
              <w:left w:w="85" w:type="dxa"/>
              <w:bottom w:w="28" w:type="dxa"/>
              <w:right w:w="85" w:type="dxa"/>
            </w:tcMar>
            <w:vAlign w:val="center"/>
          </w:tcPr>
          <w:p w14:paraId="02309A15" w14:textId="77777777" w:rsidR="00342A78" w:rsidRDefault="00000000">
            <w:pPr>
              <w:spacing w:line="360" w:lineRule="exact"/>
              <w:jc w:val="center"/>
              <w:rPr>
                <w:bCs/>
                <w:color w:val="000000"/>
                <w:sz w:val="24"/>
              </w:rPr>
            </w:pPr>
            <w:r>
              <w:rPr>
                <w:bCs/>
                <w:color w:val="000000"/>
                <w:sz w:val="24"/>
              </w:rPr>
              <w:t>湖南大学</w:t>
            </w:r>
          </w:p>
        </w:tc>
      </w:tr>
      <w:tr w:rsidR="00342A78" w14:paraId="35E11917" w14:textId="77777777">
        <w:trPr>
          <w:trHeight w:val="624"/>
        </w:trPr>
        <w:tc>
          <w:tcPr>
            <w:tcW w:w="670" w:type="dxa"/>
            <w:vMerge/>
            <w:tcMar>
              <w:top w:w="28" w:type="dxa"/>
              <w:left w:w="85" w:type="dxa"/>
              <w:bottom w:w="28" w:type="dxa"/>
              <w:right w:w="85" w:type="dxa"/>
            </w:tcMar>
            <w:vAlign w:val="center"/>
          </w:tcPr>
          <w:p w14:paraId="483A2F9F" w14:textId="77777777" w:rsidR="00342A78" w:rsidRDefault="00342A78">
            <w:pPr>
              <w:spacing w:line="360" w:lineRule="exact"/>
              <w:jc w:val="center"/>
              <w:rPr>
                <w:b/>
                <w:bCs/>
                <w:color w:val="000000"/>
                <w:sz w:val="24"/>
              </w:rPr>
            </w:pPr>
          </w:p>
        </w:tc>
        <w:tc>
          <w:tcPr>
            <w:tcW w:w="1376" w:type="dxa"/>
            <w:tcMar>
              <w:top w:w="28" w:type="dxa"/>
              <w:left w:w="85" w:type="dxa"/>
              <w:bottom w:w="28" w:type="dxa"/>
              <w:right w:w="85" w:type="dxa"/>
            </w:tcMar>
            <w:vAlign w:val="center"/>
          </w:tcPr>
          <w:p w14:paraId="7B41D341" w14:textId="77777777" w:rsidR="00342A78" w:rsidRDefault="00000000">
            <w:pPr>
              <w:spacing w:line="360" w:lineRule="exact"/>
              <w:jc w:val="center"/>
              <w:rPr>
                <w:b/>
                <w:bCs/>
                <w:color w:val="000000"/>
                <w:sz w:val="24"/>
              </w:rPr>
            </w:pPr>
            <w:r>
              <w:rPr>
                <w:b/>
                <w:bCs/>
                <w:color w:val="000000"/>
                <w:sz w:val="24"/>
              </w:rPr>
              <w:t>联</w:t>
            </w:r>
            <w:r>
              <w:rPr>
                <w:b/>
                <w:bCs/>
                <w:color w:val="000000"/>
                <w:sz w:val="24"/>
              </w:rPr>
              <w:t xml:space="preserve"> </w:t>
            </w:r>
            <w:r>
              <w:rPr>
                <w:b/>
                <w:bCs/>
                <w:color w:val="000000"/>
                <w:sz w:val="24"/>
              </w:rPr>
              <w:t>系</w:t>
            </w:r>
            <w:r>
              <w:rPr>
                <w:b/>
                <w:bCs/>
                <w:color w:val="000000"/>
                <w:sz w:val="24"/>
              </w:rPr>
              <w:t xml:space="preserve"> </w:t>
            </w:r>
            <w:r>
              <w:rPr>
                <w:b/>
                <w:bCs/>
                <w:color w:val="000000"/>
                <w:sz w:val="24"/>
              </w:rPr>
              <w:t>人</w:t>
            </w:r>
          </w:p>
        </w:tc>
        <w:tc>
          <w:tcPr>
            <w:tcW w:w="4119" w:type="dxa"/>
            <w:gridSpan w:val="4"/>
            <w:tcMar>
              <w:top w:w="28" w:type="dxa"/>
              <w:left w:w="85" w:type="dxa"/>
              <w:bottom w:w="28" w:type="dxa"/>
              <w:right w:w="85" w:type="dxa"/>
            </w:tcMar>
            <w:vAlign w:val="center"/>
          </w:tcPr>
          <w:p w14:paraId="2752656B" w14:textId="77777777" w:rsidR="00342A78" w:rsidRDefault="00000000">
            <w:pPr>
              <w:spacing w:line="360" w:lineRule="exact"/>
              <w:jc w:val="center"/>
              <w:rPr>
                <w:bCs/>
                <w:color w:val="000000"/>
                <w:sz w:val="24"/>
                <w:szCs w:val="21"/>
              </w:rPr>
            </w:pPr>
            <w:r>
              <w:rPr>
                <w:bCs/>
                <w:color w:val="000000"/>
                <w:sz w:val="24"/>
                <w:szCs w:val="21"/>
              </w:rPr>
              <w:t>张强</w:t>
            </w:r>
          </w:p>
        </w:tc>
        <w:tc>
          <w:tcPr>
            <w:tcW w:w="583" w:type="dxa"/>
            <w:vMerge w:val="restart"/>
            <w:tcMar>
              <w:top w:w="28" w:type="dxa"/>
              <w:left w:w="85" w:type="dxa"/>
              <w:bottom w:w="28" w:type="dxa"/>
              <w:right w:w="85" w:type="dxa"/>
            </w:tcMar>
            <w:vAlign w:val="center"/>
          </w:tcPr>
          <w:p w14:paraId="1F0976A4" w14:textId="77777777" w:rsidR="00342A78" w:rsidRDefault="00000000">
            <w:pPr>
              <w:spacing w:line="360" w:lineRule="exact"/>
              <w:jc w:val="center"/>
              <w:rPr>
                <w:b/>
                <w:bCs/>
                <w:color w:val="000000"/>
                <w:sz w:val="24"/>
              </w:rPr>
            </w:pPr>
            <w:r>
              <w:rPr>
                <w:b/>
                <w:bCs/>
                <w:color w:val="000000"/>
                <w:sz w:val="24"/>
              </w:rPr>
              <w:t>牵头单</w:t>
            </w:r>
          </w:p>
          <w:p w14:paraId="491930F8" w14:textId="77777777" w:rsidR="00342A78" w:rsidRDefault="00000000">
            <w:pPr>
              <w:spacing w:line="360" w:lineRule="exact"/>
              <w:jc w:val="center"/>
              <w:rPr>
                <w:b/>
                <w:bCs/>
                <w:color w:val="000000"/>
                <w:sz w:val="24"/>
              </w:rPr>
            </w:pPr>
            <w:r>
              <w:rPr>
                <w:b/>
                <w:bCs/>
                <w:color w:val="000000"/>
                <w:sz w:val="24"/>
              </w:rPr>
              <w:t>位</w:t>
            </w:r>
          </w:p>
          <w:p w14:paraId="66786731" w14:textId="77777777" w:rsidR="00342A78" w:rsidRDefault="00000000">
            <w:pPr>
              <w:spacing w:line="360" w:lineRule="exact"/>
              <w:jc w:val="center"/>
              <w:rPr>
                <w:b/>
                <w:bCs/>
                <w:color w:val="000000"/>
                <w:sz w:val="24"/>
              </w:rPr>
            </w:pPr>
            <w:r>
              <w:rPr>
                <w:b/>
                <w:bCs/>
                <w:color w:val="000000"/>
                <w:sz w:val="24"/>
              </w:rPr>
              <w:t>属</w:t>
            </w:r>
          </w:p>
          <w:p w14:paraId="341BBF7C" w14:textId="77777777" w:rsidR="00342A78" w:rsidRDefault="00000000">
            <w:pPr>
              <w:spacing w:line="360" w:lineRule="exact"/>
              <w:jc w:val="center"/>
              <w:rPr>
                <w:b/>
                <w:bCs/>
                <w:color w:val="000000"/>
                <w:sz w:val="24"/>
              </w:rPr>
            </w:pPr>
            <w:r>
              <w:rPr>
                <w:b/>
                <w:bCs/>
                <w:color w:val="000000"/>
                <w:sz w:val="24"/>
              </w:rPr>
              <w:t>性</w:t>
            </w:r>
          </w:p>
        </w:tc>
        <w:tc>
          <w:tcPr>
            <w:tcW w:w="2126" w:type="dxa"/>
            <w:gridSpan w:val="2"/>
            <w:tcMar>
              <w:top w:w="28" w:type="dxa"/>
              <w:left w:w="85" w:type="dxa"/>
              <w:bottom w:w="28" w:type="dxa"/>
              <w:right w:w="85" w:type="dxa"/>
            </w:tcMar>
            <w:vAlign w:val="center"/>
          </w:tcPr>
          <w:p w14:paraId="278DB51E" w14:textId="77777777" w:rsidR="00342A78" w:rsidRDefault="00000000">
            <w:pPr>
              <w:spacing w:line="360" w:lineRule="exact"/>
              <w:jc w:val="center"/>
              <w:rPr>
                <w:b/>
                <w:bCs/>
                <w:color w:val="000000"/>
                <w:sz w:val="24"/>
              </w:rPr>
            </w:pPr>
            <w:r>
              <w:rPr>
                <w:b/>
                <w:bCs/>
                <w:color w:val="000000"/>
                <w:sz w:val="24"/>
              </w:rPr>
              <w:t>机</w:t>
            </w:r>
            <w:r>
              <w:rPr>
                <w:b/>
                <w:bCs/>
                <w:color w:val="000000"/>
                <w:sz w:val="24"/>
              </w:rPr>
              <w:t xml:space="preserve"> </w:t>
            </w:r>
            <w:r>
              <w:rPr>
                <w:b/>
                <w:bCs/>
                <w:color w:val="000000"/>
                <w:sz w:val="24"/>
              </w:rPr>
              <w:t>关</w:t>
            </w:r>
            <w:r>
              <w:rPr>
                <w:b/>
                <w:bCs/>
                <w:color w:val="000000"/>
                <w:sz w:val="24"/>
              </w:rPr>
              <w:t xml:space="preserve"> </w:t>
            </w:r>
            <w:r>
              <w:rPr>
                <w:b/>
                <w:bCs/>
                <w:color w:val="000000"/>
                <w:sz w:val="24"/>
              </w:rPr>
              <w:t>法</w:t>
            </w:r>
            <w:r>
              <w:rPr>
                <w:b/>
                <w:bCs/>
                <w:color w:val="000000"/>
                <w:sz w:val="24"/>
              </w:rPr>
              <w:t xml:space="preserve"> </w:t>
            </w:r>
            <w:r>
              <w:rPr>
                <w:b/>
                <w:bCs/>
                <w:color w:val="000000"/>
                <w:sz w:val="24"/>
              </w:rPr>
              <w:t>人</w:t>
            </w:r>
          </w:p>
        </w:tc>
        <w:tc>
          <w:tcPr>
            <w:tcW w:w="996" w:type="dxa"/>
            <w:tcMar>
              <w:top w:w="28" w:type="dxa"/>
              <w:left w:w="85" w:type="dxa"/>
              <w:bottom w:w="28" w:type="dxa"/>
              <w:right w:w="85" w:type="dxa"/>
            </w:tcMar>
            <w:vAlign w:val="center"/>
          </w:tcPr>
          <w:p w14:paraId="0269F4CD" w14:textId="77777777" w:rsidR="00342A78" w:rsidRDefault="00000000">
            <w:pPr>
              <w:spacing w:line="360" w:lineRule="exact"/>
              <w:jc w:val="center"/>
              <w:rPr>
                <w:color w:val="000000"/>
                <w:sz w:val="24"/>
              </w:rPr>
            </w:pPr>
            <w:r>
              <w:rPr>
                <w:color w:val="000000"/>
                <w:spacing w:val="40"/>
                <w:sz w:val="24"/>
              </w:rPr>
              <w:sym w:font="Wingdings" w:char="F0A8"/>
            </w:r>
          </w:p>
        </w:tc>
      </w:tr>
      <w:tr w:rsidR="00342A78" w14:paraId="39396E70" w14:textId="77777777">
        <w:trPr>
          <w:trHeight w:val="624"/>
        </w:trPr>
        <w:tc>
          <w:tcPr>
            <w:tcW w:w="670" w:type="dxa"/>
            <w:vMerge/>
            <w:tcMar>
              <w:top w:w="28" w:type="dxa"/>
              <w:left w:w="85" w:type="dxa"/>
              <w:bottom w:w="28" w:type="dxa"/>
              <w:right w:w="85" w:type="dxa"/>
            </w:tcMar>
            <w:vAlign w:val="center"/>
          </w:tcPr>
          <w:p w14:paraId="178C5F2D" w14:textId="77777777" w:rsidR="00342A78" w:rsidRDefault="00342A78">
            <w:pPr>
              <w:spacing w:line="360" w:lineRule="exact"/>
              <w:jc w:val="center"/>
              <w:rPr>
                <w:b/>
                <w:bCs/>
                <w:color w:val="000000"/>
                <w:sz w:val="24"/>
              </w:rPr>
            </w:pPr>
          </w:p>
        </w:tc>
        <w:tc>
          <w:tcPr>
            <w:tcW w:w="1376" w:type="dxa"/>
            <w:tcMar>
              <w:top w:w="28" w:type="dxa"/>
              <w:left w:w="85" w:type="dxa"/>
              <w:bottom w:w="28" w:type="dxa"/>
              <w:right w:w="85" w:type="dxa"/>
            </w:tcMar>
            <w:vAlign w:val="center"/>
          </w:tcPr>
          <w:p w14:paraId="7F2C0754" w14:textId="77777777" w:rsidR="00342A78" w:rsidRDefault="00000000">
            <w:pPr>
              <w:spacing w:line="360" w:lineRule="exact"/>
              <w:jc w:val="center"/>
              <w:rPr>
                <w:b/>
                <w:bCs/>
                <w:color w:val="000000"/>
                <w:sz w:val="24"/>
              </w:rPr>
            </w:pPr>
            <w:r>
              <w:rPr>
                <w:b/>
                <w:bCs/>
                <w:color w:val="000000"/>
                <w:sz w:val="24"/>
              </w:rPr>
              <w:t>通讯地址</w:t>
            </w:r>
          </w:p>
        </w:tc>
        <w:tc>
          <w:tcPr>
            <w:tcW w:w="4119" w:type="dxa"/>
            <w:gridSpan w:val="4"/>
            <w:tcMar>
              <w:top w:w="28" w:type="dxa"/>
              <w:left w:w="85" w:type="dxa"/>
              <w:bottom w:w="28" w:type="dxa"/>
              <w:right w:w="85" w:type="dxa"/>
            </w:tcMar>
            <w:vAlign w:val="center"/>
          </w:tcPr>
          <w:p w14:paraId="57221461" w14:textId="77777777" w:rsidR="00342A78" w:rsidRDefault="00000000">
            <w:pPr>
              <w:spacing w:line="360" w:lineRule="exact"/>
              <w:jc w:val="center"/>
              <w:rPr>
                <w:bCs/>
                <w:color w:val="000000"/>
                <w:sz w:val="24"/>
                <w:szCs w:val="21"/>
              </w:rPr>
            </w:pPr>
            <w:r>
              <w:rPr>
                <w:bCs/>
                <w:color w:val="000000"/>
                <w:sz w:val="24"/>
                <w:szCs w:val="21"/>
              </w:rPr>
              <w:t>湖南省长沙市岳麓区麓山南路麓山门</w:t>
            </w:r>
          </w:p>
        </w:tc>
        <w:tc>
          <w:tcPr>
            <w:tcW w:w="583" w:type="dxa"/>
            <w:vMerge/>
            <w:tcMar>
              <w:top w:w="28" w:type="dxa"/>
              <w:left w:w="85" w:type="dxa"/>
              <w:bottom w:w="28" w:type="dxa"/>
              <w:right w:w="85" w:type="dxa"/>
            </w:tcMar>
            <w:vAlign w:val="center"/>
          </w:tcPr>
          <w:p w14:paraId="5174B89C" w14:textId="77777777" w:rsidR="00342A78" w:rsidRDefault="00342A78">
            <w:pPr>
              <w:spacing w:line="360" w:lineRule="exact"/>
              <w:jc w:val="center"/>
              <w:rPr>
                <w:b/>
                <w:bCs/>
                <w:color w:val="000000"/>
                <w:sz w:val="24"/>
              </w:rPr>
            </w:pPr>
          </w:p>
        </w:tc>
        <w:tc>
          <w:tcPr>
            <w:tcW w:w="2126" w:type="dxa"/>
            <w:gridSpan w:val="2"/>
            <w:tcMar>
              <w:top w:w="28" w:type="dxa"/>
              <w:left w:w="85" w:type="dxa"/>
              <w:bottom w:w="28" w:type="dxa"/>
              <w:right w:w="85" w:type="dxa"/>
            </w:tcMar>
            <w:vAlign w:val="center"/>
          </w:tcPr>
          <w:p w14:paraId="05DB1DAE" w14:textId="77777777" w:rsidR="00342A78" w:rsidRDefault="00000000">
            <w:pPr>
              <w:spacing w:line="360" w:lineRule="exact"/>
              <w:jc w:val="center"/>
              <w:rPr>
                <w:b/>
                <w:bCs/>
                <w:color w:val="000000"/>
                <w:sz w:val="24"/>
              </w:rPr>
            </w:pPr>
            <w:r>
              <w:rPr>
                <w:b/>
                <w:bCs/>
                <w:color w:val="000000"/>
                <w:sz w:val="24"/>
              </w:rPr>
              <w:t>事</w:t>
            </w:r>
            <w:r>
              <w:rPr>
                <w:b/>
                <w:bCs/>
                <w:color w:val="000000"/>
                <w:sz w:val="24"/>
              </w:rPr>
              <w:t xml:space="preserve"> </w:t>
            </w:r>
            <w:r>
              <w:rPr>
                <w:b/>
                <w:bCs/>
                <w:color w:val="000000"/>
                <w:sz w:val="24"/>
              </w:rPr>
              <w:t>业</w:t>
            </w:r>
            <w:r>
              <w:rPr>
                <w:b/>
                <w:bCs/>
                <w:color w:val="000000"/>
                <w:sz w:val="24"/>
              </w:rPr>
              <w:t xml:space="preserve"> </w:t>
            </w:r>
            <w:r>
              <w:rPr>
                <w:b/>
                <w:bCs/>
                <w:color w:val="000000"/>
                <w:sz w:val="24"/>
              </w:rPr>
              <w:t>法</w:t>
            </w:r>
            <w:r>
              <w:rPr>
                <w:b/>
                <w:bCs/>
                <w:color w:val="000000"/>
                <w:sz w:val="24"/>
              </w:rPr>
              <w:t xml:space="preserve"> </w:t>
            </w:r>
            <w:r>
              <w:rPr>
                <w:b/>
                <w:bCs/>
                <w:color w:val="000000"/>
                <w:sz w:val="24"/>
              </w:rPr>
              <w:t>人</w:t>
            </w:r>
          </w:p>
        </w:tc>
        <w:tc>
          <w:tcPr>
            <w:tcW w:w="996" w:type="dxa"/>
            <w:tcMar>
              <w:top w:w="28" w:type="dxa"/>
              <w:left w:w="85" w:type="dxa"/>
              <w:bottom w:w="28" w:type="dxa"/>
              <w:right w:w="85" w:type="dxa"/>
            </w:tcMar>
            <w:vAlign w:val="center"/>
          </w:tcPr>
          <w:p w14:paraId="420E49FE" w14:textId="77777777" w:rsidR="00342A78" w:rsidRDefault="00000000">
            <w:pPr>
              <w:spacing w:line="360" w:lineRule="exact"/>
              <w:jc w:val="center"/>
              <w:rPr>
                <w:color w:val="000000"/>
                <w:sz w:val="24"/>
              </w:rPr>
            </w:pPr>
            <w:r>
              <w:rPr>
                <w:color w:val="000000"/>
                <w:spacing w:val="40"/>
                <w:sz w:val="24"/>
              </w:rPr>
              <w:sym w:font="Wingdings" w:char="00FE"/>
            </w:r>
          </w:p>
        </w:tc>
      </w:tr>
      <w:tr w:rsidR="00342A78" w14:paraId="54E3297A" w14:textId="77777777">
        <w:trPr>
          <w:trHeight w:val="624"/>
        </w:trPr>
        <w:tc>
          <w:tcPr>
            <w:tcW w:w="670" w:type="dxa"/>
            <w:vMerge/>
            <w:tcMar>
              <w:top w:w="28" w:type="dxa"/>
              <w:left w:w="85" w:type="dxa"/>
              <w:bottom w:w="28" w:type="dxa"/>
              <w:right w:w="85" w:type="dxa"/>
            </w:tcMar>
            <w:vAlign w:val="center"/>
          </w:tcPr>
          <w:p w14:paraId="6B4E9E5E" w14:textId="77777777" w:rsidR="00342A78" w:rsidRDefault="00342A78">
            <w:pPr>
              <w:spacing w:line="360" w:lineRule="exact"/>
              <w:jc w:val="center"/>
              <w:rPr>
                <w:b/>
                <w:bCs/>
                <w:color w:val="000000"/>
                <w:sz w:val="24"/>
              </w:rPr>
            </w:pPr>
          </w:p>
        </w:tc>
        <w:tc>
          <w:tcPr>
            <w:tcW w:w="1376" w:type="dxa"/>
            <w:tcMar>
              <w:top w:w="28" w:type="dxa"/>
              <w:left w:w="85" w:type="dxa"/>
              <w:bottom w:w="28" w:type="dxa"/>
              <w:right w:w="85" w:type="dxa"/>
            </w:tcMar>
            <w:vAlign w:val="center"/>
          </w:tcPr>
          <w:p w14:paraId="421E7AA1" w14:textId="77777777" w:rsidR="00342A78" w:rsidRDefault="00000000">
            <w:pPr>
              <w:spacing w:line="360" w:lineRule="exact"/>
              <w:jc w:val="center"/>
              <w:rPr>
                <w:b/>
                <w:bCs/>
                <w:color w:val="000000"/>
                <w:sz w:val="24"/>
              </w:rPr>
            </w:pPr>
            <w:r>
              <w:rPr>
                <w:b/>
                <w:bCs/>
                <w:color w:val="000000"/>
                <w:sz w:val="24"/>
              </w:rPr>
              <w:t>电子邮箱</w:t>
            </w:r>
          </w:p>
        </w:tc>
        <w:tc>
          <w:tcPr>
            <w:tcW w:w="4119" w:type="dxa"/>
            <w:gridSpan w:val="4"/>
            <w:tcMar>
              <w:top w:w="28" w:type="dxa"/>
              <w:left w:w="85" w:type="dxa"/>
              <w:bottom w:w="28" w:type="dxa"/>
              <w:right w:w="85" w:type="dxa"/>
            </w:tcMar>
            <w:vAlign w:val="center"/>
          </w:tcPr>
          <w:p w14:paraId="26533D58" w14:textId="77777777" w:rsidR="00342A78" w:rsidRDefault="00000000">
            <w:pPr>
              <w:spacing w:line="360" w:lineRule="exact"/>
              <w:jc w:val="center"/>
              <w:rPr>
                <w:bCs/>
                <w:color w:val="000000"/>
                <w:sz w:val="24"/>
                <w:szCs w:val="21"/>
              </w:rPr>
            </w:pPr>
            <w:r>
              <w:rPr>
                <w:bCs/>
                <w:color w:val="000000"/>
                <w:sz w:val="24"/>
                <w:szCs w:val="21"/>
              </w:rPr>
              <w:t>zhangqiang9413@126.com</w:t>
            </w:r>
          </w:p>
        </w:tc>
        <w:tc>
          <w:tcPr>
            <w:tcW w:w="583" w:type="dxa"/>
            <w:vMerge/>
            <w:tcMar>
              <w:top w:w="28" w:type="dxa"/>
              <w:left w:w="85" w:type="dxa"/>
              <w:bottom w:w="28" w:type="dxa"/>
              <w:right w:w="85" w:type="dxa"/>
            </w:tcMar>
            <w:vAlign w:val="center"/>
          </w:tcPr>
          <w:p w14:paraId="62651E0D" w14:textId="77777777" w:rsidR="00342A78" w:rsidRDefault="00342A78">
            <w:pPr>
              <w:spacing w:line="360" w:lineRule="exact"/>
              <w:jc w:val="center"/>
              <w:rPr>
                <w:b/>
                <w:bCs/>
                <w:color w:val="000000"/>
                <w:sz w:val="24"/>
              </w:rPr>
            </w:pPr>
          </w:p>
        </w:tc>
        <w:tc>
          <w:tcPr>
            <w:tcW w:w="2126" w:type="dxa"/>
            <w:gridSpan w:val="2"/>
            <w:tcMar>
              <w:top w:w="28" w:type="dxa"/>
              <w:left w:w="85" w:type="dxa"/>
              <w:bottom w:w="28" w:type="dxa"/>
              <w:right w:w="85" w:type="dxa"/>
            </w:tcMar>
            <w:vAlign w:val="center"/>
          </w:tcPr>
          <w:p w14:paraId="5C3EC4B1" w14:textId="77777777" w:rsidR="00342A78" w:rsidRDefault="00000000">
            <w:pPr>
              <w:spacing w:line="360" w:lineRule="exact"/>
              <w:jc w:val="center"/>
              <w:rPr>
                <w:b/>
                <w:bCs/>
                <w:color w:val="000000"/>
                <w:sz w:val="24"/>
              </w:rPr>
            </w:pPr>
            <w:r>
              <w:rPr>
                <w:b/>
                <w:bCs/>
                <w:color w:val="000000"/>
                <w:sz w:val="24"/>
              </w:rPr>
              <w:t>社</w:t>
            </w:r>
            <w:r>
              <w:rPr>
                <w:b/>
                <w:bCs/>
                <w:color w:val="000000"/>
                <w:sz w:val="24"/>
              </w:rPr>
              <w:t xml:space="preserve"> </w:t>
            </w:r>
            <w:r>
              <w:rPr>
                <w:b/>
                <w:bCs/>
                <w:color w:val="000000"/>
                <w:sz w:val="24"/>
              </w:rPr>
              <w:t>团</w:t>
            </w:r>
            <w:r>
              <w:rPr>
                <w:b/>
                <w:bCs/>
                <w:color w:val="000000"/>
                <w:sz w:val="24"/>
              </w:rPr>
              <w:t xml:space="preserve"> </w:t>
            </w:r>
            <w:r>
              <w:rPr>
                <w:b/>
                <w:bCs/>
                <w:color w:val="000000"/>
                <w:sz w:val="24"/>
              </w:rPr>
              <w:t>法</w:t>
            </w:r>
            <w:r>
              <w:rPr>
                <w:b/>
                <w:bCs/>
                <w:color w:val="000000"/>
                <w:sz w:val="24"/>
              </w:rPr>
              <w:t xml:space="preserve"> </w:t>
            </w:r>
            <w:r>
              <w:rPr>
                <w:b/>
                <w:bCs/>
                <w:color w:val="000000"/>
                <w:sz w:val="24"/>
              </w:rPr>
              <w:t>人</w:t>
            </w:r>
          </w:p>
        </w:tc>
        <w:tc>
          <w:tcPr>
            <w:tcW w:w="996" w:type="dxa"/>
            <w:tcMar>
              <w:top w:w="28" w:type="dxa"/>
              <w:left w:w="85" w:type="dxa"/>
              <w:bottom w:w="28" w:type="dxa"/>
              <w:right w:w="85" w:type="dxa"/>
            </w:tcMar>
            <w:vAlign w:val="center"/>
          </w:tcPr>
          <w:p w14:paraId="6F0CB0AF" w14:textId="77777777" w:rsidR="00342A78" w:rsidRDefault="00000000">
            <w:pPr>
              <w:spacing w:line="360" w:lineRule="exact"/>
              <w:jc w:val="center"/>
              <w:rPr>
                <w:color w:val="000000"/>
                <w:sz w:val="24"/>
              </w:rPr>
            </w:pPr>
            <w:r>
              <w:rPr>
                <w:color w:val="000000"/>
                <w:spacing w:val="40"/>
                <w:sz w:val="24"/>
              </w:rPr>
              <w:sym w:font="Wingdings" w:char="F0A8"/>
            </w:r>
          </w:p>
        </w:tc>
      </w:tr>
      <w:tr w:rsidR="00342A78" w14:paraId="7BCD1BB1" w14:textId="77777777">
        <w:trPr>
          <w:trHeight w:val="624"/>
        </w:trPr>
        <w:tc>
          <w:tcPr>
            <w:tcW w:w="670" w:type="dxa"/>
            <w:vMerge/>
            <w:tcMar>
              <w:top w:w="28" w:type="dxa"/>
              <w:left w:w="85" w:type="dxa"/>
              <w:bottom w:w="28" w:type="dxa"/>
              <w:right w:w="85" w:type="dxa"/>
            </w:tcMar>
            <w:vAlign w:val="center"/>
          </w:tcPr>
          <w:p w14:paraId="29BB098F" w14:textId="77777777" w:rsidR="00342A78" w:rsidRDefault="00342A78">
            <w:pPr>
              <w:spacing w:line="360" w:lineRule="exact"/>
              <w:jc w:val="center"/>
              <w:rPr>
                <w:b/>
                <w:bCs/>
                <w:color w:val="000000"/>
                <w:sz w:val="24"/>
              </w:rPr>
            </w:pPr>
          </w:p>
        </w:tc>
        <w:tc>
          <w:tcPr>
            <w:tcW w:w="1376" w:type="dxa"/>
            <w:tcMar>
              <w:top w:w="28" w:type="dxa"/>
              <w:left w:w="85" w:type="dxa"/>
              <w:bottom w:w="28" w:type="dxa"/>
              <w:right w:w="85" w:type="dxa"/>
            </w:tcMar>
            <w:vAlign w:val="center"/>
          </w:tcPr>
          <w:p w14:paraId="076A7D6F" w14:textId="77777777" w:rsidR="00342A78" w:rsidRDefault="00000000">
            <w:pPr>
              <w:spacing w:line="360" w:lineRule="exact"/>
              <w:jc w:val="center"/>
              <w:rPr>
                <w:b/>
                <w:bCs/>
                <w:color w:val="000000"/>
                <w:sz w:val="24"/>
              </w:rPr>
            </w:pPr>
            <w:r>
              <w:rPr>
                <w:b/>
                <w:bCs/>
                <w:color w:val="000000"/>
                <w:sz w:val="24"/>
              </w:rPr>
              <w:t>电话</w:t>
            </w:r>
            <w:r>
              <w:rPr>
                <w:b/>
                <w:bCs/>
                <w:color w:val="000000"/>
                <w:sz w:val="24"/>
              </w:rPr>
              <w:t>/</w:t>
            </w:r>
            <w:r>
              <w:rPr>
                <w:b/>
                <w:bCs/>
                <w:color w:val="000000"/>
                <w:sz w:val="24"/>
              </w:rPr>
              <w:t>传真</w:t>
            </w:r>
          </w:p>
        </w:tc>
        <w:tc>
          <w:tcPr>
            <w:tcW w:w="4119" w:type="dxa"/>
            <w:gridSpan w:val="4"/>
            <w:tcMar>
              <w:top w:w="28" w:type="dxa"/>
              <w:left w:w="85" w:type="dxa"/>
              <w:bottom w:w="28" w:type="dxa"/>
              <w:right w:w="85" w:type="dxa"/>
            </w:tcMar>
            <w:vAlign w:val="center"/>
          </w:tcPr>
          <w:p w14:paraId="1B5AAD92" w14:textId="77777777" w:rsidR="00342A78" w:rsidRDefault="00000000">
            <w:pPr>
              <w:spacing w:line="360" w:lineRule="exact"/>
              <w:jc w:val="center"/>
              <w:rPr>
                <w:bCs/>
                <w:color w:val="000000"/>
                <w:sz w:val="24"/>
                <w:szCs w:val="21"/>
              </w:rPr>
            </w:pPr>
            <w:r>
              <w:rPr>
                <w:bCs/>
                <w:color w:val="000000"/>
                <w:sz w:val="24"/>
                <w:szCs w:val="21"/>
              </w:rPr>
              <w:t>18500665894</w:t>
            </w:r>
          </w:p>
        </w:tc>
        <w:tc>
          <w:tcPr>
            <w:tcW w:w="583" w:type="dxa"/>
            <w:vMerge/>
            <w:tcMar>
              <w:top w:w="28" w:type="dxa"/>
              <w:left w:w="85" w:type="dxa"/>
              <w:bottom w:w="28" w:type="dxa"/>
              <w:right w:w="85" w:type="dxa"/>
            </w:tcMar>
            <w:vAlign w:val="center"/>
          </w:tcPr>
          <w:p w14:paraId="00C16DE5" w14:textId="77777777" w:rsidR="00342A78" w:rsidRDefault="00342A78">
            <w:pPr>
              <w:spacing w:line="360" w:lineRule="exact"/>
              <w:jc w:val="center"/>
              <w:rPr>
                <w:b/>
                <w:bCs/>
                <w:color w:val="000000"/>
                <w:sz w:val="24"/>
              </w:rPr>
            </w:pPr>
          </w:p>
        </w:tc>
        <w:tc>
          <w:tcPr>
            <w:tcW w:w="2126" w:type="dxa"/>
            <w:gridSpan w:val="2"/>
            <w:tcMar>
              <w:top w:w="28" w:type="dxa"/>
              <w:left w:w="85" w:type="dxa"/>
              <w:bottom w:w="28" w:type="dxa"/>
              <w:right w:w="85" w:type="dxa"/>
            </w:tcMar>
            <w:vAlign w:val="center"/>
          </w:tcPr>
          <w:p w14:paraId="17A191FB" w14:textId="77777777" w:rsidR="00342A78" w:rsidRDefault="00000000">
            <w:pPr>
              <w:spacing w:line="360" w:lineRule="exact"/>
              <w:jc w:val="center"/>
              <w:rPr>
                <w:b/>
                <w:bCs/>
                <w:color w:val="000000"/>
                <w:sz w:val="24"/>
              </w:rPr>
            </w:pPr>
            <w:r>
              <w:rPr>
                <w:b/>
                <w:bCs/>
                <w:color w:val="000000"/>
                <w:sz w:val="24"/>
              </w:rPr>
              <w:t>企</w:t>
            </w:r>
            <w:r>
              <w:rPr>
                <w:b/>
                <w:bCs/>
                <w:color w:val="000000"/>
                <w:sz w:val="24"/>
              </w:rPr>
              <w:t xml:space="preserve"> </w:t>
            </w:r>
            <w:r>
              <w:rPr>
                <w:b/>
                <w:bCs/>
                <w:color w:val="000000"/>
                <w:sz w:val="24"/>
              </w:rPr>
              <w:t>业</w:t>
            </w:r>
            <w:r>
              <w:rPr>
                <w:b/>
                <w:bCs/>
                <w:color w:val="000000"/>
                <w:sz w:val="24"/>
              </w:rPr>
              <w:t xml:space="preserve"> </w:t>
            </w:r>
            <w:r>
              <w:rPr>
                <w:b/>
                <w:bCs/>
                <w:color w:val="000000"/>
                <w:sz w:val="24"/>
              </w:rPr>
              <w:t>法</w:t>
            </w:r>
            <w:r>
              <w:rPr>
                <w:b/>
                <w:bCs/>
                <w:color w:val="000000"/>
                <w:sz w:val="24"/>
              </w:rPr>
              <w:t xml:space="preserve"> </w:t>
            </w:r>
            <w:r>
              <w:rPr>
                <w:b/>
                <w:bCs/>
                <w:color w:val="000000"/>
                <w:sz w:val="24"/>
              </w:rPr>
              <w:t>人</w:t>
            </w:r>
          </w:p>
        </w:tc>
        <w:tc>
          <w:tcPr>
            <w:tcW w:w="996" w:type="dxa"/>
            <w:tcMar>
              <w:top w:w="28" w:type="dxa"/>
              <w:left w:w="85" w:type="dxa"/>
              <w:bottom w:w="28" w:type="dxa"/>
              <w:right w:w="85" w:type="dxa"/>
            </w:tcMar>
            <w:vAlign w:val="center"/>
          </w:tcPr>
          <w:p w14:paraId="2C6A0EF8" w14:textId="77777777" w:rsidR="00342A78" w:rsidRDefault="00000000">
            <w:pPr>
              <w:spacing w:line="360" w:lineRule="exact"/>
              <w:jc w:val="center"/>
              <w:rPr>
                <w:color w:val="000000"/>
                <w:sz w:val="24"/>
              </w:rPr>
            </w:pPr>
            <w:r>
              <w:rPr>
                <w:color w:val="000000"/>
                <w:spacing w:val="40"/>
                <w:sz w:val="24"/>
              </w:rPr>
              <w:sym w:font="Wingdings" w:char="F0A8"/>
            </w:r>
          </w:p>
        </w:tc>
      </w:tr>
      <w:tr w:rsidR="00342A78" w14:paraId="53679028" w14:textId="77777777">
        <w:trPr>
          <w:trHeight w:val="624"/>
        </w:trPr>
        <w:tc>
          <w:tcPr>
            <w:tcW w:w="670" w:type="dxa"/>
            <w:vMerge/>
            <w:tcMar>
              <w:top w:w="28" w:type="dxa"/>
              <w:left w:w="85" w:type="dxa"/>
              <w:bottom w:w="28" w:type="dxa"/>
              <w:right w:w="85" w:type="dxa"/>
            </w:tcMar>
            <w:vAlign w:val="center"/>
          </w:tcPr>
          <w:p w14:paraId="06AC4476" w14:textId="77777777" w:rsidR="00342A78" w:rsidRDefault="00342A78">
            <w:pPr>
              <w:spacing w:line="360" w:lineRule="exact"/>
              <w:jc w:val="center"/>
              <w:rPr>
                <w:b/>
                <w:bCs/>
                <w:color w:val="000000"/>
                <w:sz w:val="24"/>
              </w:rPr>
            </w:pPr>
          </w:p>
        </w:tc>
        <w:tc>
          <w:tcPr>
            <w:tcW w:w="1376" w:type="dxa"/>
            <w:tcMar>
              <w:top w:w="28" w:type="dxa"/>
              <w:left w:w="85" w:type="dxa"/>
              <w:bottom w:w="28" w:type="dxa"/>
              <w:right w:w="85" w:type="dxa"/>
            </w:tcMar>
            <w:vAlign w:val="center"/>
          </w:tcPr>
          <w:p w14:paraId="19CB14FF" w14:textId="77777777" w:rsidR="00342A78" w:rsidRDefault="00000000">
            <w:pPr>
              <w:spacing w:line="360" w:lineRule="exact"/>
              <w:jc w:val="center"/>
              <w:rPr>
                <w:b/>
                <w:bCs/>
                <w:color w:val="000000"/>
                <w:sz w:val="24"/>
              </w:rPr>
            </w:pPr>
            <w:r>
              <w:rPr>
                <w:b/>
                <w:bCs/>
                <w:color w:val="000000"/>
                <w:sz w:val="24"/>
              </w:rPr>
              <w:t>邮政编码</w:t>
            </w:r>
          </w:p>
        </w:tc>
        <w:tc>
          <w:tcPr>
            <w:tcW w:w="4119" w:type="dxa"/>
            <w:gridSpan w:val="4"/>
            <w:tcMar>
              <w:top w:w="28" w:type="dxa"/>
              <w:left w:w="85" w:type="dxa"/>
              <w:bottom w:w="28" w:type="dxa"/>
              <w:right w:w="85" w:type="dxa"/>
            </w:tcMar>
            <w:vAlign w:val="center"/>
          </w:tcPr>
          <w:p w14:paraId="1EF141F9" w14:textId="77777777" w:rsidR="00342A78" w:rsidRDefault="00000000">
            <w:pPr>
              <w:spacing w:line="360" w:lineRule="exact"/>
              <w:jc w:val="center"/>
              <w:rPr>
                <w:bCs/>
                <w:color w:val="000000"/>
                <w:sz w:val="24"/>
                <w:szCs w:val="21"/>
              </w:rPr>
            </w:pPr>
            <w:r>
              <w:rPr>
                <w:bCs/>
                <w:color w:val="000000"/>
                <w:sz w:val="24"/>
                <w:szCs w:val="21"/>
              </w:rPr>
              <w:t>410082</w:t>
            </w:r>
          </w:p>
        </w:tc>
        <w:tc>
          <w:tcPr>
            <w:tcW w:w="583" w:type="dxa"/>
            <w:vMerge/>
            <w:tcMar>
              <w:top w:w="28" w:type="dxa"/>
              <w:left w:w="85" w:type="dxa"/>
              <w:bottom w:w="28" w:type="dxa"/>
              <w:right w:w="85" w:type="dxa"/>
            </w:tcMar>
            <w:vAlign w:val="center"/>
          </w:tcPr>
          <w:p w14:paraId="287C9DF0" w14:textId="77777777" w:rsidR="00342A78" w:rsidRDefault="00342A78">
            <w:pPr>
              <w:spacing w:line="360" w:lineRule="exact"/>
              <w:jc w:val="center"/>
              <w:rPr>
                <w:b/>
                <w:bCs/>
                <w:color w:val="000000"/>
                <w:sz w:val="24"/>
              </w:rPr>
            </w:pPr>
          </w:p>
        </w:tc>
        <w:tc>
          <w:tcPr>
            <w:tcW w:w="2126" w:type="dxa"/>
            <w:gridSpan w:val="2"/>
            <w:tcMar>
              <w:top w:w="28" w:type="dxa"/>
              <w:left w:w="85" w:type="dxa"/>
              <w:bottom w:w="28" w:type="dxa"/>
              <w:right w:w="85" w:type="dxa"/>
            </w:tcMar>
            <w:vAlign w:val="center"/>
          </w:tcPr>
          <w:p w14:paraId="4FC3C7AB" w14:textId="77777777" w:rsidR="00342A78" w:rsidRDefault="00000000">
            <w:pPr>
              <w:spacing w:line="360" w:lineRule="exact"/>
              <w:jc w:val="center"/>
              <w:rPr>
                <w:b/>
                <w:bCs/>
                <w:color w:val="000000"/>
                <w:sz w:val="24"/>
              </w:rPr>
            </w:pPr>
            <w:r>
              <w:rPr>
                <w:b/>
                <w:bCs/>
                <w:color w:val="000000"/>
                <w:sz w:val="24"/>
              </w:rPr>
              <w:t>其</w:t>
            </w:r>
            <w:r>
              <w:rPr>
                <w:b/>
                <w:bCs/>
                <w:color w:val="000000"/>
                <w:sz w:val="24"/>
              </w:rPr>
              <w:t xml:space="preserve"> </w:t>
            </w:r>
            <w:r>
              <w:rPr>
                <w:b/>
                <w:bCs/>
                <w:color w:val="000000"/>
                <w:sz w:val="24"/>
              </w:rPr>
              <w:t>它</w:t>
            </w:r>
            <w:r>
              <w:rPr>
                <w:b/>
                <w:bCs/>
                <w:color w:val="000000"/>
                <w:sz w:val="24"/>
              </w:rPr>
              <w:t xml:space="preserve"> </w:t>
            </w:r>
            <w:r>
              <w:rPr>
                <w:b/>
                <w:bCs/>
                <w:color w:val="000000"/>
                <w:sz w:val="24"/>
              </w:rPr>
              <w:t>性</w:t>
            </w:r>
            <w:r>
              <w:rPr>
                <w:b/>
                <w:bCs/>
                <w:color w:val="000000"/>
                <w:sz w:val="24"/>
              </w:rPr>
              <w:t xml:space="preserve"> </w:t>
            </w:r>
            <w:r>
              <w:rPr>
                <w:b/>
                <w:bCs/>
                <w:color w:val="000000"/>
                <w:sz w:val="24"/>
              </w:rPr>
              <w:t>质</w:t>
            </w:r>
          </w:p>
        </w:tc>
        <w:tc>
          <w:tcPr>
            <w:tcW w:w="996" w:type="dxa"/>
            <w:tcMar>
              <w:top w:w="28" w:type="dxa"/>
              <w:left w:w="85" w:type="dxa"/>
              <w:bottom w:w="28" w:type="dxa"/>
              <w:right w:w="85" w:type="dxa"/>
            </w:tcMar>
            <w:vAlign w:val="center"/>
          </w:tcPr>
          <w:p w14:paraId="24CFCFE7" w14:textId="77777777" w:rsidR="00342A78" w:rsidRDefault="00000000">
            <w:pPr>
              <w:spacing w:line="360" w:lineRule="exact"/>
              <w:jc w:val="center"/>
              <w:rPr>
                <w:bCs/>
                <w:color w:val="000000"/>
                <w:sz w:val="24"/>
              </w:rPr>
            </w:pPr>
            <w:r>
              <w:rPr>
                <w:color w:val="000000"/>
                <w:spacing w:val="40"/>
                <w:sz w:val="24"/>
              </w:rPr>
              <w:sym w:font="Wingdings" w:char="F0A8"/>
            </w:r>
          </w:p>
        </w:tc>
      </w:tr>
      <w:tr w:rsidR="00342A78" w14:paraId="37ADE968" w14:textId="77777777">
        <w:trPr>
          <w:trHeight w:val="460"/>
        </w:trPr>
        <w:tc>
          <w:tcPr>
            <w:tcW w:w="2046" w:type="dxa"/>
            <w:gridSpan w:val="2"/>
            <w:tcMar>
              <w:top w:w="28" w:type="dxa"/>
              <w:left w:w="85" w:type="dxa"/>
              <w:bottom w:w="28" w:type="dxa"/>
              <w:right w:w="85" w:type="dxa"/>
            </w:tcMar>
            <w:vAlign w:val="center"/>
          </w:tcPr>
          <w:p w14:paraId="4712340F" w14:textId="77777777" w:rsidR="00342A78" w:rsidRDefault="00000000">
            <w:pPr>
              <w:widowControl/>
              <w:spacing w:line="360" w:lineRule="exact"/>
              <w:jc w:val="center"/>
              <w:rPr>
                <w:b/>
                <w:bCs/>
                <w:color w:val="000000"/>
                <w:spacing w:val="2"/>
                <w:sz w:val="24"/>
              </w:rPr>
            </w:pPr>
            <w:r>
              <w:rPr>
                <w:b/>
                <w:bCs/>
                <w:color w:val="000000"/>
                <w:spacing w:val="2"/>
                <w:sz w:val="24"/>
              </w:rPr>
              <w:t>拟</w:t>
            </w:r>
            <w:r>
              <w:rPr>
                <w:b/>
                <w:bCs/>
                <w:color w:val="000000"/>
                <w:spacing w:val="2"/>
                <w:sz w:val="24"/>
              </w:rPr>
              <w:t xml:space="preserve"> </w:t>
            </w:r>
            <w:r>
              <w:rPr>
                <w:b/>
                <w:bCs/>
                <w:color w:val="000000"/>
                <w:spacing w:val="2"/>
                <w:sz w:val="24"/>
              </w:rPr>
              <w:t>检</w:t>
            </w:r>
            <w:r>
              <w:rPr>
                <w:b/>
                <w:bCs/>
                <w:color w:val="000000"/>
                <w:spacing w:val="2"/>
                <w:sz w:val="24"/>
              </w:rPr>
              <w:t xml:space="preserve"> </w:t>
            </w:r>
            <w:r>
              <w:rPr>
                <w:b/>
                <w:bCs/>
                <w:color w:val="000000"/>
                <w:spacing w:val="2"/>
                <w:sz w:val="24"/>
              </w:rPr>
              <w:t>测</w:t>
            </w:r>
            <w:r>
              <w:rPr>
                <w:b/>
                <w:bCs/>
                <w:color w:val="000000"/>
                <w:spacing w:val="2"/>
                <w:sz w:val="24"/>
              </w:rPr>
              <w:t xml:space="preserve"> </w:t>
            </w:r>
            <w:r>
              <w:rPr>
                <w:b/>
                <w:bCs/>
                <w:color w:val="000000"/>
                <w:spacing w:val="2"/>
                <w:sz w:val="24"/>
              </w:rPr>
              <w:t>单</w:t>
            </w:r>
            <w:r>
              <w:rPr>
                <w:b/>
                <w:bCs/>
                <w:color w:val="000000"/>
                <w:spacing w:val="2"/>
                <w:sz w:val="24"/>
              </w:rPr>
              <w:t xml:space="preserve"> </w:t>
            </w:r>
            <w:r>
              <w:rPr>
                <w:b/>
                <w:bCs/>
                <w:color w:val="000000"/>
                <w:spacing w:val="2"/>
                <w:sz w:val="24"/>
              </w:rPr>
              <w:t>位</w:t>
            </w:r>
          </w:p>
        </w:tc>
        <w:tc>
          <w:tcPr>
            <w:tcW w:w="7824" w:type="dxa"/>
            <w:gridSpan w:val="8"/>
            <w:tcMar>
              <w:top w:w="28" w:type="dxa"/>
              <w:left w:w="85" w:type="dxa"/>
              <w:bottom w:w="28" w:type="dxa"/>
              <w:right w:w="85" w:type="dxa"/>
            </w:tcMar>
            <w:vAlign w:val="center"/>
          </w:tcPr>
          <w:p w14:paraId="20640203" w14:textId="77777777" w:rsidR="00342A78" w:rsidRDefault="00000000">
            <w:pPr>
              <w:spacing w:line="360" w:lineRule="exact"/>
              <w:jc w:val="center"/>
              <w:rPr>
                <w:bCs/>
                <w:color w:val="000000"/>
                <w:sz w:val="24"/>
                <w:szCs w:val="21"/>
              </w:rPr>
            </w:pPr>
            <w:r>
              <w:rPr>
                <w:bCs/>
                <w:color w:val="000000"/>
                <w:sz w:val="24"/>
                <w:szCs w:val="21"/>
              </w:rPr>
              <w:t>中国软件评测中心（工业和信息化部软件与集成电路促进中心）</w:t>
            </w:r>
          </w:p>
        </w:tc>
      </w:tr>
      <w:tr w:rsidR="00342A78" w14:paraId="2CB3DE5C" w14:textId="77777777">
        <w:trPr>
          <w:trHeight w:val="482"/>
        </w:trPr>
        <w:tc>
          <w:tcPr>
            <w:tcW w:w="2046" w:type="dxa"/>
            <w:gridSpan w:val="2"/>
            <w:tcMar>
              <w:top w:w="28" w:type="dxa"/>
              <w:left w:w="85" w:type="dxa"/>
              <w:bottom w:w="28" w:type="dxa"/>
              <w:right w:w="85" w:type="dxa"/>
            </w:tcMar>
            <w:vAlign w:val="center"/>
          </w:tcPr>
          <w:p w14:paraId="25E01D17" w14:textId="77777777" w:rsidR="00342A78" w:rsidRDefault="00000000">
            <w:pPr>
              <w:widowControl/>
              <w:spacing w:line="360" w:lineRule="exact"/>
              <w:jc w:val="center"/>
              <w:rPr>
                <w:b/>
                <w:bCs/>
                <w:color w:val="000000"/>
                <w:spacing w:val="2"/>
                <w:sz w:val="24"/>
              </w:rPr>
            </w:pPr>
            <w:r>
              <w:rPr>
                <w:b/>
                <w:bCs/>
                <w:color w:val="000000"/>
                <w:spacing w:val="2"/>
                <w:sz w:val="24"/>
              </w:rPr>
              <w:t>拟</w:t>
            </w:r>
            <w:r>
              <w:rPr>
                <w:b/>
                <w:bCs/>
                <w:color w:val="000000"/>
                <w:spacing w:val="2"/>
                <w:sz w:val="24"/>
              </w:rPr>
              <w:t xml:space="preserve"> </w:t>
            </w:r>
            <w:r>
              <w:rPr>
                <w:b/>
                <w:bCs/>
                <w:color w:val="000000"/>
                <w:spacing w:val="2"/>
                <w:sz w:val="24"/>
              </w:rPr>
              <w:t>检</w:t>
            </w:r>
            <w:r>
              <w:rPr>
                <w:b/>
                <w:bCs/>
                <w:color w:val="000000"/>
                <w:spacing w:val="2"/>
                <w:sz w:val="24"/>
              </w:rPr>
              <w:t xml:space="preserve"> </w:t>
            </w:r>
            <w:r>
              <w:rPr>
                <w:b/>
                <w:bCs/>
                <w:color w:val="000000"/>
                <w:spacing w:val="2"/>
                <w:sz w:val="24"/>
              </w:rPr>
              <w:t>测</w:t>
            </w:r>
            <w:r>
              <w:rPr>
                <w:b/>
                <w:bCs/>
                <w:color w:val="000000"/>
                <w:spacing w:val="2"/>
                <w:sz w:val="24"/>
              </w:rPr>
              <w:t xml:space="preserve"> </w:t>
            </w:r>
            <w:r>
              <w:rPr>
                <w:b/>
                <w:bCs/>
                <w:color w:val="000000"/>
                <w:spacing w:val="2"/>
                <w:sz w:val="24"/>
              </w:rPr>
              <w:t>地</w:t>
            </w:r>
            <w:r>
              <w:rPr>
                <w:b/>
                <w:bCs/>
                <w:color w:val="000000"/>
                <w:spacing w:val="2"/>
                <w:sz w:val="24"/>
              </w:rPr>
              <w:t xml:space="preserve"> </w:t>
            </w:r>
            <w:r>
              <w:rPr>
                <w:b/>
                <w:bCs/>
                <w:color w:val="000000"/>
                <w:spacing w:val="2"/>
                <w:sz w:val="24"/>
              </w:rPr>
              <w:t>点</w:t>
            </w:r>
          </w:p>
        </w:tc>
        <w:tc>
          <w:tcPr>
            <w:tcW w:w="7824" w:type="dxa"/>
            <w:gridSpan w:val="8"/>
            <w:tcMar>
              <w:top w:w="28" w:type="dxa"/>
              <w:left w:w="85" w:type="dxa"/>
              <w:bottom w:w="28" w:type="dxa"/>
              <w:right w:w="85" w:type="dxa"/>
            </w:tcMar>
            <w:vAlign w:val="center"/>
          </w:tcPr>
          <w:p w14:paraId="21C8BAD2" w14:textId="77777777" w:rsidR="00342A78" w:rsidRDefault="00000000">
            <w:pPr>
              <w:spacing w:line="360" w:lineRule="exact"/>
              <w:jc w:val="center"/>
              <w:rPr>
                <w:bCs/>
                <w:color w:val="000000"/>
                <w:sz w:val="24"/>
              </w:rPr>
            </w:pPr>
            <w:r>
              <w:rPr>
                <w:bCs/>
                <w:color w:val="000000"/>
                <w:sz w:val="24"/>
                <w:szCs w:val="21"/>
              </w:rPr>
              <w:t>北京市昌平区沙河镇豆各庄</w:t>
            </w:r>
            <w:r>
              <w:rPr>
                <w:bCs/>
                <w:color w:val="000000"/>
                <w:sz w:val="24"/>
                <w:szCs w:val="21"/>
              </w:rPr>
              <w:t>11</w:t>
            </w:r>
            <w:r>
              <w:rPr>
                <w:bCs/>
                <w:color w:val="000000"/>
                <w:sz w:val="24"/>
                <w:szCs w:val="21"/>
              </w:rPr>
              <w:t>号科研楼</w:t>
            </w:r>
          </w:p>
        </w:tc>
      </w:tr>
      <w:tr w:rsidR="00342A78" w14:paraId="552958A1" w14:textId="77777777">
        <w:trPr>
          <w:trHeight w:val="624"/>
        </w:trPr>
        <w:tc>
          <w:tcPr>
            <w:tcW w:w="2046" w:type="dxa"/>
            <w:gridSpan w:val="2"/>
            <w:tcMar>
              <w:top w:w="28" w:type="dxa"/>
              <w:left w:w="85" w:type="dxa"/>
              <w:bottom w:w="28" w:type="dxa"/>
              <w:right w:w="85" w:type="dxa"/>
            </w:tcMar>
            <w:vAlign w:val="center"/>
          </w:tcPr>
          <w:p w14:paraId="0B66419F" w14:textId="77777777" w:rsidR="00342A78" w:rsidRDefault="00000000">
            <w:pPr>
              <w:widowControl/>
              <w:spacing w:line="360" w:lineRule="exact"/>
              <w:jc w:val="center"/>
              <w:rPr>
                <w:b/>
                <w:bCs/>
                <w:color w:val="000000"/>
                <w:spacing w:val="2"/>
                <w:sz w:val="24"/>
              </w:rPr>
            </w:pPr>
            <w:r>
              <w:rPr>
                <w:b/>
                <w:bCs/>
                <w:color w:val="000000"/>
                <w:spacing w:val="2"/>
                <w:sz w:val="24"/>
              </w:rPr>
              <w:t>拟</w:t>
            </w:r>
            <w:r>
              <w:rPr>
                <w:b/>
                <w:bCs/>
                <w:color w:val="000000"/>
                <w:spacing w:val="2"/>
                <w:sz w:val="24"/>
              </w:rPr>
              <w:t xml:space="preserve"> </w:t>
            </w:r>
            <w:r>
              <w:rPr>
                <w:b/>
                <w:bCs/>
                <w:color w:val="000000"/>
                <w:spacing w:val="2"/>
                <w:sz w:val="24"/>
              </w:rPr>
              <w:t>测</w:t>
            </w:r>
            <w:r>
              <w:rPr>
                <w:b/>
                <w:bCs/>
                <w:color w:val="000000"/>
                <w:spacing w:val="2"/>
                <w:sz w:val="24"/>
              </w:rPr>
              <w:t xml:space="preserve"> </w:t>
            </w:r>
            <w:r>
              <w:rPr>
                <w:b/>
                <w:bCs/>
                <w:color w:val="000000"/>
                <w:spacing w:val="2"/>
                <w:sz w:val="24"/>
              </w:rPr>
              <w:t>试</w:t>
            </w:r>
            <w:r>
              <w:rPr>
                <w:b/>
                <w:bCs/>
                <w:color w:val="000000"/>
                <w:spacing w:val="2"/>
                <w:sz w:val="24"/>
              </w:rPr>
              <w:t xml:space="preserve"> </w:t>
            </w:r>
            <w:r>
              <w:rPr>
                <w:b/>
                <w:bCs/>
                <w:color w:val="000000"/>
                <w:spacing w:val="2"/>
                <w:sz w:val="24"/>
              </w:rPr>
              <w:t>类</w:t>
            </w:r>
            <w:r>
              <w:rPr>
                <w:b/>
                <w:bCs/>
                <w:color w:val="000000"/>
                <w:spacing w:val="2"/>
                <w:sz w:val="24"/>
              </w:rPr>
              <w:t xml:space="preserve"> </w:t>
            </w:r>
            <w:r>
              <w:rPr>
                <w:b/>
                <w:bCs/>
                <w:color w:val="000000"/>
                <w:spacing w:val="2"/>
                <w:sz w:val="24"/>
              </w:rPr>
              <w:t>型</w:t>
            </w:r>
          </w:p>
        </w:tc>
        <w:tc>
          <w:tcPr>
            <w:tcW w:w="7824" w:type="dxa"/>
            <w:gridSpan w:val="8"/>
            <w:tcMar>
              <w:top w:w="28" w:type="dxa"/>
              <w:left w:w="85" w:type="dxa"/>
              <w:bottom w:w="28" w:type="dxa"/>
              <w:right w:w="85" w:type="dxa"/>
            </w:tcMar>
            <w:vAlign w:val="center"/>
          </w:tcPr>
          <w:p w14:paraId="6CF02E33" w14:textId="77777777" w:rsidR="00342A78" w:rsidRDefault="00000000">
            <w:pPr>
              <w:spacing w:line="360" w:lineRule="exact"/>
              <w:jc w:val="center"/>
              <w:rPr>
                <w:bCs/>
                <w:color w:val="000000"/>
                <w:spacing w:val="40"/>
                <w:sz w:val="24"/>
              </w:rPr>
            </w:pPr>
            <w:r>
              <w:rPr>
                <w:bCs/>
                <w:sz w:val="24"/>
              </w:rPr>
              <w:t>验收</w:t>
            </w:r>
            <w:r>
              <w:rPr>
                <w:bCs/>
                <w:sz w:val="24"/>
              </w:rPr>
              <w:t xml:space="preserve"> </w:t>
            </w:r>
            <w:r>
              <w:rPr>
                <w:spacing w:val="40"/>
                <w:sz w:val="24"/>
              </w:rPr>
              <w:sym w:font="Wingdings" w:char="F0A8"/>
            </w:r>
            <w:r>
              <w:rPr>
                <w:bCs/>
                <w:sz w:val="24"/>
              </w:rPr>
              <w:t xml:space="preserve">  </w:t>
            </w:r>
            <w:r>
              <w:rPr>
                <w:bCs/>
                <w:sz w:val="24"/>
              </w:rPr>
              <w:t>确认</w:t>
            </w:r>
            <w:r>
              <w:rPr>
                <w:bCs/>
                <w:sz w:val="24"/>
              </w:rPr>
              <w:t xml:space="preserve"> </w:t>
            </w:r>
            <w:r>
              <w:rPr>
                <w:spacing w:val="40"/>
                <w:sz w:val="24"/>
              </w:rPr>
              <w:sym w:font="Wingdings" w:char="F0A8"/>
            </w:r>
            <w:r>
              <w:rPr>
                <w:bCs/>
                <w:sz w:val="24"/>
              </w:rPr>
              <w:t xml:space="preserve">  </w:t>
            </w:r>
            <w:r>
              <w:rPr>
                <w:bCs/>
                <w:sz w:val="24"/>
              </w:rPr>
              <w:t>技术鉴定</w:t>
            </w:r>
            <w:r>
              <w:rPr>
                <w:bCs/>
                <w:sz w:val="24"/>
              </w:rPr>
              <w:t xml:space="preserve"> </w:t>
            </w:r>
            <w:r>
              <w:rPr>
                <w:spacing w:val="40"/>
                <w:sz w:val="24"/>
              </w:rPr>
              <w:sym w:font="Wingdings" w:char="F0A8"/>
            </w:r>
            <w:r>
              <w:rPr>
                <w:bCs/>
                <w:sz w:val="24"/>
              </w:rPr>
              <w:t xml:space="preserve">  </w:t>
            </w:r>
            <w:r>
              <w:rPr>
                <w:bCs/>
                <w:sz w:val="24"/>
              </w:rPr>
              <w:t>单项</w:t>
            </w:r>
            <w:r>
              <w:rPr>
                <w:bCs/>
                <w:sz w:val="24"/>
              </w:rPr>
              <w:t xml:space="preserve"> </w:t>
            </w:r>
            <w:r>
              <w:rPr>
                <w:spacing w:val="40"/>
                <w:sz w:val="24"/>
              </w:rPr>
              <w:sym w:font="Wingdings" w:char="F0A8"/>
            </w:r>
            <w:r>
              <w:rPr>
                <w:bCs/>
                <w:sz w:val="24"/>
              </w:rPr>
              <w:t xml:space="preserve">  </w:t>
            </w:r>
            <w:r>
              <w:rPr>
                <w:bCs/>
                <w:sz w:val="24"/>
              </w:rPr>
              <w:t>专题</w:t>
            </w:r>
            <w:r>
              <w:rPr>
                <w:bCs/>
                <w:sz w:val="24"/>
              </w:rPr>
              <w:t xml:space="preserve"> </w:t>
            </w:r>
            <w:r>
              <w:rPr>
                <w:spacing w:val="40"/>
                <w:sz w:val="24"/>
              </w:rPr>
              <w:sym w:font="Wingdings" w:char="F0A8"/>
            </w:r>
            <w:r>
              <w:rPr>
                <w:bCs/>
                <w:sz w:val="24"/>
              </w:rPr>
              <w:t xml:space="preserve">  </w:t>
            </w:r>
            <w:r>
              <w:rPr>
                <w:bCs/>
                <w:sz w:val="24"/>
              </w:rPr>
              <w:t>课题验收</w:t>
            </w:r>
            <w:r>
              <w:rPr>
                <w:bCs/>
                <w:sz w:val="24"/>
              </w:rPr>
              <w:t xml:space="preserve"> </w:t>
            </w:r>
            <w:r>
              <w:rPr>
                <w:spacing w:val="40"/>
                <w:sz w:val="24"/>
              </w:rPr>
              <w:sym w:font="Wingdings" w:char="F0FE"/>
            </w:r>
            <w:r>
              <w:rPr>
                <w:bCs/>
                <w:sz w:val="24"/>
              </w:rPr>
              <w:t xml:space="preserve"> </w:t>
            </w:r>
          </w:p>
        </w:tc>
      </w:tr>
      <w:tr w:rsidR="00342A78" w14:paraId="54D1CE1D" w14:textId="77777777">
        <w:trPr>
          <w:trHeight w:val="624"/>
        </w:trPr>
        <w:tc>
          <w:tcPr>
            <w:tcW w:w="2046" w:type="dxa"/>
            <w:gridSpan w:val="2"/>
            <w:tcMar>
              <w:top w:w="28" w:type="dxa"/>
              <w:left w:w="85" w:type="dxa"/>
              <w:bottom w:w="28" w:type="dxa"/>
              <w:right w:w="85" w:type="dxa"/>
            </w:tcMar>
            <w:vAlign w:val="center"/>
          </w:tcPr>
          <w:p w14:paraId="2E3A0D4E" w14:textId="77777777" w:rsidR="00342A78" w:rsidRDefault="00000000">
            <w:pPr>
              <w:widowControl/>
              <w:spacing w:line="360" w:lineRule="exact"/>
              <w:jc w:val="center"/>
              <w:rPr>
                <w:b/>
                <w:bCs/>
                <w:color w:val="000000"/>
                <w:spacing w:val="2"/>
                <w:sz w:val="24"/>
              </w:rPr>
            </w:pPr>
            <w:r>
              <w:rPr>
                <w:b/>
                <w:bCs/>
                <w:color w:val="000000"/>
                <w:sz w:val="24"/>
              </w:rPr>
              <w:t>成果有无密级</w:t>
            </w:r>
          </w:p>
        </w:tc>
        <w:tc>
          <w:tcPr>
            <w:tcW w:w="2154" w:type="dxa"/>
            <w:gridSpan w:val="2"/>
            <w:tcMar>
              <w:top w:w="28" w:type="dxa"/>
              <w:left w:w="85" w:type="dxa"/>
              <w:bottom w:w="28" w:type="dxa"/>
              <w:right w:w="85" w:type="dxa"/>
            </w:tcMar>
            <w:vAlign w:val="center"/>
          </w:tcPr>
          <w:p w14:paraId="041D23A2" w14:textId="77777777" w:rsidR="00342A78" w:rsidRDefault="00000000">
            <w:pPr>
              <w:spacing w:line="360" w:lineRule="exact"/>
              <w:jc w:val="center"/>
              <w:rPr>
                <w:color w:val="000000"/>
                <w:sz w:val="24"/>
              </w:rPr>
            </w:pPr>
            <w:r>
              <w:rPr>
                <w:color w:val="000000"/>
                <w:sz w:val="24"/>
              </w:rPr>
              <w:t>有</w:t>
            </w:r>
            <w:r>
              <w:rPr>
                <w:color w:val="000000"/>
                <w:sz w:val="24"/>
              </w:rPr>
              <w:sym w:font="Wingdings" w:char="F0A8"/>
            </w:r>
            <w:r>
              <w:rPr>
                <w:color w:val="000000"/>
                <w:sz w:val="24"/>
              </w:rPr>
              <w:t xml:space="preserve">   </w:t>
            </w:r>
            <w:r>
              <w:rPr>
                <w:color w:val="000000"/>
                <w:sz w:val="24"/>
              </w:rPr>
              <w:t>无</w:t>
            </w:r>
            <w:r>
              <w:rPr>
                <w:color w:val="000000"/>
                <w:sz w:val="24"/>
              </w:rPr>
              <w:sym w:font="Wingdings" w:char="F0FE"/>
            </w:r>
            <w:r>
              <w:rPr>
                <w:color w:val="000000"/>
                <w:sz w:val="24"/>
              </w:rPr>
              <w:t xml:space="preserve"> </w:t>
            </w:r>
          </w:p>
        </w:tc>
        <w:tc>
          <w:tcPr>
            <w:tcW w:w="1134" w:type="dxa"/>
            <w:vAlign w:val="center"/>
          </w:tcPr>
          <w:p w14:paraId="6CECBD77" w14:textId="77777777" w:rsidR="00342A78" w:rsidRDefault="00000000">
            <w:pPr>
              <w:widowControl/>
              <w:spacing w:line="360" w:lineRule="exact"/>
              <w:jc w:val="center"/>
              <w:rPr>
                <w:b/>
                <w:bCs/>
                <w:color w:val="000000"/>
                <w:sz w:val="24"/>
              </w:rPr>
            </w:pPr>
            <w:r>
              <w:rPr>
                <w:b/>
                <w:bCs/>
                <w:color w:val="000000"/>
                <w:sz w:val="24"/>
              </w:rPr>
              <w:t>密</w:t>
            </w:r>
            <w:r>
              <w:rPr>
                <w:b/>
                <w:bCs/>
                <w:color w:val="000000"/>
                <w:sz w:val="24"/>
              </w:rPr>
              <w:t xml:space="preserve"> </w:t>
            </w:r>
            <w:r>
              <w:rPr>
                <w:b/>
                <w:bCs/>
                <w:color w:val="000000"/>
                <w:sz w:val="24"/>
              </w:rPr>
              <w:t>级</w:t>
            </w:r>
          </w:p>
        </w:tc>
        <w:tc>
          <w:tcPr>
            <w:tcW w:w="4536" w:type="dxa"/>
            <w:gridSpan w:val="5"/>
            <w:vAlign w:val="center"/>
          </w:tcPr>
          <w:p w14:paraId="512D603C" w14:textId="77777777" w:rsidR="00342A78" w:rsidRDefault="00000000">
            <w:pPr>
              <w:spacing w:line="360" w:lineRule="exact"/>
              <w:jc w:val="center"/>
              <w:rPr>
                <w:color w:val="000000"/>
                <w:sz w:val="24"/>
              </w:rPr>
            </w:pPr>
            <w:r>
              <w:rPr>
                <w:color w:val="000000"/>
                <w:sz w:val="24"/>
              </w:rPr>
              <w:t>/</w:t>
            </w:r>
          </w:p>
        </w:tc>
      </w:tr>
      <w:tr w:rsidR="00342A78" w14:paraId="3284269D" w14:textId="77777777">
        <w:trPr>
          <w:trHeight w:val="494"/>
        </w:trPr>
        <w:tc>
          <w:tcPr>
            <w:tcW w:w="2046" w:type="dxa"/>
            <w:gridSpan w:val="2"/>
            <w:tcMar>
              <w:top w:w="28" w:type="dxa"/>
              <w:left w:w="85" w:type="dxa"/>
              <w:bottom w:w="28" w:type="dxa"/>
              <w:right w:w="85" w:type="dxa"/>
            </w:tcMar>
            <w:vAlign w:val="center"/>
          </w:tcPr>
          <w:p w14:paraId="0FDD1318" w14:textId="77777777" w:rsidR="00342A78" w:rsidRDefault="00000000">
            <w:pPr>
              <w:spacing w:line="360" w:lineRule="exact"/>
              <w:jc w:val="center"/>
              <w:rPr>
                <w:b/>
                <w:bCs/>
                <w:color w:val="000000"/>
                <w:sz w:val="24"/>
              </w:rPr>
            </w:pPr>
            <w:r>
              <w:rPr>
                <w:b/>
                <w:bCs/>
                <w:color w:val="000000"/>
                <w:sz w:val="24"/>
              </w:rPr>
              <w:t>样品名称</w:t>
            </w:r>
            <w:r>
              <w:rPr>
                <w:b/>
                <w:bCs/>
                <w:color w:val="000000"/>
                <w:sz w:val="24"/>
              </w:rPr>
              <w:t>/</w:t>
            </w:r>
            <w:r>
              <w:rPr>
                <w:b/>
                <w:bCs/>
                <w:color w:val="000000"/>
                <w:sz w:val="24"/>
              </w:rPr>
              <w:t>版本</w:t>
            </w:r>
          </w:p>
        </w:tc>
        <w:tc>
          <w:tcPr>
            <w:tcW w:w="7824" w:type="dxa"/>
            <w:gridSpan w:val="8"/>
            <w:tcMar>
              <w:top w:w="28" w:type="dxa"/>
              <w:left w:w="85" w:type="dxa"/>
              <w:bottom w:w="28" w:type="dxa"/>
              <w:right w:w="85" w:type="dxa"/>
            </w:tcMar>
            <w:vAlign w:val="center"/>
          </w:tcPr>
          <w:p w14:paraId="2F322A0E" w14:textId="77777777" w:rsidR="00342A78" w:rsidRDefault="00000000">
            <w:pPr>
              <w:widowControl/>
              <w:spacing w:line="360" w:lineRule="exact"/>
              <w:ind w:right="51"/>
              <w:jc w:val="center"/>
              <w:rPr>
                <w:color w:val="000000"/>
                <w:sz w:val="24"/>
                <w:szCs w:val="21"/>
              </w:rPr>
            </w:pPr>
            <w:r>
              <w:rPr>
                <w:rFonts w:eastAsia="Segoe UI"/>
                <w:sz w:val="24"/>
                <w:shd w:val="clear" w:color="auto" w:fill="FCFCFC"/>
              </w:rPr>
              <w:t>嵌入式深度学习编译框架</w:t>
            </w:r>
          </w:p>
        </w:tc>
      </w:tr>
      <w:tr w:rsidR="00342A78" w14:paraId="7AA8CFC7" w14:textId="77777777">
        <w:trPr>
          <w:trHeight w:val="624"/>
        </w:trPr>
        <w:tc>
          <w:tcPr>
            <w:tcW w:w="2046" w:type="dxa"/>
            <w:gridSpan w:val="2"/>
            <w:tcMar>
              <w:top w:w="28" w:type="dxa"/>
              <w:left w:w="85" w:type="dxa"/>
              <w:bottom w:w="28" w:type="dxa"/>
              <w:right w:w="85" w:type="dxa"/>
            </w:tcMar>
            <w:vAlign w:val="center"/>
          </w:tcPr>
          <w:p w14:paraId="12CA3279" w14:textId="77777777" w:rsidR="00342A78" w:rsidRDefault="00000000">
            <w:pPr>
              <w:spacing w:line="360" w:lineRule="exact"/>
              <w:jc w:val="center"/>
              <w:rPr>
                <w:b/>
                <w:bCs/>
                <w:sz w:val="24"/>
              </w:rPr>
            </w:pPr>
            <w:r>
              <w:rPr>
                <w:b/>
                <w:bCs/>
                <w:sz w:val="24"/>
              </w:rPr>
              <w:t>样品内容与数量</w:t>
            </w:r>
          </w:p>
        </w:tc>
        <w:tc>
          <w:tcPr>
            <w:tcW w:w="1742" w:type="dxa"/>
            <w:tcMar>
              <w:top w:w="28" w:type="dxa"/>
              <w:left w:w="85" w:type="dxa"/>
              <w:bottom w:w="28" w:type="dxa"/>
              <w:right w:w="85" w:type="dxa"/>
            </w:tcMar>
            <w:vAlign w:val="center"/>
          </w:tcPr>
          <w:p w14:paraId="71FF12D6" w14:textId="77777777" w:rsidR="00342A78" w:rsidRDefault="00000000">
            <w:pPr>
              <w:widowControl/>
              <w:spacing w:line="360" w:lineRule="exact"/>
              <w:ind w:right="51"/>
              <w:jc w:val="center"/>
              <w:rPr>
                <w:sz w:val="24"/>
                <w:szCs w:val="21"/>
              </w:rPr>
            </w:pPr>
            <w:r>
              <w:rPr>
                <w:sz w:val="24"/>
                <w:szCs w:val="21"/>
              </w:rPr>
              <w:t>光盘（</w:t>
            </w:r>
            <w:r>
              <w:rPr>
                <w:sz w:val="24"/>
                <w:szCs w:val="21"/>
              </w:rPr>
              <w:t>0</w:t>
            </w:r>
            <w:r>
              <w:rPr>
                <w:sz w:val="24"/>
                <w:szCs w:val="21"/>
              </w:rPr>
              <w:t>）</w:t>
            </w:r>
          </w:p>
        </w:tc>
        <w:tc>
          <w:tcPr>
            <w:tcW w:w="1546" w:type="dxa"/>
            <w:gridSpan w:val="2"/>
            <w:vAlign w:val="center"/>
          </w:tcPr>
          <w:p w14:paraId="61829580" w14:textId="77777777" w:rsidR="00342A78" w:rsidRDefault="00000000">
            <w:pPr>
              <w:widowControl/>
              <w:spacing w:line="360" w:lineRule="exact"/>
              <w:ind w:right="51"/>
              <w:jc w:val="center"/>
              <w:rPr>
                <w:sz w:val="24"/>
                <w:szCs w:val="21"/>
              </w:rPr>
            </w:pPr>
            <w:r>
              <w:rPr>
                <w:sz w:val="24"/>
                <w:szCs w:val="21"/>
              </w:rPr>
              <w:t>USBKey</w:t>
            </w:r>
            <w:r>
              <w:rPr>
                <w:sz w:val="24"/>
                <w:szCs w:val="21"/>
              </w:rPr>
              <w:t>（</w:t>
            </w:r>
            <w:r>
              <w:rPr>
                <w:sz w:val="24"/>
                <w:szCs w:val="21"/>
              </w:rPr>
              <w:t>0</w:t>
            </w:r>
            <w:r>
              <w:rPr>
                <w:sz w:val="24"/>
                <w:szCs w:val="21"/>
              </w:rPr>
              <w:t>）</w:t>
            </w:r>
          </w:p>
        </w:tc>
        <w:tc>
          <w:tcPr>
            <w:tcW w:w="2070" w:type="dxa"/>
            <w:gridSpan w:val="3"/>
            <w:vAlign w:val="center"/>
          </w:tcPr>
          <w:p w14:paraId="69AE2FC8" w14:textId="77777777" w:rsidR="00342A78" w:rsidRDefault="00000000">
            <w:pPr>
              <w:widowControl/>
              <w:spacing w:line="360" w:lineRule="exact"/>
              <w:ind w:right="51"/>
              <w:jc w:val="center"/>
              <w:rPr>
                <w:sz w:val="24"/>
                <w:szCs w:val="21"/>
              </w:rPr>
            </w:pPr>
            <w:r>
              <w:rPr>
                <w:sz w:val="24"/>
                <w:szCs w:val="21"/>
              </w:rPr>
              <w:t>纸介文档（</w:t>
            </w:r>
            <w:r>
              <w:rPr>
                <w:sz w:val="24"/>
                <w:szCs w:val="21"/>
              </w:rPr>
              <w:t>0</w:t>
            </w:r>
            <w:r>
              <w:rPr>
                <w:sz w:val="24"/>
                <w:szCs w:val="21"/>
              </w:rPr>
              <w:t>）</w:t>
            </w:r>
          </w:p>
        </w:tc>
        <w:tc>
          <w:tcPr>
            <w:tcW w:w="2466" w:type="dxa"/>
            <w:gridSpan w:val="2"/>
            <w:vAlign w:val="center"/>
          </w:tcPr>
          <w:p w14:paraId="5A6BF527" w14:textId="77777777" w:rsidR="00342A78" w:rsidRDefault="00000000">
            <w:pPr>
              <w:widowControl/>
              <w:spacing w:line="360" w:lineRule="exact"/>
              <w:ind w:right="51"/>
              <w:jc w:val="center"/>
              <w:rPr>
                <w:sz w:val="24"/>
                <w:szCs w:val="21"/>
              </w:rPr>
            </w:pPr>
            <w:r>
              <w:rPr>
                <w:sz w:val="24"/>
                <w:szCs w:val="21"/>
              </w:rPr>
              <w:t>其他</w:t>
            </w:r>
            <w:r>
              <w:rPr>
                <w:sz w:val="24"/>
                <w:szCs w:val="21"/>
                <w:u w:val="single"/>
              </w:rPr>
              <w:t>电子资料</w:t>
            </w:r>
            <w:r>
              <w:rPr>
                <w:sz w:val="24"/>
                <w:szCs w:val="21"/>
              </w:rPr>
              <w:t>（</w:t>
            </w:r>
            <w:r>
              <w:rPr>
                <w:sz w:val="24"/>
                <w:szCs w:val="21"/>
              </w:rPr>
              <w:t>1</w:t>
            </w:r>
            <w:r>
              <w:rPr>
                <w:sz w:val="24"/>
                <w:szCs w:val="21"/>
              </w:rPr>
              <w:t>）</w:t>
            </w:r>
          </w:p>
        </w:tc>
      </w:tr>
      <w:tr w:rsidR="00342A78" w14:paraId="1C76583F" w14:textId="77777777">
        <w:trPr>
          <w:trHeight w:val="624"/>
        </w:trPr>
        <w:tc>
          <w:tcPr>
            <w:tcW w:w="2046" w:type="dxa"/>
            <w:gridSpan w:val="2"/>
            <w:tcBorders>
              <w:bottom w:val="single" w:sz="4" w:space="0" w:color="auto"/>
              <w:right w:val="single" w:sz="6" w:space="0" w:color="auto"/>
            </w:tcBorders>
            <w:tcMar>
              <w:top w:w="28" w:type="dxa"/>
              <w:left w:w="85" w:type="dxa"/>
              <w:bottom w:w="28" w:type="dxa"/>
              <w:right w:w="85" w:type="dxa"/>
            </w:tcMar>
            <w:vAlign w:val="center"/>
          </w:tcPr>
          <w:p w14:paraId="3937F3BD" w14:textId="77777777" w:rsidR="00342A78" w:rsidRDefault="00000000">
            <w:pPr>
              <w:widowControl/>
              <w:spacing w:line="360" w:lineRule="exact"/>
              <w:jc w:val="center"/>
              <w:rPr>
                <w:b/>
                <w:bCs/>
                <w:spacing w:val="2"/>
                <w:sz w:val="24"/>
              </w:rPr>
            </w:pPr>
            <w:r>
              <w:rPr>
                <w:b/>
                <w:bCs/>
                <w:spacing w:val="2"/>
                <w:sz w:val="24"/>
              </w:rPr>
              <w:t>依</w:t>
            </w:r>
            <w:r>
              <w:rPr>
                <w:b/>
                <w:bCs/>
                <w:spacing w:val="2"/>
                <w:sz w:val="24"/>
              </w:rPr>
              <w:t xml:space="preserve"> </w:t>
            </w:r>
            <w:r>
              <w:rPr>
                <w:b/>
                <w:bCs/>
                <w:spacing w:val="2"/>
                <w:sz w:val="24"/>
              </w:rPr>
              <w:t>据</w:t>
            </w:r>
            <w:r>
              <w:rPr>
                <w:b/>
                <w:bCs/>
                <w:spacing w:val="2"/>
                <w:sz w:val="24"/>
              </w:rPr>
              <w:t xml:space="preserve"> </w:t>
            </w:r>
            <w:r>
              <w:rPr>
                <w:b/>
                <w:bCs/>
                <w:spacing w:val="2"/>
                <w:sz w:val="24"/>
              </w:rPr>
              <w:t>标</w:t>
            </w:r>
            <w:r>
              <w:rPr>
                <w:b/>
                <w:bCs/>
                <w:spacing w:val="2"/>
                <w:sz w:val="24"/>
              </w:rPr>
              <w:t xml:space="preserve"> </w:t>
            </w:r>
            <w:r>
              <w:rPr>
                <w:b/>
                <w:bCs/>
                <w:spacing w:val="2"/>
                <w:sz w:val="24"/>
              </w:rPr>
              <w:t>准</w:t>
            </w:r>
          </w:p>
        </w:tc>
        <w:tc>
          <w:tcPr>
            <w:tcW w:w="7824" w:type="dxa"/>
            <w:gridSpan w:val="8"/>
            <w:tcBorders>
              <w:left w:val="single" w:sz="6" w:space="0" w:color="auto"/>
              <w:bottom w:val="single" w:sz="4" w:space="0" w:color="auto"/>
            </w:tcBorders>
            <w:tcMar>
              <w:top w:w="28" w:type="dxa"/>
              <w:left w:w="85" w:type="dxa"/>
              <w:bottom w:w="28" w:type="dxa"/>
              <w:right w:w="85" w:type="dxa"/>
            </w:tcMar>
            <w:vAlign w:val="center"/>
          </w:tcPr>
          <w:p w14:paraId="328E699C" w14:textId="77777777" w:rsidR="00342A78" w:rsidRDefault="00000000">
            <w:pPr>
              <w:widowControl/>
              <w:wordWrap w:val="0"/>
              <w:spacing w:line="360" w:lineRule="exact"/>
              <w:rPr>
                <w:kern w:val="24"/>
                <w:sz w:val="24"/>
              </w:rPr>
            </w:pPr>
            <w:r>
              <w:rPr>
                <w:kern w:val="24"/>
                <w:sz w:val="24"/>
              </w:rPr>
              <w:t>GB/T 25000.51-2016</w:t>
            </w:r>
            <w:r>
              <w:rPr>
                <w:kern w:val="24"/>
                <w:sz w:val="24"/>
              </w:rPr>
              <w:t>系统与软件工程</w:t>
            </w:r>
            <w:r>
              <w:rPr>
                <w:kern w:val="24"/>
                <w:sz w:val="24"/>
              </w:rPr>
              <w:t xml:space="preserve"> </w:t>
            </w:r>
            <w:r>
              <w:rPr>
                <w:kern w:val="24"/>
                <w:sz w:val="24"/>
              </w:rPr>
              <w:t>系统与软件质量要求和评价（</w:t>
            </w:r>
            <w:r>
              <w:rPr>
                <w:kern w:val="24"/>
                <w:sz w:val="24"/>
              </w:rPr>
              <w:t>SQuaRE</w:t>
            </w:r>
            <w:r>
              <w:rPr>
                <w:kern w:val="24"/>
                <w:sz w:val="24"/>
              </w:rPr>
              <w:t>）第</w:t>
            </w:r>
            <w:r>
              <w:rPr>
                <w:kern w:val="24"/>
                <w:sz w:val="24"/>
              </w:rPr>
              <w:t>51</w:t>
            </w:r>
            <w:r>
              <w:rPr>
                <w:kern w:val="24"/>
                <w:sz w:val="24"/>
              </w:rPr>
              <w:t>部分：就绪可用软件产品（</w:t>
            </w:r>
            <w:r>
              <w:rPr>
                <w:kern w:val="24"/>
                <w:sz w:val="24"/>
              </w:rPr>
              <w:t>RUSP</w:t>
            </w:r>
            <w:r>
              <w:rPr>
                <w:kern w:val="24"/>
                <w:sz w:val="24"/>
              </w:rPr>
              <w:t>）的质量要求和测试细则</w:t>
            </w:r>
          </w:p>
        </w:tc>
      </w:tr>
      <w:tr w:rsidR="00342A78" w14:paraId="745479DB" w14:textId="77777777">
        <w:trPr>
          <w:trHeight w:val="624"/>
        </w:trPr>
        <w:tc>
          <w:tcPr>
            <w:tcW w:w="2046" w:type="dxa"/>
            <w:gridSpan w:val="2"/>
            <w:tcBorders>
              <w:bottom w:val="single" w:sz="4" w:space="0" w:color="auto"/>
              <w:right w:val="single" w:sz="6" w:space="0" w:color="auto"/>
            </w:tcBorders>
            <w:tcMar>
              <w:top w:w="28" w:type="dxa"/>
              <w:left w:w="85" w:type="dxa"/>
              <w:bottom w:w="28" w:type="dxa"/>
              <w:right w:w="85" w:type="dxa"/>
            </w:tcMar>
            <w:vAlign w:val="center"/>
          </w:tcPr>
          <w:p w14:paraId="032422CF" w14:textId="77777777" w:rsidR="00342A78" w:rsidRDefault="00000000">
            <w:pPr>
              <w:widowControl/>
              <w:spacing w:line="360" w:lineRule="exact"/>
              <w:jc w:val="center"/>
              <w:rPr>
                <w:b/>
                <w:bCs/>
                <w:spacing w:val="2"/>
                <w:sz w:val="24"/>
              </w:rPr>
            </w:pPr>
            <w:r>
              <w:rPr>
                <w:b/>
                <w:bCs/>
                <w:spacing w:val="2"/>
                <w:sz w:val="24"/>
              </w:rPr>
              <w:t>参考标准</w:t>
            </w:r>
            <w:r>
              <w:rPr>
                <w:b/>
                <w:bCs/>
                <w:spacing w:val="2"/>
                <w:sz w:val="24"/>
              </w:rPr>
              <w:t>/</w:t>
            </w:r>
            <w:r>
              <w:rPr>
                <w:b/>
                <w:bCs/>
                <w:spacing w:val="2"/>
                <w:sz w:val="24"/>
              </w:rPr>
              <w:t>规范</w:t>
            </w:r>
          </w:p>
        </w:tc>
        <w:tc>
          <w:tcPr>
            <w:tcW w:w="7824" w:type="dxa"/>
            <w:gridSpan w:val="8"/>
            <w:tcBorders>
              <w:left w:val="single" w:sz="6" w:space="0" w:color="auto"/>
              <w:bottom w:val="single" w:sz="4" w:space="0" w:color="auto"/>
            </w:tcBorders>
            <w:tcMar>
              <w:top w:w="28" w:type="dxa"/>
              <w:left w:w="85" w:type="dxa"/>
              <w:bottom w:w="28" w:type="dxa"/>
              <w:right w:w="85" w:type="dxa"/>
            </w:tcMar>
            <w:vAlign w:val="center"/>
          </w:tcPr>
          <w:p w14:paraId="1C582256" w14:textId="77777777" w:rsidR="00342A78" w:rsidRDefault="00000000">
            <w:pPr>
              <w:widowControl/>
              <w:spacing w:line="360" w:lineRule="exact"/>
              <w:rPr>
                <w:kern w:val="24"/>
                <w:sz w:val="24"/>
              </w:rPr>
            </w:pPr>
            <w:r>
              <w:rPr>
                <w:kern w:val="24"/>
                <w:sz w:val="24"/>
              </w:rPr>
              <w:t>CSTCQBRYJB001</w:t>
            </w:r>
            <w:r>
              <w:rPr>
                <w:kern w:val="24"/>
                <w:sz w:val="24"/>
              </w:rPr>
              <w:t>系统和软件产品测试规范</w:t>
            </w:r>
            <w:r>
              <w:rPr>
                <w:kern w:val="24"/>
                <w:sz w:val="24"/>
              </w:rPr>
              <w:t>V4.0</w:t>
            </w:r>
          </w:p>
          <w:p w14:paraId="7C2A0D7D" w14:textId="77777777" w:rsidR="00342A78" w:rsidRDefault="00000000">
            <w:pPr>
              <w:widowControl/>
              <w:spacing w:line="360" w:lineRule="exact"/>
              <w:rPr>
                <w:kern w:val="24"/>
                <w:sz w:val="24"/>
              </w:rPr>
            </w:pPr>
            <w:r>
              <w:rPr>
                <w:kern w:val="24"/>
                <w:sz w:val="24"/>
              </w:rPr>
              <w:t xml:space="preserve">CSTCQBZTJB042 </w:t>
            </w:r>
            <w:r>
              <w:rPr>
                <w:kern w:val="24"/>
                <w:sz w:val="24"/>
              </w:rPr>
              <w:t>课题验收测试检测规范及评价</w:t>
            </w:r>
            <w:r>
              <w:rPr>
                <w:kern w:val="24"/>
                <w:sz w:val="24"/>
              </w:rPr>
              <w:t>V2.0</w:t>
            </w:r>
          </w:p>
        </w:tc>
      </w:tr>
      <w:tr w:rsidR="00342A78" w14:paraId="657C629F" w14:textId="77777777">
        <w:trPr>
          <w:trHeight w:val="624"/>
        </w:trPr>
        <w:tc>
          <w:tcPr>
            <w:tcW w:w="2046" w:type="dxa"/>
            <w:gridSpan w:val="2"/>
            <w:tcBorders>
              <w:bottom w:val="single" w:sz="4" w:space="0" w:color="auto"/>
              <w:right w:val="single" w:sz="6" w:space="0" w:color="auto"/>
            </w:tcBorders>
            <w:tcMar>
              <w:top w:w="28" w:type="dxa"/>
              <w:left w:w="85" w:type="dxa"/>
              <w:bottom w:w="28" w:type="dxa"/>
              <w:right w:w="85" w:type="dxa"/>
            </w:tcMar>
            <w:vAlign w:val="center"/>
          </w:tcPr>
          <w:p w14:paraId="67D3B3BA" w14:textId="77777777" w:rsidR="00342A78" w:rsidRDefault="00000000">
            <w:pPr>
              <w:widowControl/>
              <w:tabs>
                <w:tab w:val="left" w:pos="-4058"/>
              </w:tabs>
              <w:spacing w:line="360" w:lineRule="exact"/>
              <w:jc w:val="center"/>
              <w:rPr>
                <w:b/>
                <w:bCs/>
                <w:color w:val="000000"/>
                <w:spacing w:val="2"/>
                <w:sz w:val="24"/>
              </w:rPr>
            </w:pPr>
            <w:r>
              <w:rPr>
                <w:b/>
                <w:bCs/>
                <w:color w:val="000000"/>
                <w:spacing w:val="2"/>
                <w:sz w:val="24"/>
              </w:rPr>
              <w:t>拟涉及测试工具</w:t>
            </w:r>
          </w:p>
        </w:tc>
        <w:tc>
          <w:tcPr>
            <w:tcW w:w="7824" w:type="dxa"/>
            <w:gridSpan w:val="8"/>
            <w:tcBorders>
              <w:left w:val="single" w:sz="6" w:space="0" w:color="auto"/>
              <w:bottom w:val="single" w:sz="4" w:space="0" w:color="auto"/>
            </w:tcBorders>
            <w:tcMar>
              <w:top w:w="28" w:type="dxa"/>
              <w:left w:w="85" w:type="dxa"/>
              <w:bottom w:w="28" w:type="dxa"/>
              <w:right w:w="85" w:type="dxa"/>
            </w:tcMar>
            <w:vAlign w:val="center"/>
          </w:tcPr>
          <w:p w14:paraId="3FA2D970" w14:textId="77777777" w:rsidR="00342A78" w:rsidRDefault="00000000">
            <w:pPr>
              <w:widowControl/>
              <w:spacing w:line="360" w:lineRule="exact"/>
              <w:rPr>
                <w:bCs/>
                <w:color w:val="000000"/>
                <w:spacing w:val="20"/>
                <w:sz w:val="24"/>
              </w:rPr>
            </w:pPr>
            <w:r>
              <w:rPr>
                <w:bCs/>
                <w:color w:val="000000"/>
                <w:spacing w:val="20"/>
                <w:sz w:val="24"/>
              </w:rPr>
              <w:t>/</w:t>
            </w:r>
          </w:p>
        </w:tc>
      </w:tr>
    </w:tbl>
    <w:p w14:paraId="6FE04BCB" w14:textId="77777777" w:rsidR="00342A78" w:rsidRDefault="00000000">
      <w:pPr>
        <w:jc w:val="center"/>
        <w:rPr>
          <w:color w:val="000000"/>
          <w:sz w:val="24"/>
        </w:rPr>
      </w:pPr>
      <w:r>
        <w:rPr>
          <w:color w:val="000000"/>
          <w:sz w:val="24"/>
        </w:rPr>
        <w:br w:type="page"/>
      </w:r>
      <w:r>
        <w:rPr>
          <w:color w:val="000000"/>
          <w:sz w:val="24"/>
        </w:rPr>
        <w:lastRenderedPageBreak/>
        <w:t xml:space="preserve"> </w:t>
      </w:r>
    </w:p>
    <w:sdt>
      <w:sdtPr>
        <w:rPr>
          <w:b w:val="0"/>
          <w:bCs w:val="0"/>
          <w:kern w:val="2"/>
          <w:sz w:val="21"/>
          <w:szCs w:val="24"/>
          <w:lang w:val="zh-CN"/>
        </w:rPr>
        <w:id w:val="790941351"/>
        <w:docPartObj>
          <w:docPartGallery w:val="Table of Contents"/>
          <w:docPartUnique/>
        </w:docPartObj>
      </w:sdtPr>
      <w:sdtContent>
        <w:p w14:paraId="0AC8A961" w14:textId="77777777" w:rsidR="00342A78" w:rsidRDefault="00000000">
          <w:pPr>
            <w:pStyle w:val="TOC10"/>
            <w:jc w:val="center"/>
            <w:rPr>
              <w:sz w:val="32"/>
              <w:szCs w:val="32"/>
            </w:rPr>
          </w:pPr>
          <w:r>
            <w:rPr>
              <w:sz w:val="32"/>
              <w:szCs w:val="32"/>
              <w:lang w:val="zh-CN"/>
            </w:rPr>
            <w:t>目</w:t>
          </w:r>
          <w:r>
            <w:rPr>
              <w:sz w:val="32"/>
              <w:szCs w:val="32"/>
              <w:lang w:val="zh-CN"/>
            </w:rPr>
            <w:t xml:space="preserve"> </w:t>
          </w:r>
          <w:r>
            <w:rPr>
              <w:sz w:val="32"/>
              <w:szCs w:val="32"/>
              <w:lang w:val="zh-CN"/>
            </w:rPr>
            <w:t>录</w:t>
          </w:r>
        </w:p>
        <w:p w14:paraId="581F2C38" w14:textId="77777777" w:rsidR="00342A78" w:rsidRDefault="00000000">
          <w:pPr>
            <w:pStyle w:val="TOC1"/>
            <w:tabs>
              <w:tab w:val="clear" w:pos="9627"/>
              <w:tab w:val="right" w:leader="dot" w:pos="9637"/>
            </w:tabs>
            <w:rPr>
              <w:szCs w:val="21"/>
            </w:rPr>
          </w:pPr>
          <w:r>
            <w:rPr>
              <w:b w:val="0"/>
              <w:sz w:val="24"/>
              <w:szCs w:val="22"/>
            </w:rPr>
            <w:fldChar w:fldCharType="begin"/>
          </w:r>
          <w:r>
            <w:rPr>
              <w:b w:val="0"/>
              <w:sz w:val="24"/>
              <w:szCs w:val="22"/>
            </w:rPr>
            <w:instrText xml:space="preserve"> TOC \o "1-3" \h \z \u </w:instrText>
          </w:r>
          <w:r>
            <w:rPr>
              <w:b w:val="0"/>
              <w:sz w:val="24"/>
              <w:szCs w:val="22"/>
            </w:rPr>
            <w:fldChar w:fldCharType="separate"/>
          </w:r>
          <w:hyperlink w:anchor="_Toc1322" w:history="1">
            <w:r w:rsidR="00342A78">
              <w:rPr>
                <w:szCs w:val="21"/>
              </w:rPr>
              <w:t xml:space="preserve">1 </w:t>
            </w:r>
            <w:r w:rsidR="00342A78">
              <w:rPr>
                <w:szCs w:val="21"/>
              </w:rPr>
              <w:t>测试目的</w:t>
            </w:r>
            <w:r w:rsidR="00342A78">
              <w:rPr>
                <w:szCs w:val="21"/>
              </w:rPr>
              <w:tab/>
            </w:r>
            <w:r w:rsidR="00342A78">
              <w:rPr>
                <w:szCs w:val="21"/>
              </w:rPr>
              <w:fldChar w:fldCharType="begin"/>
            </w:r>
            <w:r w:rsidR="00342A78">
              <w:rPr>
                <w:szCs w:val="21"/>
              </w:rPr>
              <w:instrText xml:space="preserve"> PAGEREF _Toc1322 \h </w:instrText>
            </w:r>
            <w:r w:rsidR="00342A78">
              <w:rPr>
                <w:szCs w:val="21"/>
              </w:rPr>
            </w:r>
            <w:r w:rsidR="00342A78">
              <w:rPr>
                <w:szCs w:val="21"/>
              </w:rPr>
              <w:fldChar w:fldCharType="separate"/>
            </w:r>
            <w:r w:rsidR="00342A78">
              <w:rPr>
                <w:szCs w:val="21"/>
              </w:rPr>
              <w:t>3</w:t>
            </w:r>
            <w:r w:rsidR="00342A78">
              <w:rPr>
                <w:szCs w:val="21"/>
              </w:rPr>
              <w:fldChar w:fldCharType="end"/>
            </w:r>
          </w:hyperlink>
        </w:p>
        <w:p w14:paraId="7E97D863" w14:textId="77777777" w:rsidR="00342A78" w:rsidRDefault="00342A78">
          <w:pPr>
            <w:pStyle w:val="TOC1"/>
            <w:tabs>
              <w:tab w:val="clear" w:pos="9627"/>
              <w:tab w:val="right" w:leader="dot" w:pos="9637"/>
            </w:tabs>
            <w:ind w:firstLine="379"/>
            <w:rPr>
              <w:szCs w:val="21"/>
            </w:rPr>
          </w:pPr>
          <w:hyperlink w:anchor="_Toc23656" w:history="1">
            <w:r>
              <w:rPr>
                <w:szCs w:val="21"/>
              </w:rPr>
              <w:t xml:space="preserve">2 </w:t>
            </w:r>
            <w:r>
              <w:rPr>
                <w:szCs w:val="21"/>
              </w:rPr>
              <w:t>测试依据</w:t>
            </w:r>
            <w:r>
              <w:rPr>
                <w:szCs w:val="21"/>
              </w:rPr>
              <w:tab/>
            </w:r>
            <w:r>
              <w:rPr>
                <w:szCs w:val="21"/>
              </w:rPr>
              <w:fldChar w:fldCharType="begin"/>
            </w:r>
            <w:r>
              <w:rPr>
                <w:szCs w:val="21"/>
              </w:rPr>
              <w:instrText xml:space="preserve"> PAGEREF _Toc23656 \h </w:instrText>
            </w:r>
            <w:r>
              <w:rPr>
                <w:szCs w:val="21"/>
              </w:rPr>
            </w:r>
            <w:r>
              <w:rPr>
                <w:szCs w:val="21"/>
              </w:rPr>
              <w:fldChar w:fldCharType="separate"/>
            </w:r>
            <w:r>
              <w:rPr>
                <w:szCs w:val="21"/>
              </w:rPr>
              <w:t>3</w:t>
            </w:r>
            <w:r>
              <w:rPr>
                <w:szCs w:val="21"/>
              </w:rPr>
              <w:fldChar w:fldCharType="end"/>
            </w:r>
          </w:hyperlink>
        </w:p>
        <w:p w14:paraId="35AF03F5" w14:textId="77777777" w:rsidR="00342A78" w:rsidRDefault="00342A78">
          <w:pPr>
            <w:pStyle w:val="TOC1"/>
            <w:tabs>
              <w:tab w:val="clear" w:pos="9627"/>
              <w:tab w:val="right" w:leader="dot" w:pos="9637"/>
            </w:tabs>
            <w:ind w:firstLine="379"/>
            <w:rPr>
              <w:szCs w:val="21"/>
            </w:rPr>
          </w:pPr>
          <w:hyperlink w:anchor="_Toc32713" w:history="1">
            <w:r>
              <w:rPr>
                <w:szCs w:val="21"/>
              </w:rPr>
              <w:t xml:space="preserve">3 </w:t>
            </w:r>
            <w:r>
              <w:rPr>
                <w:szCs w:val="21"/>
              </w:rPr>
              <w:t>缩略语和术语</w:t>
            </w:r>
            <w:r>
              <w:rPr>
                <w:szCs w:val="21"/>
              </w:rPr>
              <w:tab/>
            </w:r>
            <w:r>
              <w:rPr>
                <w:szCs w:val="21"/>
              </w:rPr>
              <w:fldChar w:fldCharType="begin"/>
            </w:r>
            <w:r>
              <w:rPr>
                <w:szCs w:val="21"/>
              </w:rPr>
              <w:instrText xml:space="preserve"> PAGEREF _Toc32713 \h </w:instrText>
            </w:r>
            <w:r>
              <w:rPr>
                <w:szCs w:val="21"/>
              </w:rPr>
            </w:r>
            <w:r>
              <w:rPr>
                <w:szCs w:val="21"/>
              </w:rPr>
              <w:fldChar w:fldCharType="separate"/>
            </w:r>
            <w:r>
              <w:rPr>
                <w:szCs w:val="21"/>
              </w:rPr>
              <w:t>3</w:t>
            </w:r>
            <w:r>
              <w:rPr>
                <w:szCs w:val="21"/>
              </w:rPr>
              <w:fldChar w:fldCharType="end"/>
            </w:r>
          </w:hyperlink>
        </w:p>
        <w:p w14:paraId="0ED1BA06" w14:textId="77777777" w:rsidR="00342A78" w:rsidRDefault="00342A78">
          <w:pPr>
            <w:pStyle w:val="TOC1"/>
            <w:tabs>
              <w:tab w:val="clear" w:pos="9627"/>
              <w:tab w:val="right" w:leader="dot" w:pos="9637"/>
            </w:tabs>
            <w:ind w:firstLine="379"/>
            <w:rPr>
              <w:szCs w:val="21"/>
            </w:rPr>
          </w:pPr>
          <w:hyperlink w:anchor="_Toc24009" w:history="1">
            <w:r>
              <w:rPr>
                <w:szCs w:val="21"/>
              </w:rPr>
              <w:t xml:space="preserve">4 </w:t>
            </w:r>
            <w:r>
              <w:rPr>
                <w:szCs w:val="21"/>
              </w:rPr>
              <w:t>测试对象和范围</w:t>
            </w:r>
            <w:r>
              <w:rPr>
                <w:szCs w:val="21"/>
              </w:rPr>
              <w:tab/>
            </w:r>
            <w:r>
              <w:rPr>
                <w:szCs w:val="21"/>
              </w:rPr>
              <w:fldChar w:fldCharType="begin"/>
            </w:r>
            <w:r>
              <w:rPr>
                <w:szCs w:val="21"/>
              </w:rPr>
              <w:instrText xml:space="preserve"> PAGEREF _Toc24009 \h </w:instrText>
            </w:r>
            <w:r>
              <w:rPr>
                <w:szCs w:val="21"/>
              </w:rPr>
            </w:r>
            <w:r>
              <w:rPr>
                <w:szCs w:val="21"/>
              </w:rPr>
              <w:fldChar w:fldCharType="separate"/>
            </w:r>
            <w:r>
              <w:rPr>
                <w:szCs w:val="21"/>
              </w:rPr>
              <w:t>4</w:t>
            </w:r>
            <w:r>
              <w:rPr>
                <w:szCs w:val="21"/>
              </w:rPr>
              <w:fldChar w:fldCharType="end"/>
            </w:r>
          </w:hyperlink>
        </w:p>
        <w:p w14:paraId="523A4279" w14:textId="77777777" w:rsidR="00342A78" w:rsidRDefault="00342A78">
          <w:pPr>
            <w:pStyle w:val="TOC2"/>
            <w:tabs>
              <w:tab w:val="clear" w:pos="780"/>
              <w:tab w:val="clear" w:pos="9627"/>
              <w:tab w:val="right" w:leader="dot" w:pos="9637"/>
            </w:tabs>
            <w:rPr>
              <w:szCs w:val="21"/>
            </w:rPr>
          </w:pPr>
          <w:hyperlink w:anchor="_Toc24851" w:history="1">
            <w:r>
              <w:rPr>
                <w:szCs w:val="21"/>
              </w:rPr>
              <w:t xml:space="preserve">4.1 </w:t>
            </w:r>
            <w:r>
              <w:rPr>
                <w:szCs w:val="21"/>
              </w:rPr>
              <w:t>测试对象</w:t>
            </w:r>
            <w:r>
              <w:rPr>
                <w:szCs w:val="21"/>
              </w:rPr>
              <w:tab/>
            </w:r>
            <w:r>
              <w:rPr>
                <w:szCs w:val="21"/>
              </w:rPr>
              <w:fldChar w:fldCharType="begin"/>
            </w:r>
            <w:r>
              <w:rPr>
                <w:szCs w:val="21"/>
              </w:rPr>
              <w:instrText xml:space="preserve"> PAGEREF _Toc24851 \h </w:instrText>
            </w:r>
            <w:r>
              <w:rPr>
                <w:szCs w:val="21"/>
              </w:rPr>
            </w:r>
            <w:r>
              <w:rPr>
                <w:szCs w:val="21"/>
              </w:rPr>
              <w:fldChar w:fldCharType="separate"/>
            </w:r>
            <w:r>
              <w:rPr>
                <w:szCs w:val="21"/>
              </w:rPr>
              <w:t>4</w:t>
            </w:r>
            <w:r>
              <w:rPr>
                <w:szCs w:val="21"/>
              </w:rPr>
              <w:fldChar w:fldCharType="end"/>
            </w:r>
          </w:hyperlink>
        </w:p>
        <w:p w14:paraId="16DB3B75" w14:textId="77777777" w:rsidR="00342A78" w:rsidRDefault="00342A78">
          <w:pPr>
            <w:pStyle w:val="TOC2"/>
            <w:tabs>
              <w:tab w:val="clear" w:pos="780"/>
              <w:tab w:val="clear" w:pos="9627"/>
              <w:tab w:val="right" w:leader="dot" w:pos="9637"/>
            </w:tabs>
            <w:rPr>
              <w:szCs w:val="21"/>
            </w:rPr>
          </w:pPr>
          <w:hyperlink w:anchor="_Toc24133" w:history="1">
            <w:r>
              <w:rPr>
                <w:szCs w:val="21"/>
              </w:rPr>
              <w:t xml:space="preserve">4.2 </w:t>
            </w:r>
            <w:r>
              <w:rPr>
                <w:szCs w:val="21"/>
              </w:rPr>
              <w:t>测试范围</w:t>
            </w:r>
            <w:r>
              <w:rPr>
                <w:szCs w:val="21"/>
              </w:rPr>
              <w:tab/>
            </w:r>
            <w:r>
              <w:rPr>
                <w:szCs w:val="21"/>
              </w:rPr>
              <w:fldChar w:fldCharType="begin"/>
            </w:r>
            <w:r>
              <w:rPr>
                <w:szCs w:val="21"/>
              </w:rPr>
              <w:instrText xml:space="preserve"> PAGEREF _Toc24133 \h </w:instrText>
            </w:r>
            <w:r>
              <w:rPr>
                <w:szCs w:val="21"/>
              </w:rPr>
            </w:r>
            <w:r>
              <w:rPr>
                <w:szCs w:val="21"/>
              </w:rPr>
              <w:fldChar w:fldCharType="separate"/>
            </w:r>
            <w:r>
              <w:rPr>
                <w:szCs w:val="21"/>
              </w:rPr>
              <w:t>6</w:t>
            </w:r>
            <w:r>
              <w:rPr>
                <w:szCs w:val="21"/>
              </w:rPr>
              <w:fldChar w:fldCharType="end"/>
            </w:r>
          </w:hyperlink>
        </w:p>
        <w:p w14:paraId="1DB7F515" w14:textId="77777777" w:rsidR="00342A78" w:rsidRDefault="00342A78">
          <w:pPr>
            <w:pStyle w:val="TOC1"/>
            <w:tabs>
              <w:tab w:val="clear" w:pos="9627"/>
              <w:tab w:val="right" w:leader="dot" w:pos="9637"/>
            </w:tabs>
            <w:ind w:firstLine="379"/>
            <w:rPr>
              <w:szCs w:val="21"/>
            </w:rPr>
          </w:pPr>
          <w:hyperlink w:anchor="_Toc29872" w:history="1">
            <w:r>
              <w:rPr>
                <w:szCs w:val="21"/>
              </w:rPr>
              <w:t xml:space="preserve">5 </w:t>
            </w:r>
            <w:r>
              <w:rPr>
                <w:szCs w:val="21"/>
              </w:rPr>
              <w:t>整体测试环境</w:t>
            </w:r>
            <w:r>
              <w:rPr>
                <w:szCs w:val="21"/>
              </w:rPr>
              <w:tab/>
            </w:r>
            <w:r>
              <w:rPr>
                <w:szCs w:val="21"/>
              </w:rPr>
              <w:fldChar w:fldCharType="begin"/>
            </w:r>
            <w:r>
              <w:rPr>
                <w:szCs w:val="21"/>
              </w:rPr>
              <w:instrText xml:space="preserve"> PAGEREF _Toc29872 \h </w:instrText>
            </w:r>
            <w:r>
              <w:rPr>
                <w:szCs w:val="21"/>
              </w:rPr>
            </w:r>
            <w:r>
              <w:rPr>
                <w:szCs w:val="21"/>
              </w:rPr>
              <w:fldChar w:fldCharType="separate"/>
            </w:r>
            <w:r>
              <w:rPr>
                <w:szCs w:val="21"/>
              </w:rPr>
              <w:t>6</w:t>
            </w:r>
            <w:r>
              <w:rPr>
                <w:szCs w:val="21"/>
              </w:rPr>
              <w:fldChar w:fldCharType="end"/>
            </w:r>
          </w:hyperlink>
        </w:p>
        <w:p w14:paraId="2341423F" w14:textId="77777777" w:rsidR="00342A78" w:rsidRDefault="00342A78">
          <w:pPr>
            <w:pStyle w:val="TOC2"/>
            <w:tabs>
              <w:tab w:val="clear" w:pos="780"/>
              <w:tab w:val="clear" w:pos="9627"/>
              <w:tab w:val="right" w:leader="dot" w:pos="9637"/>
            </w:tabs>
            <w:rPr>
              <w:szCs w:val="21"/>
            </w:rPr>
          </w:pPr>
          <w:hyperlink w:anchor="_Toc24022" w:history="1">
            <w:r>
              <w:rPr>
                <w:szCs w:val="21"/>
              </w:rPr>
              <w:t xml:space="preserve">5.1 </w:t>
            </w:r>
            <w:r>
              <w:rPr>
                <w:szCs w:val="21"/>
              </w:rPr>
              <w:t>网络拓扑图</w:t>
            </w:r>
            <w:r>
              <w:rPr>
                <w:szCs w:val="21"/>
              </w:rPr>
              <w:tab/>
            </w:r>
            <w:r>
              <w:rPr>
                <w:szCs w:val="21"/>
              </w:rPr>
              <w:fldChar w:fldCharType="begin"/>
            </w:r>
            <w:r>
              <w:rPr>
                <w:szCs w:val="21"/>
              </w:rPr>
              <w:instrText xml:space="preserve"> PAGEREF _Toc24022 \h </w:instrText>
            </w:r>
            <w:r>
              <w:rPr>
                <w:szCs w:val="21"/>
              </w:rPr>
            </w:r>
            <w:r>
              <w:rPr>
                <w:szCs w:val="21"/>
              </w:rPr>
              <w:fldChar w:fldCharType="separate"/>
            </w:r>
            <w:r>
              <w:rPr>
                <w:szCs w:val="21"/>
              </w:rPr>
              <w:t>6</w:t>
            </w:r>
            <w:r>
              <w:rPr>
                <w:szCs w:val="21"/>
              </w:rPr>
              <w:fldChar w:fldCharType="end"/>
            </w:r>
          </w:hyperlink>
        </w:p>
        <w:p w14:paraId="36DAFD56" w14:textId="77777777" w:rsidR="00342A78" w:rsidRDefault="00342A78">
          <w:pPr>
            <w:pStyle w:val="TOC2"/>
            <w:tabs>
              <w:tab w:val="clear" w:pos="780"/>
              <w:tab w:val="clear" w:pos="9627"/>
              <w:tab w:val="right" w:leader="dot" w:pos="9637"/>
            </w:tabs>
            <w:rPr>
              <w:szCs w:val="21"/>
            </w:rPr>
          </w:pPr>
          <w:hyperlink w:anchor="_Toc23007" w:history="1">
            <w:r>
              <w:rPr>
                <w:szCs w:val="21"/>
              </w:rPr>
              <w:t xml:space="preserve">5.2 </w:t>
            </w:r>
            <w:r>
              <w:rPr>
                <w:szCs w:val="21"/>
              </w:rPr>
              <w:t>软硬件配置信息</w:t>
            </w:r>
            <w:r>
              <w:rPr>
                <w:szCs w:val="21"/>
              </w:rPr>
              <w:tab/>
            </w:r>
            <w:r>
              <w:rPr>
                <w:szCs w:val="21"/>
              </w:rPr>
              <w:fldChar w:fldCharType="begin"/>
            </w:r>
            <w:r>
              <w:rPr>
                <w:szCs w:val="21"/>
              </w:rPr>
              <w:instrText xml:space="preserve"> PAGEREF _Toc23007 \h </w:instrText>
            </w:r>
            <w:r>
              <w:rPr>
                <w:szCs w:val="21"/>
              </w:rPr>
            </w:r>
            <w:r>
              <w:rPr>
                <w:szCs w:val="21"/>
              </w:rPr>
              <w:fldChar w:fldCharType="separate"/>
            </w:r>
            <w:r>
              <w:rPr>
                <w:szCs w:val="21"/>
              </w:rPr>
              <w:t>7</w:t>
            </w:r>
            <w:r>
              <w:rPr>
                <w:szCs w:val="21"/>
              </w:rPr>
              <w:fldChar w:fldCharType="end"/>
            </w:r>
          </w:hyperlink>
        </w:p>
        <w:p w14:paraId="3ABECC4B" w14:textId="77777777" w:rsidR="00342A78" w:rsidRDefault="00342A78">
          <w:pPr>
            <w:pStyle w:val="TOC1"/>
            <w:tabs>
              <w:tab w:val="clear" w:pos="9627"/>
              <w:tab w:val="right" w:leader="dot" w:pos="9637"/>
            </w:tabs>
            <w:ind w:firstLine="379"/>
            <w:rPr>
              <w:szCs w:val="21"/>
            </w:rPr>
          </w:pPr>
          <w:hyperlink w:anchor="_Toc18760" w:history="1">
            <w:r>
              <w:rPr>
                <w:szCs w:val="21"/>
              </w:rPr>
              <w:t xml:space="preserve">6 </w:t>
            </w:r>
            <w:r>
              <w:rPr>
                <w:szCs w:val="21"/>
              </w:rPr>
              <w:t>研究内容、考核指标及用例覆盖情况</w:t>
            </w:r>
            <w:r>
              <w:rPr>
                <w:szCs w:val="21"/>
              </w:rPr>
              <w:tab/>
            </w:r>
            <w:r>
              <w:rPr>
                <w:szCs w:val="21"/>
              </w:rPr>
              <w:fldChar w:fldCharType="begin"/>
            </w:r>
            <w:r>
              <w:rPr>
                <w:szCs w:val="21"/>
              </w:rPr>
              <w:instrText xml:space="preserve"> PAGEREF _Toc18760 \h </w:instrText>
            </w:r>
            <w:r>
              <w:rPr>
                <w:szCs w:val="21"/>
              </w:rPr>
            </w:r>
            <w:r>
              <w:rPr>
                <w:szCs w:val="21"/>
              </w:rPr>
              <w:fldChar w:fldCharType="separate"/>
            </w:r>
            <w:r>
              <w:rPr>
                <w:szCs w:val="21"/>
              </w:rPr>
              <w:t>8</w:t>
            </w:r>
            <w:r>
              <w:rPr>
                <w:szCs w:val="21"/>
              </w:rPr>
              <w:fldChar w:fldCharType="end"/>
            </w:r>
          </w:hyperlink>
        </w:p>
        <w:p w14:paraId="2894E593" w14:textId="77777777" w:rsidR="00342A78" w:rsidRDefault="00342A78">
          <w:pPr>
            <w:pStyle w:val="TOC1"/>
            <w:tabs>
              <w:tab w:val="clear" w:pos="9627"/>
              <w:tab w:val="right" w:leader="dot" w:pos="9637"/>
            </w:tabs>
            <w:ind w:firstLine="379"/>
            <w:rPr>
              <w:szCs w:val="21"/>
            </w:rPr>
          </w:pPr>
          <w:hyperlink w:anchor="_Toc29364" w:history="1">
            <w:r>
              <w:rPr>
                <w:szCs w:val="21"/>
              </w:rPr>
              <w:t xml:space="preserve">7 </w:t>
            </w:r>
            <w:r>
              <w:rPr>
                <w:szCs w:val="21"/>
              </w:rPr>
              <w:t>测试内容</w:t>
            </w:r>
            <w:r>
              <w:rPr>
                <w:szCs w:val="21"/>
              </w:rPr>
              <w:tab/>
            </w:r>
            <w:r>
              <w:rPr>
                <w:szCs w:val="21"/>
              </w:rPr>
              <w:fldChar w:fldCharType="begin"/>
            </w:r>
            <w:r>
              <w:rPr>
                <w:szCs w:val="21"/>
              </w:rPr>
              <w:instrText xml:space="preserve"> PAGEREF _Toc29364 \h </w:instrText>
            </w:r>
            <w:r>
              <w:rPr>
                <w:szCs w:val="21"/>
              </w:rPr>
            </w:r>
            <w:r>
              <w:rPr>
                <w:szCs w:val="21"/>
              </w:rPr>
              <w:fldChar w:fldCharType="separate"/>
            </w:r>
            <w:r>
              <w:rPr>
                <w:szCs w:val="21"/>
              </w:rPr>
              <w:t>10</w:t>
            </w:r>
            <w:r>
              <w:rPr>
                <w:szCs w:val="21"/>
              </w:rPr>
              <w:fldChar w:fldCharType="end"/>
            </w:r>
          </w:hyperlink>
        </w:p>
        <w:p w14:paraId="28E5F712" w14:textId="77777777" w:rsidR="00342A78" w:rsidRDefault="00342A78">
          <w:pPr>
            <w:pStyle w:val="TOC2"/>
            <w:tabs>
              <w:tab w:val="clear" w:pos="780"/>
              <w:tab w:val="clear" w:pos="9627"/>
              <w:tab w:val="right" w:leader="dot" w:pos="9637"/>
            </w:tabs>
            <w:rPr>
              <w:szCs w:val="21"/>
            </w:rPr>
          </w:pPr>
          <w:hyperlink w:anchor="_Toc26857" w:history="1">
            <w:r>
              <w:rPr>
                <w:szCs w:val="21"/>
              </w:rPr>
              <w:t xml:space="preserve">7.1. </w:t>
            </w:r>
            <w:r>
              <w:rPr>
                <w:rFonts w:hint="eastAsia"/>
                <w:szCs w:val="21"/>
              </w:rPr>
              <w:t>AiRE-</w:t>
            </w:r>
            <w:r>
              <w:rPr>
                <w:rFonts w:hint="eastAsia"/>
                <w:szCs w:val="21"/>
              </w:rPr>
              <w:t>智能软件系统支撑环境</w:t>
            </w:r>
            <w:r>
              <w:rPr>
                <w:szCs w:val="21"/>
              </w:rPr>
              <w:tab/>
            </w:r>
            <w:r>
              <w:rPr>
                <w:szCs w:val="21"/>
              </w:rPr>
              <w:fldChar w:fldCharType="begin"/>
            </w:r>
            <w:r>
              <w:rPr>
                <w:szCs w:val="21"/>
              </w:rPr>
              <w:instrText xml:space="preserve"> PAGEREF _Toc26857 \h </w:instrText>
            </w:r>
            <w:r>
              <w:rPr>
                <w:szCs w:val="21"/>
              </w:rPr>
            </w:r>
            <w:r>
              <w:rPr>
                <w:szCs w:val="21"/>
              </w:rPr>
              <w:fldChar w:fldCharType="separate"/>
            </w:r>
            <w:r>
              <w:rPr>
                <w:szCs w:val="21"/>
              </w:rPr>
              <w:t>10</w:t>
            </w:r>
            <w:r>
              <w:rPr>
                <w:szCs w:val="21"/>
              </w:rPr>
              <w:fldChar w:fldCharType="end"/>
            </w:r>
          </w:hyperlink>
        </w:p>
        <w:p w14:paraId="1759854E" w14:textId="77777777" w:rsidR="00342A78" w:rsidRDefault="00342A78">
          <w:pPr>
            <w:pStyle w:val="TOC3"/>
            <w:tabs>
              <w:tab w:val="clear" w:pos="1260"/>
              <w:tab w:val="clear" w:pos="9627"/>
              <w:tab w:val="right" w:leader="dot" w:pos="9637"/>
            </w:tabs>
            <w:rPr>
              <w:sz w:val="21"/>
              <w:szCs w:val="21"/>
            </w:rPr>
          </w:pPr>
          <w:hyperlink w:anchor="_Toc25231" w:history="1">
            <w:r>
              <w:rPr>
                <w:sz w:val="21"/>
                <w:szCs w:val="21"/>
              </w:rPr>
              <w:t>指标</w:t>
            </w:r>
            <w:r>
              <w:rPr>
                <w:sz w:val="21"/>
                <w:szCs w:val="21"/>
              </w:rPr>
              <w:t>1.1</w:t>
            </w:r>
            <w:r>
              <w:rPr>
                <w:rFonts w:hint="eastAsia"/>
                <w:sz w:val="21"/>
                <w:szCs w:val="21"/>
              </w:rPr>
              <w:t>支持</w:t>
            </w:r>
            <w:r>
              <w:rPr>
                <w:sz w:val="21"/>
                <w:szCs w:val="21"/>
              </w:rPr>
              <w:t>异构板卡</w:t>
            </w:r>
            <w:r>
              <w:rPr>
                <w:rFonts w:hint="eastAsia"/>
                <w:sz w:val="21"/>
                <w:szCs w:val="21"/>
              </w:rPr>
              <w:t>核心</w:t>
            </w:r>
            <w:r>
              <w:rPr>
                <w:sz w:val="21"/>
                <w:szCs w:val="21"/>
              </w:rPr>
              <w:tab/>
            </w:r>
            <w:r>
              <w:rPr>
                <w:sz w:val="21"/>
                <w:szCs w:val="21"/>
              </w:rPr>
              <w:fldChar w:fldCharType="begin"/>
            </w:r>
            <w:r>
              <w:rPr>
                <w:sz w:val="21"/>
                <w:szCs w:val="21"/>
              </w:rPr>
              <w:instrText xml:space="preserve"> PAGEREF _Toc25231 \h </w:instrText>
            </w:r>
            <w:r>
              <w:rPr>
                <w:sz w:val="21"/>
                <w:szCs w:val="21"/>
              </w:rPr>
            </w:r>
            <w:r>
              <w:rPr>
                <w:sz w:val="21"/>
                <w:szCs w:val="21"/>
              </w:rPr>
              <w:fldChar w:fldCharType="separate"/>
            </w:r>
            <w:r>
              <w:rPr>
                <w:sz w:val="21"/>
                <w:szCs w:val="21"/>
              </w:rPr>
              <w:t>11</w:t>
            </w:r>
            <w:r>
              <w:rPr>
                <w:sz w:val="21"/>
                <w:szCs w:val="21"/>
              </w:rPr>
              <w:fldChar w:fldCharType="end"/>
            </w:r>
          </w:hyperlink>
        </w:p>
        <w:p w14:paraId="7475650F" w14:textId="77777777" w:rsidR="00342A78" w:rsidRDefault="00342A78">
          <w:pPr>
            <w:pStyle w:val="TOC3"/>
            <w:tabs>
              <w:tab w:val="clear" w:pos="1260"/>
              <w:tab w:val="clear" w:pos="9627"/>
              <w:tab w:val="right" w:leader="dot" w:pos="9637"/>
            </w:tabs>
            <w:rPr>
              <w:sz w:val="21"/>
              <w:szCs w:val="21"/>
            </w:rPr>
          </w:pPr>
          <w:hyperlink w:anchor="_Toc1472" w:history="1">
            <w:r>
              <w:rPr>
                <w:sz w:val="21"/>
                <w:szCs w:val="21"/>
              </w:rPr>
              <w:t>指标</w:t>
            </w:r>
            <w:r>
              <w:rPr>
                <w:sz w:val="21"/>
                <w:szCs w:val="21"/>
              </w:rPr>
              <w:t>2.1</w:t>
            </w:r>
            <w:r>
              <w:rPr>
                <w:sz w:val="21"/>
                <w:szCs w:val="21"/>
              </w:rPr>
              <w:t>：支持深度学习框架</w:t>
            </w:r>
            <w:r>
              <w:rPr>
                <w:sz w:val="21"/>
                <w:szCs w:val="21"/>
              </w:rPr>
              <w:tab/>
            </w:r>
            <w:r>
              <w:rPr>
                <w:sz w:val="21"/>
                <w:szCs w:val="21"/>
              </w:rPr>
              <w:fldChar w:fldCharType="begin"/>
            </w:r>
            <w:r>
              <w:rPr>
                <w:sz w:val="21"/>
                <w:szCs w:val="21"/>
              </w:rPr>
              <w:instrText xml:space="preserve"> PAGEREF _Toc1472 \h </w:instrText>
            </w:r>
            <w:r>
              <w:rPr>
                <w:sz w:val="21"/>
                <w:szCs w:val="21"/>
              </w:rPr>
            </w:r>
            <w:r>
              <w:rPr>
                <w:sz w:val="21"/>
                <w:szCs w:val="21"/>
              </w:rPr>
              <w:fldChar w:fldCharType="separate"/>
            </w:r>
            <w:r>
              <w:rPr>
                <w:sz w:val="21"/>
                <w:szCs w:val="21"/>
              </w:rPr>
              <w:t>15</w:t>
            </w:r>
            <w:r>
              <w:rPr>
                <w:sz w:val="21"/>
                <w:szCs w:val="21"/>
              </w:rPr>
              <w:fldChar w:fldCharType="end"/>
            </w:r>
          </w:hyperlink>
        </w:p>
        <w:p w14:paraId="21802104" w14:textId="77777777" w:rsidR="00342A78" w:rsidRDefault="00342A78">
          <w:pPr>
            <w:pStyle w:val="TOC2"/>
            <w:tabs>
              <w:tab w:val="clear" w:pos="780"/>
              <w:tab w:val="clear" w:pos="9627"/>
              <w:tab w:val="right" w:leader="dot" w:pos="9637"/>
            </w:tabs>
            <w:rPr>
              <w:szCs w:val="21"/>
            </w:rPr>
          </w:pPr>
          <w:hyperlink w:anchor="_Toc15604" w:history="1">
            <w:r>
              <w:rPr>
                <w:szCs w:val="21"/>
              </w:rPr>
              <w:t xml:space="preserve">7.2. </w:t>
            </w:r>
            <w:r>
              <w:rPr>
                <w:rFonts w:hint="eastAsia"/>
                <w:szCs w:val="21"/>
              </w:rPr>
              <w:t>FRAME-</w:t>
            </w:r>
            <w:r>
              <w:rPr>
                <w:rFonts w:hint="eastAsia"/>
                <w:szCs w:val="21"/>
              </w:rPr>
              <w:t>嵌入式深度学习编译框架</w:t>
            </w:r>
            <w:r>
              <w:rPr>
                <w:szCs w:val="21"/>
              </w:rPr>
              <w:tab/>
            </w:r>
            <w:r>
              <w:rPr>
                <w:szCs w:val="21"/>
              </w:rPr>
              <w:fldChar w:fldCharType="begin"/>
            </w:r>
            <w:r>
              <w:rPr>
                <w:szCs w:val="21"/>
              </w:rPr>
              <w:instrText xml:space="preserve"> PAGEREF _Toc15604 \h </w:instrText>
            </w:r>
            <w:r>
              <w:rPr>
                <w:szCs w:val="21"/>
              </w:rPr>
            </w:r>
            <w:r>
              <w:rPr>
                <w:szCs w:val="21"/>
              </w:rPr>
              <w:fldChar w:fldCharType="separate"/>
            </w:r>
            <w:r>
              <w:rPr>
                <w:szCs w:val="21"/>
              </w:rPr>
              <w:t>24</w:t>
            </w:r>
            <w:r>
              <w:rPr>
                <w:szCs w:val="21"/>
              </w:rPr>
              <w:fldChar w:fldCharType="end"/>
            </w:r>
          </w:hyperlink>
        </w:p>
        <w:p w14:paraId="7E9C44E0" w14:textId="77777777" w:rsidR="00342A78" w:rsidRDefault="00342A78">
          <w:pPr>
            <w:pStyle w:val="TOC2"/>
            <w:tabs>
              <w:tab w:val="clear" w:pos="780"/>
              <w:tab w:val="clear" w:pos="9627"/>
              <w:tab w:val="right" w:leader="dot" w:pos="9637"/>
            </w:tabs>
            <w:rPr>
              <w:szCs w:val="21"/>
            </w:rPr>
          </w:pPr>
          <w:hyperlink w:anchor="_Toc367" w:history="1">
            <w:r>
              <w:rPr>
                <w:szCs w:val="21"/>
              </w:rPr>
              <w:t xml:space="preserve">7.3. </w:t>
            </w:r>
            <w:r>
              <w:rPr>
                <w:rFonts w:hint="eastAsia"/>
                <w:szCs w:val="21"/>
              </w:rPr>
              <w:t>动态特性感知的反馈编译优化机制</w:t>
            </w:r>
            <w:r>
              <w:rPr>
                <w:szCs w:val="21"/>
              </w:rPr>
              <w:tab/>
            </w:r>
            <w:r>
              <w:rPr>
                <w:szCs w:val="21"/>
              </w:rPr>
              <w:fldChar w:fldCharType="begin"/>
            </w:r>
            <w:r>
              <w:rPr>
                <w:szCs w:val="21"/>
              </w:rPr>
              <w:instrText xml:space="preserve"> PAGEREF _Toc367 \h </w:instrText>
            </w:r>
            <w:r>
              <w:rPr>
                <w:szCs w:val="21"/>
              </w:rPr>
            </w:r>
            <w:r>
              <w:rPr>
                <w:szCs w:val="21"/>
              </w:rPr>
              <w:fldChar w:fldCharType="separate"/>
            </w:r>
            <w:r>
              <w:rPr>
                <w:szCs w:val="21"/>
              </w:rPr>
              <w:t>39</w:t>
            </w:r>
            <w:r>
              <w:rPr>
                <w:szCs w:val="21"/>
              </w:rPr>
              <w:fldChar w:fldCharType="end"/>
            </w:r>
          </w:hyperlink>
        </w:p>
        <w:p w14:paraId="2E989970" w14:textId="77777777" w:rsidR="00342A78" w:rsidRDefault="00342A78">
          <w:pPr>
            <w:pStyle w:val="TOC3"/>
            <w:tabs>
              <w:tab w:val="clear" w:pos="1260"/>
              <w:tab w:val="clear" w:pos="9627"/>
              <w:tab w:val="right" w:leader="dot" w:pos="9637"/>
            </w:tabs>
            <w:rPr>
              <w:sz w:val="21"/>
              <w:szCs w:val="21"/>
            </w:rPr>
          </w:pPr>
          <w:hyperlink w:anchor="_Toc20585" w:history="1">
            <w:r>
              <w:rPr>
                <w:sz w:val="21"/>
                <w:szCs w:val="21"/>
              </w:rPr>
              <w:t>指标</w:t>
            </w:r>
            <w:r>
              <w:rPr>
                <w:sz w:val="21"/>
                <w:szCs w:val="21"/>
              </w:rPr>
              <w:t>4.1</w:t>
            </w:r>
            <w:r>
              <w:rPr>
                <w:sz w:val="21"/>
                <w:szCs w:val="21"/>
              </w:rPr>
              <w:t>深度学习编译框架，部署速度提升</w:t>
            </w:r>
            <w:r>
              <w:rPr>
                <w:sz w:val="21"/>
                <w:szCs w:val="21"/>
              </w:rPr>
              <w:tab/>
            </w:r>
            <w:r>
              <w:rPr>
                <w:sz w:val="21"/>
                <w:szCs w:val="21"/>
              </w:rPr>
              <w:fldChar w:fldCharType="begin"/>
            </w:r>
            <w:r>
              <w:rPr>
                <w:sz w:val="21"/>
                <w:szCs w:val="21"/>
              </w:rPr>
              <w:instrText xml:space="preserve"> PAGEREF _Toc20585 \h </w:instrText>
            </w:r>
            <w:r>
              <w:rPr>
                <w:sz w:val="21"/>
                <w:szCs w:val="21"/>
              </w:rPr>
            </w:r>
            <w:r>
              <w:rPr>
                <w:sz w:val="21"/>
                <w:szCs w:val="21"/>
              </w:rPr>
              <w:fldChar w:fldCharType="separate"/>
            </w:r>
            <w:r>
              <w:rPr>
                <w:sz w:val="21"/>
                <w:szCs w:val="21"/>
              </w:rPr>
              <w:t>39</w:t>
            </w:r>
            <w:r>
              <w:rPr>
                <w:sz w:val="21"/>
                <w:szCs w:val="21"/>
              </w:rPr>
              <w:fldChar w:fldCharType="end"/>
            </w:r>
          </w:hyperlink>
        </w:p>
        <w:p w14:paraId="054AB0B1" w14:textId="77777777" w:rsidR="00342A78" w:rsidRDefault="00342A78">
          <w:pPr>
            <w:pStyle w:val="TOC2"/>
            <w:tabs>
              <w:tab w:val="clear" w:pos="780"/>
              <w:tab w:val="clear" w:pos="9627"/>
              <w:tab w:val="right" w:leader="dot" w:pos="9637"/>
            </w:tabs>
            <w:rPr>
              <w:szCs w:val="21"/>
            </w:rPr>
          </w:pPr>
          <w:hyperlink w:anchor="_Toc15915" w:history="1">
            <w:r>
              <w:rPr>
                <w:szCs w:val="21"/>
              </w:rPr>
              <w:t xml:space="preserve">7.4. </w:t>
            </w:r>
            <w:r>
              <w:rPr>
                <w:rFonts w:hint="eastAsia"/>
                <w:szCs w:val="21"/>
              </w:rPr>
              <w:t>嵌入式运行智能应用部署及</w:t>
            </w:r>
            <w:r>
              <w:rPr>
                <w:rFonts w:hint="eastAsia"/>
                <w:szCs w:val="21"/>
              </w:rPr>
              <w:t>Dial</w:t>
            </w:r>
            <w:r>
              <w:rPr>
                <w:rFonts w:hint="eastAsia"/>
                <w:szCs w:val="21"/>
              </w:rPr>
              <w:t>大模型动态分区部署</w:t>
            </w:r>
            <w:r>
              <w:rPr>
                <w:szCs w:val="21"/>
              </w:rPr>
              <w:tab/>
            </w:r>
            <w:r>
              <w:rPr>
                <w:szCs w:val="21"/>
              </w:rPr>
              <w:fldChar w:fldCharType="begin"/>
            </w:r>
            <w:r>
              <w:rPr>
                <w:szCs w:val="21"/>
              </w:rPr>
              <w:instrText xml:space="preserve"> PAGEREF _Toc15915 \h </w:instrText>
            </w:r>
            <w:r>
              <w:rPr>
                <w:szCs w:val="21"/>
              </w:rPr>
            </w:r>
            <w:r>
              <w:rPr>
                <w:szCs w:val="21"/>
              </w:rPr>
              <w:fldChar w:fldCharType="separate"/>
            </w:r>
            <w:r>
              <w:rPr>
                <w:szCs w:val="21"/>
              </w:rPr>
              <w:t>57</w:t>
            </w:r>
            <w:r>
              <w:rPr>
                <w:szCs w:val="21"/>
              </w:rPr>
              <w:fldChar w:fldCharType="end"/>
            </w:r>
          </w:hyperlink>
        </w:p>
        <w:p w14:paraId="228391BE" w14:textId="77777777" w:rsidR="00342A78" w:rsidRDefault="00342A78">
          <w:pPr>
            <w:pStyle w:val="TOC3"/>
            <w:tabs>
              <w:tab w:val="clear" w:pos="1260"/>
              <w:tab w:val="clear" w:pos="9627"/>
              <w:tab w:val="right" w:leader="dot" w:pos="9637"/>
            </w:tabs>
            <w:rPr>
              <w:sz w:val="21"/>
              <w:szCs w:val="21"/>
            </w:rPr>
          </w:pPr>
          <w:hyperlink w:anchor="_Toc5385" w:history="1">
            <w:r>
              <w:rPr>
                <w:sz w:val="21"/>
                <w:szCs w:val="21"/>
              </w:rPr>
              <w:t>指标</w:t>
            </w:r>
            <w:r>
              <w:rPr>
                <w:sz w:val="21"/>
                <w:szCs w:val="21"/>
              </w:rPr>
              <w:t>3.1</w:t>
            </w:r>
            <w:r>
              <w:rPr>
                <w:sz w:val="21"/>
                <w:szCs w:val="21"/>
              </w:rPr>
              <w:t>：支持常用智能化算法</w:t>
            </w:r>
            <w:r>
              <w:rPr>
                <w:sz w:val="21"/>
                <w:szCs w:val="21"/>
              </w:rPr>
              <w:tab/>
            </w:r>
            <w:r>
              <w:rPr>
                <w:sz w:val="21"/>
                <w:szCs w:val="21"/>
              </w:rPr>
              <w:fldChar w:fldCharType="begin"/>
            </w:r>
            <w:r>
              <w:rPr>
                <w:sz w:val="21"/>
                <w:szCs w:val="21"/>
              </w:rPr>
              <w:instrText xml:space="preserve"> PAGEREF _Toc5385 \h </w:instrText>
            </w:r>
            <w:r>
              <w:rPr>
                <w:sz w:val="21"/>
                <w:szCs w:val="21"/>
              </w:rPr>
            </w:r>
            <w:r>
              <w:rPr>
                <w:sz w:val="21"/>
                <w:szCs w:val="21"/>
              </w:rPr>
              <w:fldChar w:fldCharType="separate"/>
            </w:r>
            <w:r>
              <w:rPr>
                <w:sz w:val="21"/>
                <w:szCs w:val="21"/>
              </w:rPr>
              <w:t>57</w:t>
            </w:r>
            <w:r>
              <w:rPr>
                <w:sz w:val="21"/>
                <w:szCs w:val="21"/>
              </w:rPr>
              <w:fldChar w:fldCharType="end"/>
            </w:r>
          </w:hyperlink>
        </w:p>
        <w:p w14:paraId="3D6AB46D" w14:textId="77777777" w:rsidR="00342A78" w:rsidRDefault="00342A78">
          <w:pPr>
            <w:pStyle w:val="TOC1"/>
            <w:tabs>
              <w:tab w:val="clear" w:pos="9627"/>
              <w:tab w:val="right" w:leader="dot" w:pos="9637"/>
            </w:tabs>
            <w:ind w:firstLine="379"/>
            <w:rPr>
              <w:szCs w:val="21"/>
            </w:rPr>
          </w:pPr>
          <w:hyperlink w:anchor="_Toc24430" w:history="1">
            <w:r>
              <w:rPr>
                <w:szCs w:val="21"/>
              </w:rPr>
              <w:t xml:space="preserve">8 </w:t>
            </w:r>
            <w:r>
              <w:rPr>
                <w:szCs w:val="21"/>
              </w:rPr>
              <w:t>测试判据</w:t>
            </w:r>
            <w:r>
              <w:rPr>
                <w:szCs w:val="21"/>
              </w:rPr>
              <w:tab/>
            </w:r>
            <w:r>
              <w:rPr>
                <w:szCs w:val="21"/>
              </w:rPr>
              <w:fldChar w:fldCharType="begin"/>
            </w:r>
            <w:r>
              <w:rPr>
                <w:szCs w:val="21"/>
              </w:rPr>
              <w:instrText xml:space="preserve"> PAGEREF _Toc24430 \h </w:instrText>
            </w:r>
            <w:r>
              <w:rPr>
                <w:szCs w:val="21"/>
              </w:rPr>
            </w:r>
            <w:r>
              <w:rPr>
                <w:szCs w:val="21"/>
              </w:rPr>
              <w:fldChar w:fldCharType="separate"/>
            </w:r>
            <w:r>
              <w:rPr>
                <w:szCs w:val="21"/>
              </w:rPr>
              <w:t>67</w:t>
            </w:r>
            <w:r>
              <w:rPr>
                <w:szCs w:val="21"/>
              </w:rPr>
              <w:fldChar w:fldCharType="end"/>
            </w:r>
          </w:hyperlink>
        </w:p>
        <w:p w14:paraId="4AF743E5" w14:textId="77777777" w:rsidR="00342A78" w:rsidRDefault="00342A78">
          <w:pPr>
            <w:pStyle w:val="TOC1"/>
            <w:tabs>
              <w:tab w:val="clear" w:pos="9627"/>
              <w:tab w:val="right" w:leader="dot" w:pos="9637"/>
            </w:tabs>
            <w:ind w:firstLine="379"/>
            <w:rPr>
              <w:szCs w:val="21"/>
            </w:rPr>
          </w:pPr>
          <w:hyperlink w:anchor="_Toc17645" w:history="1">
            <w:r>
              <w:rPr>
                <w:szCs w:val="21"/>
              </w:rPr>
              <w:t xml:space="preserve">9 </w:t>
            </w:r>
            <w:r>
              <w:rPr>
                <w:szCs w:val="21"/>
              </w:rPr>
              <w:t>测试组织与计划</w:t>
            </w:r>
            <w:r>
              <w:rPr>
                <w:szCs w:val="21"/>
              </w:rPr>
              <w:tab/>
            </w:r>
            <w:r>
              <w:rPr>
                <w:szCs w:val="21"/>
              </w:rPr>
              <w:fldChar w:fldCharType="begin"/>
            </w:r>
            <w:r>
              <w:rPr>
                <w:szCs w:val="21"/>
              </w:rPr>
              <w:instrText xml:space="preserve"> PAGEREF _Toc17645 \h </w:instrText>
            </w:r>
            <w:r>
              <w:rPr>
                <w:szCs w:val="21"/>
              </w:rPr>
            </w:r>
            <w:r>
              <w:rPr>
                <w:szCs w:val="21"/>
              </w:rPr>
              <w:fldChar w:fldCharType="separate"/>
            </w:r>
            <w:r>
              <w:rPr>
                <w:szCs w:val="21"/>
              </w:rPr>
              <w:t>67</w:t>
            </w:r>
            <w:r>
              <w:rPr>
                <w:szCs w:val="21"/>
              </w:rPr>
              <w:fldChar w:fldCharType="end"/>
            </w:r>
          </w:hyperlink>
        </w:p>
        <w:p w14:paraId="0E9320B2" w14:textId="77777777" w:rsidR="00342A78" w:rsidRDefault="00342A78">
          <w:pPr>
            <w:pStyle w:val="TOC1"/>
            <w:tabs>
              <w:tab w:val="clear" w:pos="9627"/>
              <w:tab w:val="right" w:leader="dot" w:pos="9637"/>
            </w:tabs>
            <w:ind w:firstLine="379"/>
            <w:rPr>
              <w:szCs w:val="21"/>
            </w:rPr>
          </w:pPr>
          <w:hyperlink w:anchor="_Toc29014" w:history="1">
            <w:r>
              <w:rPr>
                <w:szCs w:val="21"/>
              </w:rPr>
              <w:t>附录</w:t>
            </w:r>
            <w:r>
              <w:rPr>
                <w:szCs w:val="21"/>
              </w:rPr>
              <w:t>A PaddlePaddle 2.0</w:t>
            </w:r>
            <w:r>
              <w:rPr>
                <w:szCs w:val="21"/>
              </w:rPr>
              <w:t>部署速度测试脚本（关键部分）</w:t>
            </w:r>
            <w:r>
              <w:rPr>
                <w:szCs w:val="21"/>
              </w:rPr>
              <w:tab/>
            </w:r>
            <w:r>
              <w:rPr>
                <w:szCs w:val="21"/>
              </w:rPr>
              <w:fldChar w:fldCharType="begin"/>
            </w:r>
            <w:r>
              <w:rPr>
                <w:szCs w:val="21"/>
              </w:rPr>
              <w:instrText xml:space="preserve"> PAGEREF _Toc29014 \h </w:instrText>
            </w:r>
            <w:r>
              <w:rPr>
                <w:szCs w:val="21"/>
              </w:rPr>
            </w:r>
            <w:r>
              <w:rPr>
                <w:szCs w:val="21"/>
              </w:rPr>
              <w:fldChar w:fldCharType="separate"/>
            </w:r>
            <w:r>
              <w:rPr>
                <w:szCs w:val="21"/>
              </w:rPr>
              <w:t>69</w:t>
            </w:r>
            <w:r>
              <w:rPr>
                <w:szCs w:val="21"/>
              </w:rPr>
              <w:fldChar w:fldCharType="end"/>
            </w:r>
          </w:hyperlink>
        </w:p>
        <w:p w14:paraId="257E4798" w14:textId="77777777" w:rsidR="00342A78" w:rsidRDefault="00342A78">
          <w:pPr>
            <w:pStyle w:val="TOC2"/>
            <w:tabs>
              <w:tab w:val="clear" w:pos="780"/>
              <w:tab w:val="clear" w:pos="9627"/>
              <w:tab w:val="right" w:leader="dot" w:pos="9637"/>
            </w:tabs>
            <w:rPr>
              <w:szCs w:val="21"/>
            </w:rPr>
          </w:pPr>
          <w:hyperlink w:anchor="_Toc5273" w:history="1">
            <w:r>
              <w:rPr>
                <w:szCs w:val="21"/>
              </w:rPr>
              <w:t xml:space="preserve">A.1  </w:t>
            </w:r>
            <w:r>
              <w:rPr>
                <w:szCs w:val="21"/>
              </w:rPr>
              <w:t>脚本及用途</w:t>
            </w:r>
            <w:r>
              <w:rPr>
                <w:szCs w:val="21"/>
              </w:rPr>
              <w:tab/>
            </w:r>
            <w:r>
              <w:rPr>
                <w:szCs w:val="21"/>
              </w:rPr>
              <w:fldChar w:fldCharType="begin"/>
            </w:r>
            <w:r>
              <w:rPr>
                <w:szCs w:val="21"/>
              </w:rPr>
              <w:instrText xml:space="preserve"> PAGEREF _Toc5273 \h </w:instrText>
            </w:r>
            <w:r>
              <w:rPr>
                <w:szCs w:val="21"/>
              </w:rPr>
            </w:r>
            <w:r>
              <w:rPr>
                <w:szCs w:val="21"/>
              </w:rPr>
              <w:fldChar w:fldCharType="separate"/>
            </w:r>
            <w:r>
              <w:rPr>
                <w:szCs w:val="21"/>
              </w:rPr>
              <w:t>69</w:t>
            </w:r>
            <w:r>
              <w:rPr>
                <w:szCs w:val="21"/>
              </w:rPr>
              <w:fldChar w:fldCharType="end"/>
            </w:r>
          </w:hyperlink>
        </w:p>
        <w:p w14:paraId="604DAE9B" w14:textId="77777777" w:rsidR="00342A78" w:rsidRDefault="00342A78">
          <w:pPr>
            <w:pStyle w:val="TOC2"/>
            <w:tabs>
              <w:tab w:val="clear" w:pos="780"/>
              <w:tab w:val="clear" w:pos="9627"/>
              <w:tab w:val="right" w:leader="dot" w:pos="9637"/>
            </w:tabs>
            <w:rPr>
              <w:szCs w:val="21"/>
            </w:rPr>
          </w:pPr>
          <w:hyperlink w:anchor="_Toc13255" w:history="1">
            <w:r>
              <w:rPr>
                <w:szCs w:val="21"/>
              </w:rPr>
              <w:t xml:space="preserve">A.2  </w:t>
            </w:r>
            <w:r>
              <w:rPr>
                <w:szCs w:val="21"/>
              </w:rPr>
              <w:t>板端性能状态固定</w:t>
            </w:r>
            <w:r>
              <w:rPr>
                <w:szCs w:val="21"/>
              </w:rPr>
              <w:tab/>
            </w:r>
            <w:r>
              <w:rPr>
                <w:szCs w:val="21"/>
              </w:rPr>
              <w:fldChar w:fldCharType="begin"/>
            </w:r>
            <w:r>
              <w:rPr>
                <w:szCs w:val="21"/>
              </w:rPr>
              <w:instrText xml:space="preserve"> PAGEREF _Toc13255 \h </w:instrText>
            </w:r>
            <w:r>
              <w:rPr>
                <w:szCs w:val="21"/>
              </w:rPr>
            </w:r>
            <w:r>
              <w:rPr>
                <w:szCs w:val="21"/>
              </w:rPr>
              <w:fldChar w:fldCharType="separate"/>
            </w:r>
            <w:r>
              <w:rPr>
                <w:szCs w:val="21"/>
              </w:rPr>
              <w:t>69</w:t>
            </w:r>
            <w:r>
              <w:rPr>
                <w:szCs w:val="21"/>
              </w:rPr>
              <w:fldChar w:fldCharType="end"/>
            </w:r>
          </w:hyperlink>
        </w:p>
        <w:p w14:paraId="559DAAEF" w14:textId="77777777" w:rsidR="00342A78" w:rsidRDefault="00342A78">
          <w:pPr>
            <w:pStyle w:val="TOC2"/>
            <w:tabs>
              <w:tab w:val="clear" w:pos="780"/>
              <w:tab w:val="clear" w:pos="9627"/>
              <w:tab w:val="right" w:leader="dot" w:pos="9637"/>
            </w:tabs>
            <w:rPr>
              <w:szCs w:val="21"/>
            </w:rPr>
          </w:pPr>
          <w:hyperlink w:anchor="_Toc29708" w:history="1">
            <w:r>
              <w:rPr>
                <w:szCs w:val="21"/>
              </w:rPr>
              <w:t xml:space="preserve">A.3  </w:t>
            </w:r>
            <w:r>
              <w:rPr>
                <w:szCs w:val="21"/>
              </w:rPr>
              <w:t>固定测试子集导出</w:t>
            </w:r>
            <w:r>
              <w:rPr>
                <w:szCs w:val="21"/>
              </w:rPr>
              <w:tab/>
            </w:r>
            <w:r>
              <w:rPr>
                <w:szCs w:val="21"/>
              </w:rPr>
              <w:fldChar w:fldCharType="begin"/>
            </w:r>
            <w:r>
              <w:rPr>
                <w:szCs w:val="21"/>
              </w:rPr>
              <w:instrText xml:space="preserve"> PAGEREF _Toc29708 \h </w:instrText>
            </w:r>
            <w:r>
              <w:rPr>
                <w:szCs w:val="21"/>
              </w:rPr>
            </w:r>
            <w:r>
              <w:rPr>
                <w:szCs w:val="21"/>
              </w:rPr>
              <w:fldChar w:fldCharType="separate"/>
            </w:r>
            <w:r>
              <w:rPr>
                <w:szCs w:val="21"/>
              </w:rPr>
              <w:t>70</w:t>
            </w:r>
            <w:r>
              <w:rPr>
                <w:szCs w:val="21"/>
              </w:rPr>
              <w:fldChar w:fldCharType="end"/>
            </w:r>
          </w:hyperlink>
        </w:p>
        <w:p w14:paraId="1BC1B5CE" w14:textId="77777777" w:rsidR="00342A78" w:rsidRDefault="00342A78">
          <w:pPr>
            <w:pStyle w:val="TOC2"/>
            <w:tabs>
              <w:tab w:val="clear" w:pos="780"/>
              <w:tab w:val="clear" w:pos="9627"/>
              <w:tab w:val="right" w:leader="dot" w:pos="9637"/>
            </w:tabs>
            <w:rPr>
              <w:szCs w:val="21"/>
            </w:rPr>
          </w:pPr>
          <w:hyperlink w:anchor="_Toc28614" w:history="1">
            <w:r>
              <w:rPr>
                <w:szCs w:val="21"/>
              </w:rPr>
              <w:t xml:space="preserve">A.4  </w:t>
            </w:r>
            <w:r>
              <w:rPr>
                <w:szCs w:val="21"/>
              </w:rPr>
              <w:t>板端运行环境与模型部署</w:t>
            </w:r>
            <w:r>
              <w:rPr>
                <w:szCs w:val="21"/>
              </w:rPr>
              <w:tab/>
            </w:r>
            <w:r>
              <w:rPr>
                <w:szCs w:val="21"/>
              </w:rPr>
              <w:fldChar w:fldCharType="begin"/>
            </w:r>
            <w:r>
              <w:rPr>
                <w:szCs w:val="21"/>
              </w:rPr>
              <w:instrText xml:space="preserve"> PAGEREF _Toc28614 \h </w:instrText>
            </w:r>
            <w:r>
              <w:rPr>
                <w:szCs w:val="21"/>
              </w:rPr>
            </w:r>
            <w:r>
              <w:rPr>
                <w:szCs w:val="21"/>
              </w:rPr>
              <w:fldChar w:fldCharType="separate"/>
            </w:r>
            <w:r>
              <w:rPr>
                <w:szCs w:val="21"/>
              </w:rPr>
              <w:t>71</w:t>
            </w:r>
            <w:r>
              <w:rPr>
                <w:szCs w:val="21"/>
              </w:rPr>
              <w:fldChar w:fldCharType="end"/>
            </w:r>
          </w:hyperlink>
        </w:p>
        <w:p w14:paraId="56F20A95" w14:textId="77777777" w:rsidR="00342A78" w:rsidRDefault="00342A78">
          <w:pPr>
            <w:pStyle w:val="TOC2"/>
            <w:tabs>
              <w:tab w:val="clear" w:pos="780"/>
              <w:tab w:val="clear" w:pos="9627"/>
              <w:tab w:val="right" w:leader="dot" w:pos="9637"/>
            </w:tabs>
            <w:rPr>
              <w:szCs w:val="21"/>
            </w:rPr>
          </w:pPr>
          <w:hyperlink w:anchor="_Toc17705" w:history="1">
            <w:r>
              <w:rPr>
                <w:szCs w:val="21"/>
              </w:rPr>
              <w:t xml:space="preserve">A.5  </w:t>
            </w:r>
            <w:r>
              <w:rPr>
                <w:szCs w:val="21"/>
              </w:rPr>
              <w:t>统一对比测试入口</w:t>
            </w:r>
            <w:r>
              <w:rPr>
                <w:szCs w:val="21"/>
              </w:rPr>
              <w:tab/>
            </w:r>
            <w:r>
              <w:rPr>
                <w:szCs w:val="21"/>
              </w:rPr>
              <w:fldChar w:fldCharType="begin"/>
            </w:r>
            <w:r>
              <w:rPr>
                <w:szCs w:val="21"/>
              </w:rPr>
              <w:instrText xml:space="preserve"> PAGEREF _Toc17705 \h </w:instrText>
            </w:r>
            <w:r>
              <w:rPr>
                <w:szCs w:val="21"/>
              </w:rPr>
            </w:r>
            <w:r>
              <w:rPr>
                <w:szCs w:val="21"/>
              </w:rPr>
              <w:fldChar w:fldCharType="separate"/>
            </w:r>
            <w:r>
              <w:rPr>
                <w:szCs w:val="21"/>
              </w:rPr>
              <w:t>72</w:t>
            </w:r>
            <w:r>
              <w:rPr>
                <w:szCs w:val="21"/>
              </w:rPr>
              <w:fldChar w:fldCharType="end"/>
            </w:r>
          </w:hyperlink>
        </w:p>
        <w:p w14:paraId="6EC3767A" w14:textId="77777777" w:rsidR="00342A78" w:rsidRDefault="00342A78">
          <w:pPr>
            <w:pStyle w:val="TOC2"/>
            <w:tabs>
              <w:tab w:val="clear" w:pos="780"/>
              <w:tab w:val="clear" w:pos="9627"/>
              <w:tab w:val="right" w:leader="dot" w:pos="9637"/>
            </w:tabs>
            <w:rPr>
              <w:szCs w:val="21"/>
            </w:rPr>
          </w:pPr>
          <w:hyperlink w:anchor="_Toc12472" w:history="1">
            <w:r>
              <w:rPr>
                <w:szCs w:val="21"/>
              </w:rPr>
              <w:t xml:space="preserve">A.6  </w:t>
            </w:r>
            <w:r>
              <w:rPr>
                <w:szCs w:val="21"/>
              </w:rPr>
              <w:t>固定输入计时及统计</w:t>
            </w:r>
            <w:r>
              <w:rPr>
                <w:szCs w:val="21"/>
              </w:rPr>
              <w:tab/>
            </w:r>
            <w:r>
              <w:rPr>
                <w:szCs w:val="21"/>
              </w:rPr>
              <w:fldChar w:fldCharType="begin"/>
            </w:r>
            <w:r>
              <w:rPr>
                <w:szCs w:val="21"/>
              </w:rPr>
              <w:instrText xml:space="preserve"> PAGEREF _Toc12472 \h </w:instrText>
            </w:r>
            <w:r>
              <w:rPr>
                <w:szCs w:val="21"/>
              </w:rPr>
            </w:r>
            <w:r>
              <w:rPr>
                <w:szCs w:val="21"/>
              </w:rPr>
              <w:fldChar w:fldCharType="separate"/>
            </w:r>
            <w:r>
              <w:rPr>
                <w:szCs w:val="21"/>
              </w:rPr>
              <w:t>72</w:t>
            </w:r>
            <w:r>
              <w:rPr>
                <w:szCs w:val="21"/>
              </w:rPr>
              <w:fldChar w:fldCharType="end"/>
            </w:r>
          </w:hyperlink>
        </w:p>
        <w:p w14:paraId="4A9DAC4C" w14:textId="77777777" w:rsidR="00342A78" w:rsidRDefault="00342A78">
          <w:pPr>
            <w:pStyle w:val="TOC2"/>
            <w:tabs>
              <w:tab w:val="clear" w:pos="780"/>
              <w:tab w:val="clear" w:pos="9627"/>
              <w:tab w:val="right" w:leader="dot" w:pos="9637"/>
            </w:tabs>
            <w:rPr>
              <w:szCs w:val="21"/>
            </w:rPr>
          </w:pPr>
          <w:hyperlink w:anchor="_Toc6805" w:history="1">
            <w:r>
              <w:rPr>
                <w:szCs w:val="21"/>
              </w:rPr>
              <w:t xml:space="preserve">A.7  </w:t>
            </w:r>
            <w:r>
              <w:rPr>
                <w:szCs w:val="21"/>
              </w:rPr>
              <w:t>各测试用例模型参数</w:t>
            </w:r>
            <w:r>
              <w:rPr>
                <w:szCs w:val="21"/>
              </w:rPr>
              <w:tab/>
            </w:r>
            <w:r>
              <w:rPr>
                <w:szCs w:val="21"/>
              </w:rPr>
              <w:fldChar w:fldCharType="begin"/>
            </w:r>
            <w:r>
              <w:rPr>
                <w:szCs w:val="21"/>
              </w:rPr>
              <w:instrText xml:space="preserve"> PAGEREF _Toc6805 \h </w:instrText>
            </w:r>
            <w:r>
              <w:rPr>
                <w:szCs w:val="21"/>
              </w:rPr>
            </w:r>
            <w:r>
              <w:rPr>
                <w:szCs w:val="21"/>
              </w:rPr>
              <w:fldChar w:fldCharType="separate"/>
            </w:r>
            <w:r>
              <w:rPr>
                <w:szCs w:val="21"/>
              </w:rPr>
              <w:t>74</w:t>
            </w:r>
            <w:r>
              <w:rPr>
                <w:szCs w:val="21"/>
              </w:rPr>
              <w:fldChar w:fldCharType="end"/>
            </w:r>
          </w:hyperlink>
        </w:p>
        <w:p w14:paraId="08BF063D" w14:textId="77777777" w:rsidR="00342A78" w:rsidRDefault="00342A78">
          <w:pPr>
            <w:pStyle w:val="TOC2"/>
            <w:tabs>
              <w:tab w:val="clear" w:pos="780"/>
              <w:tab w:val="clear" w:pos="9627"/>
              <w:tab w:val="right" w:leader="dot" w:pos="9637"/>
            </w:tabs>
          </w:pPr>
          <w:hyperlink w:anchor="_Toc18519" w:history="1">
            <w:r>
              <w:rPr>
                <w:szCs w:val="21"/>
              </w:rPr>
              <w:t>A.8  SD1.5 LCM</w:t>
            </w:r>
            <w:r>
              <w:rPr>
                <w:szCs w:val="21"/>
              </w:rPr>
              <w:t>端到端测试</w:t>
            </w:r>
            <w:r>
              <w:rPr>
                <w:szCs w:val="21"/>
              </w:rPr>
              <w:tab/>
            </w:r>
            <w:r>
              <w:rPr>
                <w:szCs w:val="21"/>
              </w:rPr>
              <w:fldChar w:fldCharType="begin"/>
            </w:r>
            <w:r>
              <w:rPr>
                <w:szCs w:val="21"/>
              </w:rPr>
              <w:instrText xml:space="preserve"> PAGEREF _Toc18519 \h </w:instrText>
            </w:r>
            <w:r>
              <w:rPr>
                <w:szCs w:val="21"/>
              </w:rPr>
            </w:r>
            <w:r>
              <w:rPr>
                <w:szCs w:val="21"/>
              </w:rPr>
              <w:fldChar w:fldCharType="separate"/>
            </w:r>
            <w:r>
              <w:rPr>
                <w:szCs w:val="21"/>
              </w:rPr>
              <w:t>74</w:t>
            </w:r>
            <w:r>
              <w:rPr>
                <w:szCs w:val="21"/>
              </w:rPr>
              <w:fldChar w:fldCharType="end"/>
            </w:r>
          </w:hyperlink>
        </w:p>
        <w:p w14:paraId="40E824F1" w14:textId="77777777" w:rsidR="00342A78" w:rsidRDefault="00000000">
          <w:pPr>
            <w:spacing w:line="480" w:lineRule="auto"/>
            <w:rPr>
              <w:lang w:val="zh-CN"/>
            </w:rPr>
          </w:pPr>
          <w:r>
            <w:rPr>
              <w:bCs/>
              <w:szCs w:val="32"/>
              <w:lang w:val="zh-CN"/>
            </w:rPr>
            <w:fldChar w:fldCharType="end"/>
          </w:r>
        </w:p>
      </w:sdtContent>
    </w:sdt>
    <w:p w14:paraId="24DE0B04" w14:textId="77777777" w:rsidR="00342A78" w:rsidRDefault="00000000">
      <w:pPr>
        <w:widowControl/>
        <w:jc w:val="left"/>
        <w:rPr>
          <w:b/>
          <w:bCs/>
          <w:kern w:val="44"/>
          <w:sz w:val="32"/>
          <w:szCs w:val="32"/>
        </w:rPr>
      </w:pPr>
      <w:bookmarkStart w:id="0" w:name="_Toc374372936"/>
      <w:bookmarkStart w:id="1" w:name="_Toc369514946"/>
      <w:r>
        <w:rPr>
          <w:sz w:val="32"/>
          <w:szCs w:val="32"/>
        </w:rPr>
        <w:br w:type="page"/>
      </w:r>
    </w:p>
    <w:p w14:paraId="75596DA5" w14:textId="77777777" w:rsidR="00342A78" w:rsidRDefault="00000000">
      <w:pPr>
        <w:pStyle w:val="10"/>
        <w:numPr>
          <w:ilvl w:val="0"/>
          <w:numId w:val="15"/>
        </w:numPr>
        <w:spacing w:before="200" w:after="160" w:line="360" w:lineRule="auto"/>
        <w:rPr>
          <w:sz w:val="32"/>
          <w:szCs w:val="32"/>
        </w:rPr>
      </w:pPr>
      <w:bookmarkStart w:id="2" w:name="_Toc1322"/>
      <w:r>
        <w:rPr>
          <w:sz w:val="32"/>
          <w:szCs w:val="32"/>
        </w:rPr>
        <w:lastRenderedPageBreak/>
        <w:t>测试目的</w:t>
      </w:r>
      <w:bookmarkEnd w:id="0"/>
      <w:bookmarkEnd w:id="1"/>
      <w:bookmarkEnd w:id="2"/>
    </w:p>
    <w:p w14:paraId="02D040F1" w14:textId="77777777" w:rsidR="00342A78" w:rsidRDefault="00000000">
      <w:pPr>
        <w:spacing w:line="360" w:lineRule="auto"/>
        <w:ind w:firstLine="420"/>
        <w:rPr>
          <w:color w:val="000000" w:themeColor="text1"/>
          <w:sz w:val="24"/>
        </w:rPr>
      </w:pPr>
      <w:r>
        <w:rPr>
          <w:color w:val="000000"/>
          <w:sz w:val="24"/>
        </w:rPr>
        <w:t>针对湖南大学牵头，联合中山大学、北京航空航天大学、中国科学院计算技术研究所、华为技术有限公司共同承担的国家重点研发计划</w:t>
      </w:r>
      <w:r>
        <w:rPr>
          <w:color w:val="000000"/>
          <w:sz w:val="24"/>
        </w:rPr>
        <w:t>“</w:t>
      </w:r>
      <w:r>
        <w:rPr>
          <w:color w:val="000000"/>
          <w:sz w:val="24"/>
        </w:rPr>
        <w:t>高安全强实时嵌入式智能软件系统</w:t>
      </w:r>
      <w:r>
        <w:rPr>
          <w:color w:val="000000"/>
          <w:sz w:val="24"/>
        </w:rPr>
        <w:t>”</w:t>
      </w:r>
      <w:r>
        <w:rPr>
          <w:color w:val="000000"/>
          <w:sz w:val="24"/>
        </w:rPr>
        <w:t>项目中</w:t>
      </w:r>
      <w:r>
        <w:rPr>
          <w:color w:val="000000"/>
          <w:sz w:val="24"/>
        </w:rPr>
        <w:t>“</w:t>
      </w:r>
      <w:r>
        <w:rPr>
          <w:color w:val="000000"/>
          <w:sz w:val="24"/>
        </w:rPr>
        <w:t>嵌入式智能软件环境及深度编译框架</w:t>
      </w:r>
      <w:r>
        <w:rPr>
          <w:color w:val="000000"/>
          <w:sz w:val="24"/>
        </w:rPr>
        <w:t>”</w:t>
      </w:r>
      <w:r>
        <w:rPr>
          <w:color w:val="000000"/>
          <w:sz w:val="24"/>
        </w:rPr>
        <w:t>课题的课题成果</w:t>
      </w:r>
      <w:r>
        <w:rPr>
          <w:color w:val="000000"/>
          <w:sz w:val="24"/>
        </w:rPr>
        <w:t>“</w:t>
      </w:r>
      <w:r>
        <w:rPr>
          <w:color w:val="000000"/>
          <w:sz w:val="24"/>
        </w:rPr>
        <w:t>嵌入式软件环境和深度学习编译框架</w:t>
      </w:r>
      <w:r>
        <w:rPr>
          <w:color w:val="000000"/>
          <w:sz w:val="24"/>
        </w:rPr>
        <w:t>”</w:t>
      </w:r>
      <w:r>
        <w:rPr>
          <w:color w:val="000000"/>
          <w:sz w:val="24"/>
        </w:rPr>
        <w:t>从功能性、性能效率</w:t>
      </w:r>
      <w:r>
        <w:rPr>
          <w:rFonts w:hint="eastAsia"/>
          <w:color w:val="000000"/>
          <w:sz w:val="24"/>
        </w:rPr>
        <w:t>等</w:t>
      </w:r>
      <w:r>
        <w:rPr>
          <w:color w:val="000000"/>
          <w:sz w:val="24"/>
        </w:rPr>
        <w:t>方面对指定技术指标进行课题</w:t>
      </w:r>
      <w:r>
        <w:rPr>
          <w:rFonts w:hint="eastAsia"/>
          <w:color w:val="000000"/>
          <w:sz w:val="24"/>
        </w:rPr>
        <w:t>结题</w:t>
      </w:r>
      <w:r>
        <w:rPr>
          <w:color w:val="000000"/>
          <w:sz w:val="24"/>
        </w:rPr>
        <w:t>检查验收测试。</w:t>
      </w:r>
    </w:p>
    <w:p w14:paraId="0A58038B" w14:textId="77777777" w:rsidR="00342A78" w:rsidRDefault="00000000">
      <w:pPr>
        <w:pStyle w:val="10"/>
        <w:numPr>
          <w:ilvl w:val="0"/>
          <w:numId w:val="15"/>
        </w:numPr>
        <w:spacing w:before="200" w:after="160" w:line="360" w:lineRule="auto"/>
        <w:rPr>
          <w:sz w:val="32"/>
          <w:szCs w:val="32"/>
        </w:rPr>
      </w:pPr>
      <w:bookmarkStart w:id="3" w:name="_Toc369514947"/>
      <w:bookmarkStart w:id="4" w:name="_Toc374372937"/>
      <w:bookmarkStart w:id="5" w:name="_Toc23656"/>
      <w:r>
        <w:rPr>
          <w:sz w:val="32"/>
          <w:szCs w:val="32"/>
        </w:rPr>
        <w:t>测试依据</w:t>
      </w:r>
      <w:bookmarkEnd w:id="3"/>
      <w:bookmarkEnd w:id="4"/>
      <w:bookmarkEnd w:id="5"/>
    </w:p>
    <w:tbl>
      <w:tblPr>
        <w:tblW w:w="865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18"/>
        <w:gridCol w:w="3402"/>
        <w:gridCol w:w="851"/>
        <w:gridCol w:w="1134"/>
        <w:gridCol w:w="2553"/>
      </w:tblGrid>
      <w:tr w:rsidR="00342A78" w14:paraId="45B873D1" w14:textId="77777777">
        <w:trPr>
          <w:trHeight w:val="502"/>
          <w:tblHeader/>
          <w:jc w:val="center"/>
        </w:trPr>
        <w:tc>
          <w:tcPr>
            <w:tcW w:w="718" w:type="dxa"/>
            <w:vAlign w:val="center"/>
          </w:tcPr>
          <w:p w14:paraId="6D8CA27E" w14:textId="77777777" w:rsidR="00342A78" w:rsidRDefault="00000000">
            <w:pPr>
              <w:spacing w:line="360" w:lineRule="auto"/>
              <w:jc w:val="center"/>
              <w:rPr>
                <w:b/>
                <w:sz w:val="22"/>
                <w:szCs w:val="22"/>
              </w:rPr>
            </w:pPr>
            <w:r>
              <w:rPr>
                <w:b/>
                <w:sz w:val="22"/>
                <w:szCs w:val="22"/>
              </w:rPr>
              <w:t>序号</w:t>
            </w:r>
          </w:p>
        </w:tc>
        <w:tc>
          <w:tcPr>
            <w:tcW w:w="3402" w:type="dxa"/>
            <w:vAlign w:val="center"/>
          </w:tcPr>
          <w:p w14:paraId="4742B90B" w14:textId="77777777" w:rsidR="00342A78" w:rsidRDefault="00000000">
            <w:pPr>
              <w:spacing w:line="360" w:lineRule="auto"/>
              <w:jc w:val="center"/>
              <w:rPr>
                <w:b/>
                <w:sz w:val="22"/>
                <w:szCs w:val="22"/>
              </w:rPr>
            </w:pPr>
            <w:r>
              <w:rPr>
                <w:b/>
                <w:sz w:val="22"/>
                <w:szCs w:val="22"/>
              </w:rPr>
              <w:t>名称</w:t>
            </w:r>
          </w:p>
        </w:tc>
        <w:tc>
          <w:tcPr>
            <w:tcW w:w="851" w:type="dxa"/>
            <w:vAlign w:val="center"/>
          </w:tcPr>
          <w:p w14:paraId="65C1C0AC" w14:textId="77777777" w:rsidR="00342A78" w:rsidRDefault="00000000">
            <w:pPr>
              <w:spacing w:line="360" w:lineRule="auto"/>
              <w:jc w:val="center"/>
              <w:rPr>
                <w:b/>
                <w:sz w:val="22"/>
                <w:szCs w:val="22"/>
              </w:rPr>
            </w:pPr>
            <w:r>
              <w:rPr>
                <w:b/>
                <w:sz w:val="22"/>
                <w:szCs w:val="22"/>
              </w:rPr>
              <w:t>版本</w:t>
            </w:r>
          </w:p>
        </w:tc>
        <w:tc>
          <w:tcPr>
            <w:tcW w:w="1134" w:type="dxa"/>
            <w:vAlign w:val="center"/>
          </w:tcPr>
          <w:p w14:paraId="550972FB" w14:textId="77777777" w:rsidR="00342A78" w:rsidRDefault="00000000">
            <w:pPr>
              <w:spacing w:line="360" w:lineRule="auto"/>
              <w:jc w:val="center"/>
              <w:rPr>
                <w:b/>
                <w:sz w:val="22"/>
                <w:szCs w:val="22"/>
              </w:rPr>
            </w:pPr>
            <w:r>
              <w:rPr>
                <w:b/>
                <w:sz w:val="22"/>
                <w:szCs w:val="22"/>
              </w:rPr>
              <w:t>发布日期</w:t>
            </w:r>
          </w:p>
        </w:tc>
        <w:tc>
          <w:tcPr>
            <w:tcW w:w="2553" w:type="dxa"/>
            <w:vAlign w:val="center"/>
          </w:tcPr>
          <w:p w14:paraId="668CE19F" w14:textId="77777777" w:rsidR="00342A78" w:rsidRDefault="00000000">
            <w:pPr>
              <w:spacing w:line="360" w:lineRule="auto"/>
              <w:jc w:val="center"/>
              <w:rPr>
                <w:b/>
                <w:sz w:val="22"/>
                <w:szCs w:val="22"/>
              </w:rPr>
            </w:pPr>
            <w:r>
              <w:rPr>
                <w:b/>
                <w:sz w:val="22"/>
                <w:szCs w:val="22"/>
              </w:rPr>
              <w:t>来源</w:t>
            </w:r>
          </w:p>
        </w:tc>
      </w:tr>
      <w:tr w:rsidR="00342A78" w14:paraId="0E72A41A" w14:textId="77777777">
        <w:trPr>
          <w:trHeight w:val="758"/>
          <w:jc w:val="center"/>
        </w:trPr>
        <w:tc>
          <w:tcPr>
            <w:tcW w:w="718" w:type="dxa"/>
            <w:vAlign w:val="center"/>
          </w:tcPr>
          <w:p w14:paraId="503FF7B6" w14:textId="77777777" w:rsidR="00342A78" w:rsidRDefault="00342A78">
            <w:pPr>
              <w:pStyle w:val="45"/>
              <w:numPr>
                <w:ilvl w:val="0"/>
                <w:numId w:val="16"/>
              </w:numPr>
              <w:spacing w:line="360" w:lineRule="auto"/>
              <w:jc w:val="center"/>
              <w:rPr>
                <w:spacing w:val="0"/>
                <w:sz w:val="22"/>
                <w:szCs w:val="22"/>
              </w:rPr>
            </w:pPr>
          </w:p>
        </w:tc>
        <w:tc>
          <w:tcPr>
            <w:tcW w:w="3402" w:type="dxa"/>
            <w:vAlign w:val="center"/>
          </w:tcPr>
          <w:p w14:paraId="410ED257" w14:textId="77777777" w:rsidR="00342A78" w:rsidRDefault="00000000">
            <w:pPr>
              <w:pStyle w:val="45"/>
              <w:spacing w:line="360" w:lineRule="auto"/>
              <w:rPr>
                <w:spacing w:val="0"/>
                <w:sz w:val="22"/>
                <w:szCs w:val="22"/>
              </w:rPr>
            </w:pPr>
            <w:r>
              <w:rPr>
                <w:bCs/>
                <w:sz w:val="22"/>
                <w:szCs w:val="28"/>
              </w:rPr>
              <w:t>GB/T25000.51-2016</w:t>
            </w:r>
            <w:r>
              <w:rPr>
                <w:bCs/>
                <w:sz w:val="22"/>
                <w:szCs w:val="28"/>
              </w:rPr>
              <w:t>系统与软件工程</w:t>
            </w:r>
            <w:r>
              <w:rPr>
                <w:bCs/>
                <w:sz w:val="22"/>
                <w:szCs w:val="28"/>
              </w:rPr>
              <w:t xml:space="preserve"> </w:t>
            </w:r>
            <w:r>
              <w:rPr>
                <w:bCs/>
                <w:sz w:val="22"/>
                <w:szCs w:val="28"/>
              </w:rPr>
              <w:t>系统与软件质量要求和评价（</w:t>
            </w:r>
            <w:r>
              <w:rPr>
                <w:bCs/>
                <w:sz w:val="22"/>
                <w:szCs w:val="28"/>
              </w:rPr>
              <w:t>SQuaRE</w:t>
            </w:r>
            <w:r>
              <w:rPr>
                <w:bCs/>
                <w:sz w:val="22"/>
                <w:szCs w:val="28"/>
              </w:rPr>
              <w:t>）第</w:t>
            </w:r>
            <w:r>
              <w:rPr>
                <w:bCs/>
                <w:sz w:val="22"/>
                <w:szCs w:val="28"/>
              </w:rPr>
              <w:t>51</w:t>
            </w:r>
            <w:r>
              <w:rPr>
                <w:bCs/>
                <w:sz w:val="22"/>
                <w:szCs w:val="28"/>
              </w:rPr>
              <w:t>部分：就绪可用软件产品（</w:t>
            </w:r>
            <w:r>
              <w:rPr>
                <w:bCs/>
                <w:sz w:val="22"/>
                <w:szCs w:val="28"/>
              </w:rPr>
              <w:t>RUSP</w:t>
            </w:r>
            <w:r>
              <w:rPr>
                <w:bCs/>
                <w:sz w:val="22"/>
                <w:szCs w:val="28"/>
              </w:rPr>
              <w:t>）的质量要求和测试细则</w:t>
            </w:r>
          </w:p>
        </w:tc>
        <w:tc>
          <w:tcPr>
            <w:tcW w:w="851" w:type="dxa"/>
            <w:vAlign w:val="center"/>
          </w:tcPr>
          <w:p w14:paraId="70A8298C" w14:textId="77777777" w:rsidR="00342A78" w:rsidRDefault="00000000">
            <w:pPr>
              <w:spacing w:line="360" w:lineRule="auto"/>
              <w:jc w:val="center"/>
              <w:rPr>
                <w:sz w:val="22"/>
                <w:szCs w:val="22"/>
              </w:rPr>
            </w:pPr>
            <w:r>
              <w:rPr>
                <w:sz w:val="22"/>
                <w:szCs w:val="22"/>
              </w:rPr>
              <w:t>2016</w:t>
            </w:r>
          </w:p>
        </w:tc>
        <w:tc>
          <w:tcPr>
            <w:tcW w:w="1134" w:type="dxa"/>
            <w:vAlign w:val="center"/>
          </w:tcPr>
          <w:p w14:paraId="7E4EC6CF" w14:textId="77777777" w:rsidR="00342A78" w:rsidRDefault="00000000">
            <w:pPr>
              <w:spacing w:line="360" w:lineRule="auto"/>
              <w:jc w:val="center"/>
              <w:rPr>
                <w:sz w:val="22"/>
                <w:szCs w:val="22"/>
              </w:rPr>
            </w:pPr>
            <w:r>
              <w:rPr>
                <w:sz w:val="22"/>
                <w:szCs w:val="22"/>
              </w:rPr>
              <w:t>2016</w:t>
            </w:r>
          </w:p>
        </w:tc>
        <w:tc>
          <w:tcPr>
            <w:tcW w:w="2553" w:type="dxa"/>
            <w:vAlign w:val="center"/>
          </w:tcPr>
          <w:p w14:paraId="2F2DE338" w14:textId="77777777" w:rsidR="00342A78" w:rsidRDefault="00000000">
            <w:pPr>
              <w:pStyle w:val="45"/>
              <w:spacing w:line="360" w:lineRule="auto"/>
              <w:jc w:val="center"/>
              <w:rPr>
                <w:spacing w:val="0"/>
                <w:sz w:val="22"/>
                <w:szCs w:val="22"/>
              </w:rPr>
            </w:pPr>
            <w:r>
              <w:rPr>
                <w:sz w:val="22"/>
                <w:szCs w:val="21"/>
              </w:rPr>
              <w:t>国家标准化管理委员会</w:t>
            </w:r>
          </w:p>
        </w:tc>
      </w:tr>
      <w:tr w:rsidR="00342A78" w14:paraId="3F2CC69F" w14:textId="77777777">
        <w:trPr>
          <w:trHeight w:val="944"/>
          <w:jc w:val="center"/>
        </w:trPr>
        <w:tc>
          <w:tcPr>
            <w:tcW w:w="718" w:type="dxa"/>
            <w:vAlign w:val="center"/>
          </w:tcPr>
          <w:p w14:paraId="5F0E3B3B" w14:textId="77777777" w:rsidR="00342A78" w:rsidRDefault="00342A78">
            <w:pPr>
              <w:pStyle w:val="45"/>
              <w:numPr>
                <w:ilvl w:val="0"/>
                <w:numId w:val="16"/>
              </w:numPr>
              <w:spacing w:line="360" w:lineRule="auto"/>
              <w:jc w:val="center"/>
              <w:rPr>
                <w:spacing w:val="0"/>
                <w:sz w:val="22"/>
                <w:szCs w:val="22"/>
              </w:rPr>
            </w:pPr>
          </w:p>
        </w:tc>
        <w:tc>
          <w:tcPr>
            <w:tcW w:w="3402" w:type="dxa"/>
            <w:vAlign w:val="center"/>
          </w:tcPr>
          <w:p w14:paraId="400332B5" w14:textId="77777777" w:rsidR="00342A78" w:rsidRDefault="00000000">
            <w:pPr>
              <w:pStyle w:val="45"/>
              <w:spacing w:line="360" w:lineRule="auto"/>
              <w:rPr>
                <w:bCs/>
                <w:sz w:val="22"/>
                <w:szCs w:val="28"/>
              </w:rPr>
            </w:pPr>
            <w:r>
              <w:rPr>
                <w:bCs/>
                <w:sz w:val="22"/>
                <w:szCs w:val="28"/>
              </w:rPr>
              <w:t>CSTCQBRYJB001</w:t>
            </w:r>
            <w:r>
              <w:rPr>
                <w:bCs/>
                <w:sz w:val="22"/>
                <w:szCs w:val="28"/>
              </w:rPr>
              <w:t>系统和软件产品测试规范</w:t>
            </w:r>
          </w:p>
        </w:tc>
        <w:tc>
          <w:tcPr>
            <w:tcW w:w="851" w:type="dxa"/>
            <w:vAlign w:val="center"/>
          </w:tcPr>
          <w:p w14:paraId="55BD0F49" w14:textId="77777777" w:rsidR="00342A78" w:rsidRDefault="00000000">
            <w:pPr>
              <w:spacing w:line="360" w:lineRule="auto"/>
              <w:jc w:val="center"/>
              <w:rPr>
                <w:bCs/>
                <w:spacing w:val="2"/>
                <w:sz w:val="22"/>
                <w:szCs w:val="28"/>
              </w:rPr>
            </w:pPr>
            <w:r>
              <w:rPr>
                <w:bCs/>
                <w:spacing w:val="2"/>
                <w:sz w:val="22"/>
                <w:szCs w:val="28"/>
              </w:rPr>
              <w:t>V4.0</w:t>
            </w:r>
          </w:p>
        </w:tc>
        <w:tc>
          <w:tcPr>
            <w:tcW w:w="1134" w:type="dxa"/>
            <w:vAlign w:val="center"/>
          </w:tcPr>
          <w:p w14:paraId="510052F0" w14:textId="77777777" w:rsidR="00342A78" w:rsidRDefault="00000000">
            <w:pPr>
              <w:spacing w:line="360" w:lineRule="auto"/>
              <w:jc w:val="center"/>
              <w:rPr>
                <w:bCs/>
                <w:spacing w:val="2"/>
                <w:sz w:val="22"/>
                <w:szCs w:val="28"/>
              </w:rPr>
            </w:pPr>
            <w:r>
              <w:rPr>
                <w:bCs/>
                <w:spacing w:val="2"/>
                <w:sz w:val="22"/>
                <w:szCs w:val="28"/>
              </w:rPr>
              <w:t>2017</w:t>
            </w:r>
          </w:p>
        </w:tc>
        <w:tc>
          <w:tcPr>
            <w:tcW w:w="2553" w:type="dxa"/>
            <w:vAlign w:val="center"/>
          </w:tcPr>
          <w:p w14:paraId="147A9EDA" w14:textId="77777777" w:rsidR="00342A78" w:rsidRDefault="00000000">
            <w:pPr>
              <w:pStyle w:val="45"/>
              <w:spacing w:line="360" w:lineRule="auto"/>
              <w:jc w:val="center"/>
              <w:rPr>
                <w:bCs/>
                <w:sz w:val="22"/>
                <w:szCs w:val="28"/>
              </w:rPr>
            </w:pPr>
            <w:r>
              <w:rPr>
                <w:bCs/>
                <w:sz w:val="22"/>
                <w:szCs w:val="28"/>
              </w:rPr>
              <w:t>中国软件评测中心（工业和信息化部软件与集成电路促进中心）</w:t>
            </w:r>
          </w:p>
        </w:tc>
      </w:tr>
      <w:tr w:rsidR="00342A78" w14:paraId="7475810E" w14:textId="77777777">
        <w:trPr>
          <w:trHeight w:val="944"/>
          <w:jc w:val="center"/>
        </w:trPr>
        <w:tc>
          <w:tcPr>
            <w:tcW w:w="718" w:type="dxa"/>
            <w:vAlign w:val="center"/>
          </w:tcPr>
          <w:p w14:paraId="33CC88CB" w14:textId="77777777" w:rsidR="00342A78" w:rsidRDefault="00342A78">
            <w:pPr>
              <w:pStyle w:val="45"/>
              <w:numPr>
                <w:ilvl w:val="0"/>
                <w:numId w:val="16"/>
              </w:numPr>
              <w:spacing w:line="360" w:lineRule="auto"/>
              <w:jc w:val="center"/>
              <w:rPr>
                <w:spacing w:val="0"/>
                <w:sz w:val="22"/>
                <w:szCs w:val="22"/>
              </w:rPr>
            </w:pPr>
          </w:p>
        </w:tc>
        <w:tc>
          <w:tcPr>
            <w:tcW w:w="3402" w:type="dxa"/>
            <w:vAlign w:val="center"/>
          </w:tcPr>
          <w:p w14:paraId="48A8B514" w14:textId="77777777" w:rsidR="00342A78" w:rsidRDefault="00000000">
            <w:pPr>
              <w:pStyle w:val="45"/>
              <w:spacing w:line="360" w:lineRule="auto"/>
              <w:rPr>
                <w:bCs/>
                <w:sz w:val="22"/>
                <w:szCs w:val="28"/>
              </w:rPr>
            </w:pPr>
            <w:r>
              <w:rPr>
                <w:bCs/>
                <w:sz w:val="22"/>
                <w:szCs w:val="28"/>
              </w:rPr>
              <w:t>CSTCQBZTJB042</w:t>
            </w:r>
            <w:r>
              <w:rPr>
                <w:bCs/>
                <w:sz w:val="22"/>
                <w:szCs w:val="28"/>
              </w:rPr>
              <w:t>课题验收测试检测规范及评价</w:t>
            </w:r>
          </w:p>
        </w:tc>
        <w:tc>
          <w:tcPr>
            <w:tcW w:w="851" w:type="dxa"/>
            <w:vAlign w:val="center"/>
          </w:tcPr>
          <w:p w14:paraId="0B37983C" w14:textId="77777777" w:rsidR="00342A78" w:rsidRDefault="00000000">
            <w:pPr>
              <w:spacing w:line="360" w:lineRule="auto"/>
              <w:jc w:val="center"/>
              <w:rPr>
                <w:bCs/>
                <w:spacing w:val="2"/>
                <w:sz w:val="22"/>
                <w:szCs w:val="28"/>
              </w:rPr>
            </w:pPr>
            <w:r>
              <w:rPr>
                <w:bCs/>
                <w:sz w:val="22"/>
                <w:szCs w:val="28"/>
              </w:rPr>
              <w:t>V2.0</w:t>
            </w:r>
          </w:p>
        </w:tc>
        <w:tc>
          <w:tcPr>
            <w:tcW w:w="1134" w:type="dxa"/>
            <w:vAlign w:val="center"/>
          </w:tcPr>
          <w:p w14:paraId="6ED7F2B6" w14:textId="77777777" w:rsidR="00342A78" w:rsidRDefault="00000000">
            <w:pPr>
              <w:spacing w:line="360" w:lineRule="auto"/>
              <w:jc w:val="center"/>
              <w:rPr>
                <w:bCs/>
                <w:spacing w:val="2"/>
                <w:sz w:val="22"/>
                <w:szCs w:val="28"/>
              </w:rPr>
            </w:pPr>
            <w:r>
              <w:rPr>
                <w:bCs/>
                <w:spacing w:val="2"/>
                <w:sz w:val="22"/>
                <w:szCs w:val="28"/>
              </w:rPr>
              <w:t>2017</w:t>
            </w:r>
          </w:p>
        </w:tc>
        <w:tc>
          <w:tcPr>
            <w:tcW w:w="2553" w:type="dxa"/>
            <w:vAlign w:val="center"/>
          </w:tcPr>
          <w:p w14:paraId="6D8723CE" w14:textId="77777777" w:rsidR="00342A78" w:rsidRDefault="00000000">
            <w:pPr>
              <w:pStyle w:val="45"/>
              <w:spacing w:line="360" w:lineRule="auto"/>
              <w:jc w:val="center"/>
              <w:rPr>
                <w:bCs/>
                <w:sz w:val="22"/>
                <w:szCs w:val="28"/>
              </w:rPr>
            </w:pPr>
            <w:r>
              <w:rPr>
                <w:bCs/>
                <w:sz w:val="22"/>
                <w:szCs w:val="28"/>
              </w:rPr>
              <w:t>中国软件评测中心（工业和信息化部软件与集成电路促进中心）</w:t>
            </w:r>
          </w:p>
        </w:tc>
      </w:tr>
      <w:tr w:rsidR="00342A78" w14:paraId="30C09E32" w14:textId="77777777">
        <w:trPr>
          <w:trHeight w:val="1256"/>
          <w:jc w:val="center"/>
        </w:trPr>
        <w:tc>
          <w:tcPr>
            <w:tcW w:w="718" w:type="dxa"/>
            <w:vAlign w:val="center"/>
          </w:tcPr>
          <w:p w14:paraId="5AE4F397" w14:textId="77777777" w:rsidR="00342A78" w:rsidRDefault="00342A78">
            <w:pPr>
              <w:pStyle w:val="45"/>
              <w:numPr>
                <w:ilvl w:val="0"/>
                <w:numId w:val="16"/>
              </w:numPr>
              <w:spacing w:line="360" w:lineRule="auto"/>
              <w:jc w:val="center"/>
              <w:rPr>
                <w:spacing w:val="0"/>
                <w:sz w:val="22"/>
                <w:szCs w:val="22"/>
              </w:rPr>
            </w:pPr>
          </w:p>
        </w:tc>
        <w:tc>
          <w:tcPr>
            <w:tcW w:w="3402" w:type="dxa"/>
            <w:vAlign w:val="center"/>
          </w:tcPr>
          <w:p w14:paraId="1C61CB4A" w14:textId="77777777" w:rsidR="00342A78" w:rsidRDefault="00000000">
            <w:pPr>
              <w:widowControl/>
              <w:jc w:val="left"/>
              <w:rPr>
                <w:bCs/>
                <w:sz w:val="22"/>
                <w:szCs w:val="28"/>
              </w:rPr>
            </w:pPr>
            <w:r>
              <w:rPr>
                <w:color w:val="000000"/>
                <w:kern w:val="0"/>
                <w:sz w:val="24"/>
                <w:lang w:bidi="ar"/>
              </w:rPr>
              <w:t>嵌入式智能软件环境及深度编译框架</w:t>
            </w:r>
            <w:r>
              <w:rPr>
                <w:sz w:val="22"/>
                <w:szCs w:val="21"/>
              </w:rPr>
              <w:t>任务书</w:t>
            </w:r>
          </w:p>
        </w:tc>
        <w:tc>
          <w:tcPr>
            <w:tcW w:w="851" w:type="dxa"/>
            <w:vAlign w:val="center"/>
          </w:tcPr>
          <w:p w14:paraId="6EC08AC8" w14:textId="77777777" w:rsidR="00342A78" w:rsidRDefault="00000000">
            <w:pPr>
              <w:spacing w:line="360" w:lineRule="auto"/>
              <w:jc w:val="center"/>
              <w:rPr>
                <w:sz w:val="22"/>
                <w:szCs w:val="22"/>
              </w:rPr>
            </w:pPr>
            <w:r>
              <w:rPr>
                <w:sz w:val="22"/>
                <w:szCs w:val="22"/>
              </w:rPr>
              <w:t>--</w:t>
            </w:r>
          </w:p>
        </w:tc>
        <w:tc>
          <w:tcPr>
            <w:tcW w:w="1134" w:type="dxa"/>
            <w:vAlign w:val="center"/>
          </w:tcPr>
          <w:p w14:paraId="6B98FDA2" w14:textId="77777777" w:rsidR="00342A78" w:rsidRDefault="00000000">
            <w:pPr>
              <w:spacing w:line="360" w:lineRule="auto"/>
              <w:jc w:val="center"/>
              <w:rPr>
                <w:sz w:val="22"/>
                <w:szCs w:val="28"/>
              </w:rPr>
            </w:pPr>
            <w:r>
              <w:rPr>
                <w:color w:val="000000"/>
                <w:sz w:val="22"/>
                <w:szCs w:val="22"/>
              </w:rPr>
              <w:t>2023</w:t>
            </w:r>
          </w:p>
        </w:tc>
        <w:tc>
          <w:tcPr>
            <w:tcW w:w="2553" w:type="dxa"/>
            <w:vAlign w:val="center"/>
          </w:tcPr>
          <w:p w14:paraId="67472E1B" w14:textId="77777777" w:rsidR="00342A78" w:rsidRDefault="00000000">
            <w:pPr>
              <w:spacing w:line="360" w:lineRule="auto"/>
              <w:jc w:val="center"/>
              <w:rPr>
                <w:sz w:val="22"/>
                <w:szCs w:val="28"/>
              </w:rPr>
            </w:pPr>
            <w:r>
              <w:rPr>
                <w:sz w:val="22"/>
                <w:szCs w:val="22"/>
              </w:rPr>
              <w:t>中华人民共和国科学技术部</w:t>
            </w:r>
          </w:p>
        </w:tc>
      </w:tr>
    </w:tbl>
    <w:p w14:paraId="6881BC94" w14:textId="77777777" w:rsidR="00342A78" w:rsidRDefault="00000000">
      <w:pPr>
        <w:pStyle w:val="10"/>
        <w:numPr>
          <w:ilvl w:val="0"/>
          <w:numId w:val="15"/>
        </w:numPr>
        <w:spacing w:before="200" w:after="160" w:line="360" w:lineRule="auto"/>
        <w:rPr>
          <w:sz w:val="32"/>
          <w:szCs w:val="32"/>
        </w:rPr>
      </w:pPr>
      <w:bookmarkStart w:id="6" w:name="_Toc374372938"/>
      <w:bookmarkStart w:id="7" w:name="_Toc369514948"/>
      <w:bookmarkStart w:id="8" w:name="_Toc32713"/>
      <w:r>
        <w:rPr>
          <w:sz w:val="32"/>
          <w:szCs w:val="32"/>
        </w:rPr>
        <w:t>缩略语和术语</w:t>
      </w:r>
      <w:bookmarkEnd w:id="6"/>
      <w:bookmarkEnd w:id="7"/>
      <w:bookmarkEnd w:id="8"/>
    </w:p>
    <w:p w14:paraId="39F905EF" w14:textId="77777777" w:rsidR="00342A78" w:rsidRDefault="00000000">
      <w:pPr>
        <w:pStyle w:val="afff7"/>
        <w:spacing w:line="360" w:lineRule="auto"/>
        <w:ind w:firstLine="480"/>
        <w:rPr>
          <w:rFonts w:ascii="Times New Roman"/>
          <w:sz w:val="24"/>
          <w:szCs w:val="24"/>
        </w:rPr>
      </w:pPr>
      <w:bookmarkStart w:id="9" w:name="_Toc374372939"/>
      <w:bookmarkStart w:id="10" w:name="_Toc369514949"/>
      <w:r>
        <w:rPr>
          <w:rFonts w:ascii="Times New Roman"/>
          <w:sz w:val="24"/>
          <w:szCs w:val="24"/>
        </w:rPr>
        <w:t>镜像：指对系统、磁盘、光盘或应用程序的完整复制或备份，包含了所有的数据、文件系统、配置和应用程序。</w:t>
      </w:r>
    </w:p>
    <w:p w14:paraId="21658722" w14:textId="77777777" w:rsidR="00342A78" w:rsidRDefault="00000000">
      <w:pPr>
        <w:pStyle w:val="afff7"/>
        <w:spacing w:line="360" w:lineRule="auto"/>
        <w:ind w:firstLine="480"/>
        <w:rPr>
          <w:rFonts w:ascii="Times New Roman"/>
          <w:sz w:val="24"/>
          <w:szCs w:val="24"/>
        </w:rPr>
      </w:pPr>
      <w:r>
        <w:rPr>
          <w:rFonts w:ascii="Times New Roman"/>
          <w:sz w:val="24"/>
          <w:szCs w:val="24"/>
        </w:rPr>
        <w:t>NPU</w:t>
      </w:r>
      <w:r>
        <w:rPr>
          <w:rFonts w:ascii="Times New Roman"/>
          <w:sz w:val="24"/>
          <w:szCs w:val="24"/>
        </w:rPr>
        <w:t>：神经网络处理器（</w:t>
      </w:r>
      <w:r>
        <w:rPr>
          <w:rFonts w:ascii="Times New Roman"/>
          <w:sz w:val="24"/>
          <w:szCs w:val="24"/>
        </w:rPr>
        <w:t>Neural Processing Unit</w:t>
      </w:r>
      <w:r>
        <w:rPr>
          <w:rFonts w:ascii="Times New Roman"/>
          <w:sz w:val="24"/>
          <w:szCs w:val="24"/>
        </w:rPr>
        <w:t>），一种专门为人工智能算法设计的处理器，主要用于处理神经网络和深度学习的复杂运算。</w:t>
      </w:r>
    </w:p>
    <w:p w14:paraId="4EFDD507" w14:textId="77777777" w:rsidR="00342A78" w:rsidRDefault="00000000">
      <w:pPr>
        <w:pStyle w:val="afff7"/>
        <w:spacing w:line="360" w:lineRule="auto"/>
        <w:ind w:firstLine="480"/>
        <w:rPr>
          <w:rFonts w:ascii="Times New Roman"/>
          <w:sz w:val="24"/>
          <w:szCs w:val="24"/>
        </w:rPr>
      </w:pPr>
      <w:r>
        <w:rPr>
          <w:rFonts w:ascii="Times New Roman"/>
          <w:sz w:val="24"/>
          <w:szCs w:val="24"/>
        </w:rPr>
        <w:t>Rust-Shyper</w:t>
      </w:r>
      <w:r>
        <w:rPr>
          <w:rFonts w:ascii="Times New Roman"/>
          <w:sz w:val="24"/>
          <w:szCs w:val="24"/>
        </w:rPr>
        <w:t>：以</w:t>
      </w:r>
      <w:r>
        <w:rPr>
          <w:rFonts w:ascii="Times New Roman"/>
          <w:sz w:val="24"/>
          <w:szCs w:val="24"/>
        </w:rPr>
        <w:t>Rust</w:t>
      </w:r>
      <w:r>
        <w:rPr>
          <w:rFonts w:ascii="Times New Roman"/>
          <w:sz w:val="24"/>
          <w:szCs w:val="24"/>
        </w:rPr>
        <w:t>实现的嵌入式</w:t>
      </w:r>
      <w:r>
        <w:rPr>
          <w:rFonts w:ascii="Times New Roman"/>
          <w:sz w:val="24"/>
          <w:szCs w:val="24"/>
        </w:rPr>
        <w:t>I</w:t>
      </w:r>
      <w:r>
        <w:rPr>
          <w:rFonts w:ascii="Times New Roman"/>
          <w:sz w:val="24"/>
          <w:szCs w:val="24"/>
        </w:rPr>
        <w:t>型虚拟机监控器，本方案中负责启动</w:t>
      </w:r>
      <w:r>
        <w:rPr>
          <w:rFonts w:ascii="Times New Roman"/>
          <w:sz w:val="24"/>
          <w:szCs w:val="24"/>
        </w:rPr>
        <w:t>VM0</w:t>
      </w:r>
      <w:r>
        <w:rPr>
          <w:rFonts w:ascii="Times New Roman"/>
          <w:sz w:val="24"/>
          <w:szCs w:val="24"/>
        </w:rPr>
        <w:t>，并将</w:t>
      </w:r>
      <w:r>
        <w:rPr>
          <w:rFonts w:ascii="Times New Roman"/>
          <w:sz w:val="24"/>
          <w:szCs w:val="24"/>
        </w:rPr>
        <w:t xml:space="preserve">RK3588S </w:t>
      </w:r>
      <w:r>
        <w:rPr>
          <w:rFonts w:ascii="Times New Roman" w:hint="eastAsia"/>
          <w:sz w:val="24"/>
          <w:szCs w:val="24"/>
        </w:rPr>
        <w:t>NPU</w:t>
      </w:r>
      <w:r>
        <w:rPr>
          <w:rFonts w:ascii="Times New Roman" w:hint="eastAsia"/>
          <w:sz w:val="24"/>
          <w:szCs w:val="24"/>
        </w:rPr>
        <w:t>核心</w:t>
      </w:r>
      <w:r>
        <w:rPr>
          <w:rFonts w:ascii="Times New Roman"/>
          <w:sz w:val="24"/>
          <w:szCs w:val="24"/>
        </w:rPr>
        <w:t>分配给</w:t>
      </w:r>
      <w:r>
        <w:rPr>
          <w:rFonts w:ascii="Times New Roman"/>
          <w:sz w:val="24"/>
          <w:szCs w:val="24"/>
        </w:rPr>
        <w:t>VM</w:t>
      </w:r>
      <w:r>
        <w:rPr>
          <w:rFonts w:ascii="Times New Roman" w:hint="eastAsia"/>
          <w:sz w:val="24"/>
          <w:szCs w:val="24"/>
        </w:rPr>
        <w:t>0</w:t>
      </w:r>
      <w:r>
        <w:rPr>
          <w:rFonts w:ascii="Times New Roman"/>
          <w:sz w:val="24"/>
          <w:szCs w:val="24"/>
        </w:rPr>
        <w:t>。</w:t>
      </w:r>
    </w:p>
    <w:p w14:paraId="7AE257CA" w14:textId="77777777" w:rsidR="00342A78" w:rsidRDefault="00000000">
      <w:pPr>
        <w:pStyle w:val="afff7"/>
        <w:spacing w:line="360" w:lineRule="auto"/>
        <w:ind w:firstLine="480"/>
        <w:rPr>
          <w:rFonts w:ascii="Times New Roman"/>
          <w:sz w:val="24"/>
          <w:szCs w:val="24"/>
        </w:rPr>
      </w:pPr>
      <w:r>
        <w:rPr>
          <w:rFonts w:ascii="Times New Roman"/>
          <w:sz w:val="24"/>
          <w:szCs w:val="24"/>
        </w:rPr>
        <w:lastRenderedPageBreak/>
        <w:t>VM0</w:t>
      </w:r>
      <w:r>
        <w:rPr>
          <w:rFonts w:ascii="Times New Roman"/>
          <w:sz w:val="24"/>
          <w:szCs w:val="24"/>
        </w:rPr>
        <w:t>：</w:t>
      </w:r>
      <w:r>
        <w:rPr>
          <w:rFonts w:ascii="Times New Roman"/>
          <w:sz w:val="24"/>
          <w:szCs w:val="24"/>
        </w:rPr>
        <w:t>Rust-Shyper</w:t>
      </w:r>
      <w:r>
        <w:rPr>
          <w:rFonts w:ascii="Times New Roman"/>
          <w:sz w:val="24"/>
          <w:szCs w:val="24"/>
        </w:rPr>
        <w:t>管理虚拟机，</w:t>
      </w:r>
      <w:r>
        <w:rPr>
          <w:rFonts w:ascii="Times New Roman" w:hint="eastAsia"/>
          <w:sz w:val="24"/>
          <w:szCs w:val="24"/>
        </w:rPr>
        <w:t>拥有</w:t>
      </w:r>
      <w:r>
        <w:rPr>
          <w:rFonts w:ascii="Times New Roman" w:hint="eastAsia"/>
          <w:sz w:val="24"/>
          <w:szCs w:val="24"/>
        </w:rPr>
        <w:t>NPU</w:t>
      </w:r>
      <w:r>
        <w:rPr>
          <w:rFonts w:ascii="Times New Roman" w:hint="eastAsia"/>
          <w:sz w:val="24"/>
          <w:szCs w:val="24"/>
        </w:rPr>
        <w:t>核心，在虚拟机中运行</w:t>
      </w:r>
      <w:r>
        <w:rPr>
          <w:rFonts w:ascii="Times New Roman"/>
          <w:sz w:val="24"/>
          <w:szCs w:val="24"/>
        </w:rPr>
        <w:t>openEuler Embedded</w:t>
      </w:r>
      <w:r>
        <w:rPr>
          <w:rFonts w:ascii="Times New Roman"/>
          <w:sz w:val="24"/>
          <w:szCs w:val="24"/>
        </w:rPr>
        <w:t>和</w:t>
      </w:r>
      <w:r>
        <w:rPr>
          <w:rFonts w:ascii="Times New Roman"/>
          <w:sz w:val="24"/>
          <w:szCs w:val="24"/>
        </w:rPr>
        <w:t>AiRE/RKNN</w:t>
      </w:r>
      <w:r>
        <w:rPr>
          <w:rFonts w:ascii="Times New Roman"/>
          <w:sz w:val="24"/>
          <w:szCs w:val="24"/>
        </w:rPr>
        <w:t>推理环境。</w:t>
      </w:r>
    </w:p>
    <w:p w14:paraId="628C88F3" w14:textId="77777777" w:rsidR="00342A78" w:rsidRDefault="00000000">
      <w:pPr>
        <w:pStyle w:val="afff7"/>
        <w:spacing w:line="360" w:lineRule="auto"/>
        <w:ind w:firstLine="480"/>
        <w:rPr>
          <w:rFonts w:ascii="Times New Roman"/>
          <w:color w:val="000000" w:themeColor="text1"/>
          <w:sz w:val="24"/>
          <w:szCs w:val="24"/>
        </w:rPr>
      </w:pPr>
      <w:r>
        <w:rPr>
          <w:rFonts w:ascii="Times New Roman" w:hint="eastAsia"/>
          <w:color w:val="000000" w:themeColor="text1"/>
          <w:sz w:val="24"/>
          <w:szCs w:val="24"/>
        </w:rPr>
        <w:t>DIAL</w:t>
      </w:r>
      <w:r>
        <w:rPr>
          <w:rFonts w:ascii="Times New Roman" w:hint="eastAsia"/>
          <w:color w:val="000000" w:themeColor="text1"/>
          <w:sz w:val="24"/>
          <w:szCs w:val="24"/>
        </w:rPr>
        <w:t>：</w:t>
      </w:r>
      <w:r>
        <w:rPr>
          <w:rFonts w:ascii="Times New Roman"/>
          <w:color w:val="000000" w:themeColor="text1"/>
          <w:sz w:val="24"/>
          <w:szCs w:val="24"/>
        </w:rPr>
        <w:t>嵌入式系统运行时智能应用动态分区</w:t>
      </w:r>
      <w:r>
        <w:rPr>
          <w:rFonts w:ascii="Times New Roman" w:hint="eastAsia"/>
          <w:color w:val="000000" w:themeColor="text1"/>
          <w:sz w:val="24"/>
          <w:szCs w:val="24"/>
        </w:rPr>
        <w:t>系统（</w:t>
      </w:r>
      <w:r>
        <w:rPr>
          <w:rFonts w:ascii="Times New Roman"/>
          <w:color w:val="000000" w:themeColor="text1"/>
          <w:sz w:val="24"/>
          <w:szCs w:val="24"/>
        </w:rPr>
        <w:t>Dynamic Intelligent Application Loading</w:t>
      </w:r>
      <w:r>
        <w:rPr>
          <w:rFonts w:ascii="Times New Roman" w:hint="eastAsia"/>
          <w:color w:val="000000" w:themeColor="text1"/>
          <w:sz w:val="24"/>
          <w:szCs w:val="24"/>
        </w:rPr>
        <w:t>）。</w:t>
      </w:r>
    </w:p>
    <w:p w14:paraId="446EACCA" w14:textId="77777777" w:rsidR="00342A78" w:rsidRDefault="00000000">
      <w:pPr>
        <w:pStyle w:val="afff7"/>
        <w:spacing w:line="360" w:lineRule="auto"/>
        <w:ind w:firstLine="480"/>
        <w:rPr>
          <w:rFonts w:ascii="Times New Roman"/>
          <w:sz w:val="24"/>
          <w:szCs w:val="24"/>
        </w:rPr>
      </w:pPr>
      <w:r>
        <w:rPr>
          <w:rFonts w:ascii="Times New Roman"/>
          <w:sz w:val="24"/>
          <w:szCs w:val="24"/>
        </w:rPr>
        <w:t>QT</w:t>
      </w:r>
      <w:r>
        <w:rPr>
          <w:rFonts w:ascii="Times New Roman"/>
          <w:sz w:val="24"/>
          <w:szCs w:val="24"/>
        </w:rPr>
        <w:t>：跨平台应用程序开发框架，本方案中用于构建</w:t>
      </w:r>
      <w:r>
        <w:rPr>
          <w:rFonts w:ascii="Times New Roman"/>
          <w:sz w:val="24"/>
          <w:szCs w:val="24"/>
        </w:rPr>
        <w:t>iSure</w:t>
      </w:r>
      <w:r>
        <w:rPr>
          <w:rFonts w:ascii="Times New Roman"/>
          <w:sz w:val="24"/>
          <w:szCs w:val="24"/>
        </w:rPr>
        <w:t>模型优化与部署客户端。</w:t>
      </w:r>
    </w:p>
    <w:p w14:paraId="64E7AB68" w14:textId="77777777" w:rsidR="00342A78" w:rsidRDefault="00000000">
      <w:pPr>
        <w:pStyle w:val="afff7"/>
        <w:spacing w:line="360" w:lineRule="auto"/>
        <w:ind w:firstLine="480"/>
        <w:rPr>
          <w:rFonts w:ascii="Times New Roman"/>
          <w:sz w:val="24"/>
          <w:szCs w:val="24"/>
        </w:rPr>
      </w:pPr>
      <w:r>
        <w:rPr>
          <w:rFonts w:ascii="Times New Roman"/>
          <w:sz w:val="24"/>
          <w:szCs w:val="24"/>
        </w:rPr>
        <w:t>API</w:t>
      </w:r>
      <w:r>
        <w:rPr>
          <w:rFonts w:ascii="Times New Roman"/>
          <w:sz w:val="24"/>
          <w:szCs w:val="24"/>
        </w:rPr>
        <w:t>：应用程序编程接口（</w:t>
      </w:r>
      <w:r>
        <w:rPr>
          <w:rFonts w:ascii="Times New Roman"/>
          <w:sz w:val="24"/>
          <w:szCs w:val="24"/>
        </w:rPr>
        <w:t>Application Programming Interface</w:t>
      </w:r>
      <w:r>
        <w:rPr>
          <w:rFonts w:ascii="Times New Roman"/>
          <w:sz w:val="24"/>
          <w:szCs w:val="24"/>
        </w:rPr>
        <w:t>），用于</w:t>
      </w:r>
      <w:r>
        <w:rPr>
          <w:rFonts w:ascii="Times New Roman"/>
          <w:sz w:val="24"/>
          <w:szCs w:val="24"/>
        </w:rPr>
        <w:t>QT</w:t>
      </w:r>
      <w:r>
        <w:rPr>
          <w:rFonts w:ascii="Times New Roman"/>
          <w:sz w:val="24"/>
          <w:szCs w:val="24"/>
        </w:rPr>
        <w:t>客户端与</w:t>
      </w:r>
      <w:r>
        <w:rPr>
          <w:rFonts w:ascii="Times New Roman"/>
          <w:sz w:val="24"/>
          <w:szCs w:val="24"/>
        </w:rPr>
        <w:t>isureserver</w:t>
      </w:r>
      <w:r>
        <w:rPr>
          <w:rFonts w:ascii="Times New Roman"/>
          <w:sz w:val="24"/>
          <w:szCs w:val="24"/>
        </w:rPr>
        <w:t>之间的任务请求和结果返回。</w:t>
      </w:r>
    </w:p>
    <w:p w14:paraId="26A78F72" w14:textId="77777777" w:rsidR="00342A78" w:rsidRDefault="00000000">
      <w:pPr>
        <w:pStyle w:val="afff7"/>
        <w:spacing w:line="360" w:lineRule="auto"/>
        <w:ind w:firstLine="480"/>
        <w:rPr>
          <w:rFonts w:ascii="Times New Roman"/>
          <w:sz w:val="24"/>
          <w:szCs w:val="24"/>
        </w:rPr>
      </w:pPr>
      <w:r>
        <w:rPr>
          <w:rFonts w:ascii="Times New Roman"/>
          <w:sz w:val="24"/>
          <w:szCs w:val="24"/>
        </w:rPr>
        <w:t>ONNX</w:t>
      </w:r>
      <w:r>
        <w:rPr>
          <w:rFonts w:ascii="Times New Roman"/>
          <w:sz w:val="24"/>
          <w:szCs w:val="24"/>
        </w:rPr>
        <w:t>：开放神经网络交换格式（</w:t>
      </w:r>
      <w:r>
        <w:rPr>
          <w:rFonts w:ascii="Times New Roman"/>
          <w:sz w:val="24"/>
          <w:szCs w:val="24"/>
        </w:rPr>
        <w:t>Open Neural Network Exchange</w:t>
      </w:r>
      <w:r>
        <w:rPr>
          <w:rFonts w:ascii="Times New Roman"/>
          <w:sz w:val="24"/>
          <w:szCs w:val="24"/>
        </w:rPr>
        <w:t>），用于表示模型中间文件。</w:t>
      </w:r>
    </w:p>
    <w:p w14:paraId="0536DA04" w14:textId="77777777" w:rsidR="00342A78" w:rsidRDefault="00000000">
      <w:pPr>
        <w:pStyle w:val="afff7"/>
        <w:spacing w:line="360" w:lineRule="auto"/>
        <w:ind w:firstLine="480"/>
        <w:rPr>
          <w:rFonts w:ascii="Times New Roman"/>
          <w:sz w:val="24"/>
          <w:szCs w:val="24"/>
        </w:rPr>
      </w:pPr>
      <w:r>
        <w:rPr>
          <w:rFonts w:ascii="Times New Roman"/>
          <w:sz w:val="24"/>
          <w:szCs w:val="24"/>
        </w:rPr>
        <w:t>RKNN</w:t>
      </w:r>
      <w:r>
        <w:rPr>
          <w:rFonts w:ascii="Times New Roman"/>
          <w:sz w:val="24"/>
          <w:szCs w:val="24"/>
        </w:rPr>
        <w:t>：面向</w:t>
      </w:r>
      <w:r>
        <w:rPr>
          <w:rFonts w:ascii="Times New Roman"/>
          <w:sz w:val="24"/>
          <w:szCs w:val="24"/>
        </w:rPr>
        <w:t>Rockchip NPU</w:t>
      </w:r>
      <w:r>
        <w:rPr>
          <w:rFonts w:ascii="Times New Roman"/>
          <w:sz w:val="24"/>
          <w:szCs w:val="24"/>
        </w:rPr>
        <w:t>的神经网络模型格式，用于</w:t>
      </w:r>
      <w:r>
        <w:rPr>
          <w:rFonts w:ascii="Times New Roman"/>
          <w:sz w:val="24"/>
          <w:szCs w:val="24"/>
        </w:rPr>
        <w:t>ROC-</w:t>
      </w:r>
      <w:r>
        <w:rPr>
          <w:rFonts w:ascii="Times New Roman" w:hint="eastAsia"/>
          <w:sz w:val="24"/>
          <w:szCs w:val="24"/>
        </w:rPr>
        <w:t>RK3588S</w:t>
      </w:r>
      <w:r>
        <w:rPr>
          <w:rFonts w:ascii="Times New Roman"/>
          <w:sz w:val="24"/>
          <w:szCs w:val="24"/>
        </w:rPr>
        <w:t>-PC</w:t>
      </w:r>
      <w:r>
        <w:rPr>
          <w:rFonts w:ascii="Times New Roman"/>
          <w:sz w:val="24"/>
          <w:szCs w:val="24"/>
        </w:rPr>
        <w:t>板端推理。</w:t>
      </w:r>
    </w:p>
    <w:p w14:paraId="24567783" w14:textId="77777777" w:rsidR="00342A78" w:rsidRDefault="00000000">
      <w:pPr>
        <w:pStyle w:val="afff7"/>
        <w:spacing w:line="360" w:lineRule="auto"/>
        <w:ind w:firstLine="480"/>
        <w:rPr>
          <w:rFonts w:ascii="Times New Roman"/>
          <w:sz w:val="24"/>
          <w:szCs w:val="24"/>
        </w:rPr>
      </w:pPr>
      <w:r>
        <w:rPr>
          <w:rFonts w:ascii="Times New Roman"/>
          <w:sz w:val="24"/>
          <w:szCs w:val="24"/>
        </w:rPr>
        <w:t>SCP</w:t>
      </w:r>
      <w:r>
        <w:rPr>
          <w:rFonts w:ascii="Times New Roman"/>
          <w:sz w:val="24"/>
          <w:szCs w:val="24"/>
        </w:rPr>
        <w:t>：安全复制协议（</w:t>
      </w:r>
      <w:r>
        <w:rPr>
          <w:rFonts w:ascii="Times New Roman"/>
          <w:sz w:val="24"/>
          <w:szCs w:val="24"/>
        </w:rPr>
        <w:t>Secure Copy Protocol</w:t>
      </w:r>
      <w:r>
        <w:rPr>
          <w:rFonts w:ascii="Times New Roman"/>
          <w:sz w:val="24"/>
          <w:szCs w:val="24"/>
        </w:rPr>
        <w:t>），本方案中用于</w:t>
      </w:r>
      <w:r>
        <w:rPr>
          <w:rFonts w:ascii="Times New Roman"/>
          <w:sz w:val="24"/>
          <w:szCs w:val="24"/>
        </w:rPr>
        <w:t>QT</w:t>
      </w:r>
      <w:r>
        <w:rPr>
          <w:rFonts w:ascii="Times New Roman"/>
          <w:sz w:val="24"/>
          <w:szCs w:val="24"/>
        </w:rPr>
        <w:t>客户端向代码服务器上传模型文件。</w:t>
      </w:r>
    </w:p>
    <w:p w14:paraId="2433AEF0" w14:textId="77777777" w:rsidR="00342A78" w:rsidRDefault="00000000">
      <w:pPr>
        <w:pStyle w:val="afff7"/>
        <w:spacing w:line="360" w:lineRule="auto"/>
        <w:ind w:firstLine="480"/>
        <w:rPr>
          <w:rFonts w:ascii="Times New Roman"/>
          <w:sz w:val="24"/>
          <w:szCs w:val="24"/>
        </w:rPr>
      </w:pPr>
      <w:r>
        <w:rPr>
          <w:rFonts w:ascii="Times New Roman" w:hint="eastAsia"/>
          <w:sz w:val="24"/>
          <w:szCs w:val="24"/>
        </w:rPr>
        <w:t>iSure</w:t>
      </w:r>
      <w:r>
        <w:rPr>
          <w:rFonts w:ascii="Times New Roman" w:hint="eastAsia"/>
          <w:sz w:val="24"/>
          <w:szCs w:val="24"/>
        </w:rPr>
        <w:t>：高安全强实时嵌入式智能软件系统（</w:t>
      </w:r>
      <w:r>
        <w:rPr>
          <w:rFonts w:ascii="Times New Roman" w:hint="eastAsia"/>
          <w:sz w:val="24"/>
          <w:szCs w:val="24"/>
        </w:rPr>
        <w:t>Intelligent and Secure Real-time Embedded system</w:t>
      </w:r>
      <w:r>
        <w:rPr>
          <w:rFonts w:ascii="Times New Roman" w:hint="eastAsia"/>
          <w:sz w:val="24"/>
          <w:szCs w:val="24"/>
        </w:rPr>
        <w:t>）</w:t>
      </w:r>
    </w:p>
    <w:p w14:paraId="6DCAF890" w14:textId="77777777" w:rsidR="00342A78" w:rsidRDefault="00000000">
      <w:pPr>
        <w:pStyle w:val="afff7"/>
        <w:spacing w:line="360" w:lineRule="auto"/>
        <w:ind w:firstLine="480"/>
        <w:rPr>
          <w:rFonts w:ascii="Times New Roman"/>
          <w:sz w:val="24"/>
          <w:szCs w:val="24"/>
        </w:rPr>
      </w:pPr>
      <w:r>
        <w:rPr>
          <w:rFonts w:ascii="Times New Roman" w:hint="eastAsia"/>
          <w:sz w:val="24"/>
          <w:szCs w:val="24"/>
        </w:rPr>
        <w:t>AiRE</w:t>
      </w:r>
      <w:r>
        <w:rPr>
          <w:rFonts w:ascii="Times New Roman" w:hint="eastAsia"/>
          <w:sz w:val="24"/>
          <w:szCs w:val="24"/>
        </w:rPr>
        <w:t>：嵌入式智能软件系统支撑环境（</w:t>
      </w:r>
      <w:r>
        <w:rPr>
          <w:rFonts w:ascii="Times New Roman" w:hint="eastAsia"/>
          <w:sz w:val="24"/>
          <w:szCs w:val="24"/>
        </w:rPr>
        <w:t>Runtime Environment for AI</w:t>
      </w:r>
      <w:r>
        <w:rPr>
          <w:rFonts w:ascii="Times New Roman" w:hint="eastAsia"/>
          <w:sz w:val="24"/>
          <w:szCs w:val="24"/>
        </w:rPr>
        <w:t>），为</w:t>
      </w:r>
      <w:r>
        <w:rPr>
          <w:rFonts w:ascii="Times New Roman" w:hint="eastAsia"/>
          <w:sz w:val="24"/>
          <w:szCs w:val="24"/>
        </w:rPr>
        <w:t>iSure</w:t>
      </w:r>
      <w:r>
        <w:rPr>
          <w:rFonts w:ascii="Times New Roman" w:hint="eastAsia"/>
          <w:sz w:val="24"/>
          <w:szCs w:val="24"/>
        </w:rPr>
        <w:t>系统的关键模块，支撑智能化模型部署运行。</w:t>
      </w:r>
    </w:p>
    <w:p w14:paraId="1EAEA22D" w14:textId="77777777" w:rsidR="00342A78" w:rsidRDefault="00000000">
      <w:pPr>
        <w:pStyle w:val="afff7"/>
        <w:spacing w:line="360" w:lineRule="auto"/>
        <w:ind w:firstLine="480"/>
        <w:rPr>
          <w:rFonts w:ascii="Times New Roman"/>
          <w:sz w:val="24"/>
          <w:szCs w:val="24"/>
        </w:rPr>
      </w:pPr>
      <w:r>
        <w:rPr>
          <w:rFonts w:ascii="Times New Roman" w:hint="eastAsia"/>
          <w:sz w:val="24"/>
          <w:szCs w:val="24"/>
        </w:rPr>
        <w:t>FRAME</w:t>
      </w:r>
      <w:r>
        <w:rPr>
          <w:rFonts w:ascii="Times New Roman" w:hint="eastAsia"/>
          <w:sz w:val="24"/>
          <w:szCs w:val="24"/>
        </w:rPr>
        <w:t>：嵌入式深度学习编译框架（</w:t>
      </w:r>
      <w:r>
        <w:rPr>
          <w:rFonts w:ascii="Times New Roman" w:hint="eastAsia"/>
          <w:sz w:val="24"/>
          <w:szCs w:val="24"/>
        </w:rPr>
        <w:t>Flexible Runtime for Adaptive Multi-framework Compiler</w:t>
      </w:r>
      <w:r>
        <w:rPr>
          <w:rFonts w:ascii="Times New Roman" w:hint="eastAsia"/>
          <w:sz w:val="24"/>
          <w:szCs w:val="24"/>
        </w:rPr>
        <w:t>），是</w:t>
      </w:r>
      <w:r>
        <w:rPr>
          <w:rFonts w:ascii="Times New Roman" w:hint="eastAsia"/>
          <w:sz w:val="24"/>
          <w:szCs w:val="24"/>
        </w:rPr>
        <w:t>iSure</w:t>
      </w:r>
      <w:r>
        <w:rPr>
          <w:rFonts w:ascii="Times New Roman" w:hint="eastAsia"/>
          <w:sz w:val="24"/>
          <w:szCs w:val="24"/>
        </w:rPr>
        <w:t>系统的关键模块；</w:t>
      </w:r>
      <w:r>
        <w:rPr>
          <w:rFonts w:ascii="Times New Roman" w:hint="eastAsia"/>
          <w:sz w:val="24"/>
          <w:szCs w:val="24"/>
        </w:rPr>
        <w:t>iSure QT</w:t>
      </w:r>
      <w:r>
        <w:rPr>
          <w:rFonts w:ascii="Times New Roman" w:hint="eastAsia"/>
          <w:sz w:val="24"/>
          <w:szCs w:val="24"/>
        </w:rPr>
        <w:t>模型优化与部署客户端是</w:t>
      </w:r>
      <w:r>
        <w:rPr>
          <w:rFonts w:ascii="Times New Roman" w:hint="eastAsia"/>
          <w:sz w:val="24"/>
          <w:szCs w:val="24"/>
        </w:rPr>
        <w:t>FRAME</w:t>
      </w:r>
      <w:r>
        <w:rPr>
          <w:rFonts w:ascii="Times New Roman" w:hint="eastAsia"/>
          <w:sz w:val="24"/>
          <w:szCs w:val="24"/>
        </w:rPr>
        <w:t>的人机交互入口，用于发起模型优化、转换和板端部署任务。</w:t>
      </w:r>
    </w:p>
    <w:p w14:paraId="579C1BBB" w14:textId="77777777" w:rsidR="00342A78" w:rsidRDefault="00000000">
      <w:pPr>
        <w:pStyle w:val="10"/>
        <w:numPr>
          <w:ilvl w:val="0"/>
          <w:numId w:val="15"/>
        </w:numPr>
        <w:spacing w:before="200" w:after="160" w:line="360" w:lineRule="auto"/>
        <w:rPr>
          <w:sz w:val="32"/>
          <w:szCs w:val="32"/>
        </w:rPr>
      </w:pPr>
      <w:bookmarkStart w:id="11" w:name="_Toc24009"/>
      <w:r>
        <w:rPr>
          <w:sz w:val="32"/>
          <w:szCs w:val="32"/>
        </w:rPr>
        <w:t>测试对象和范围</w:t>
      </w:r>
      <w:bookmarkEnd w:id="9"/>
      <w:bookmarkEnd w:id="10"/>
      <w:bookmarkEnd w:id="11"/>
    </w:p>
    <w:p w14:paraId="1AE0AACE" w14:textId="77777777" w:rsidR="00342A78" w:rsidRDefault="00000000">
      <w:pPr>
        <w:pStyle w:val="21"/>
        <w:keepNext w:val="0"/>
        <w:widowControl/>
        <w:numPr>
          <w:ilvl w:val="0"/>
          <w:numId w:val="17"/>
        </w:numPr>
        <w:adjustRightInd w:val="0"/>
        <w:snapToGrid w:val="0"/>
        <w:spacing w:beforeLines="50" w:before="156" w:afterLines="50" w:after="156" w:line="360" w:lineRule="auto"/>
        <w:jc w:val="both"/>
        <w:textAlignment w:val="baseline"/>
        <w:rPr>
          <w:sz w:val="28"/>
          <w:szCs w:val="28"/>
        </w:rPr>
      </w:pPr>
      <w:bookmarkStart w:id="12" w:name="_Toc374372940"/>
      <w:bookmarkStart w:id="13" w:name="_Toc369514950"/>
      <w:bookmarkStart w:id="14" w:name="_Toc24851"/>
      <w:r>
        <w:rPr>
          <w:sz w:val="28"/>
          <w:szCs w:val="28"/>
        </w:rPr>
        <w:t>测试对象</w:t>
      </w:r>
      <w:bookmarkEnd w:id="12"/>
      <w:bookmarkEnd w:id="13"/>
      <w:bookmarkEnd w:id="14"/>
    </w:p>
    <w:p w14:paraId="5A4F7197" w14:textId="77777777" w:rsidR="00342A78" w:rsidRDefault="00000000">
      <w:pPr>
        <w:widowControl/>
        <w:jc w:val="center"/>
        <w:rPr>
          <w:rFonts w:ascii="宋体" w:hAnsi="宋体" w:cs="宋体" w:hint="eastAsia"/>
          <w:kern w:val="0"/>
          <w:sz w:val="24"/>
          <w:lang w:bidi="ar"/>
        </w:rPr>
      </w:pPr>
      <w:r>
        <w:rPr>
          <w:rFonts w:ascii="宋体" w:hAnsi="宋体" w:cs="宋体"/>
          <w:noProof/>
          <w:kern w:val="0"/>
          <w:sz w:val="24"/>
          <w:lang w:bidi="ar"/>
        </w:rPr>
        <w:drawing>
          <wp:inline distT="0" distB="0" distL="114300" distR="114300" wp14:anchorId="3990C0C8" wp14:editId="014096D8">
            <wp:extent cx="5267325" cy="1666875"/>
            <wp:effectExtent l="0" t="0" r="952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3"/>
                    <a:stretch>
                      <a:fillRect/>
                    </a:stretch>
                  </pic:blipFill>
                  <pic:spPr>
                    <a:xfrm>
                      <a:off x="0" y="0"/>
                      <a:ext cx="5267325" cy="1666875"/>
                    </a:xfrm>
                    <a:prstGeom prst="rect">
                      <a:avLst/>
                    </a:prstGeom>
                    <a:noFill/>
                    <a:ln w="9525">
                      <a:noFill/>
                    </a:ln>
                  </pic:spPr>
                </pic:pic>
              </a:graphicData>
            </a:graphic>
          </wp:inline>
        </w:drawing>
      </w:r>
    </w:p>
    <w:p w14:paraId="13164292" w14:textId="77777777" w:rsidR="00342A78" w:rsidRDefault="00000000">
      <w:pPr>
        <w:pStyle w:val="af1"/>
        <w:widowControl/>
        <w:jc w:val="center"/>
        <w:rPr>
          <w:rFonts w:ascii="Times New Roman" w:eastAsia="宋体" w:hAnsi="Times New Roman" w:cs="宋体"/>
          <w:kern w:val="0"/>
          <w:sz w:val="24"/>
          <w:szCs w:val="24"/>
          <w:lang w:bidi="ar"/>
        </w:rPr>
      </w:pPr>
      <w:bookmarkStart w:id="15" w:name="_Ref1772"/>
      <w:r>
        <w:rPr>
          <w:rFonts w:ascii="Times New Roman" w:eastAsia="宋体" w:hAnsi="Times New Roman"/>
        </w:rPr>
        <w:t>图</w:t>
      </w:r>
      <w:r>
        <w:rPr>
          <w:rFonts w:ascii="Times New Roman" w:eastAsia="宋体" w:hAnsi="Times New Roman"/>
        </w:rPr>
        <w:t xml:space="preserve"> </w:t>
      </w:r>
      <w:r>
        <w:rPr>
          <w:rFonts w:ascii="Times New Roman" w:eastAsia="宋体" w:hAnsi="Times New Roman"/>
        </w:rPr>
        <w:fldChar w:fldCharType="begin"/>
      </w:r>
      <w:r>
        <w:rPr>
          <w:rFonts w:ascii="Times New Roman" w:eastAsia="宋体" w:hAnsi="Times New Roman"/>
        </w:rPr>
        <w:instrText xml:space="preserve"> SEQ </w:instrText>
      </w:r>
      <w:r>
        <w:rPr>
          <w:rFonts w:ascii="Times New Roman" w:eastAsia="宋体" w:hAnsi="Times New Roman"/>
        </w:rPr>
        <w:instrText>图</w:instrText>
      </w:r>
      <w:r>
        <w:rPr>
          <w:rFonts w:ascii="Times New Roman" w:eastAsia="宋体" w:hAnsi="Times New Roman"/>
        </w:rPr>
        <w:instrText xml:space="preserve"> \* ARABIC </w:instrText>
      </w:r>
      <w:r>
        <w:rPr>
          <w:rFonts w:ascii="Times New Roman" w:eastAsia="宋体" w:hAnsi="Times New Roman"/>
        </w:rPr>
        <w:fldChar w:fldCharType="separate"/>
      </w:r>
      <w:r>
        <w:rPr>
          <w:rFonts w:ascii="Times New Roman" w:eastAsia="宋体" w:hAnsi="Times New Roman"/>
        </w:rPr>
        <w:t>1</w:t>
      </w:r>
      <w:r>
        <w:rPr>
          <w:rFonts w:ascii="Times New Roman" w:eastAsia="宋体" w:hAnsi="Times New Roman"/>
        </w:rPr>
        <w:fldChar w:fldCharType="end"/>
      </w:r>
      <w:bookmarkEnd w:id="15"/>
      <w:r>
        <w:rPr>
          <w:rFonts w:ascii="Times New Roman" w:eastAsia="宋体" w:hAnsi="Times New Roman" w:hint="eastAsia"/>
        </w:rPr>
        <w:t xml:space="preserve"> </w:t>
      </w:r>
      <w:r>
        <w:rPr>
          <w:rFonts w:ascii="Times New Roman" w:eastAsia="宋体" w:hAnsi="Times New Roman" w:hint="eastAsia"/>
        </w:rPr>
        <w:t>智能软件运行环境</w:t>
      </w:r>
      <w:r>
        <w:rPr>
          <w:rFonts w:ascii="Times New Roman" w:eastAsia="宋体" w:hAnsi="Times New Roman" w:hint="eastAsia"/>
        </w:rPr>
        <w:t>AiRE</w:t>
      </w:r>
    </w:p>
    <w:p w14:paraId="4088B756" w14:textId="77777777" w:rsidR="00342A78" w:rsidRDefault="00000000">
      <w:pPr>
        <w:widowControl/>
        <w:snapToGrid w:val="0"/>
        <w:spacing w:line="360" w:lineRule="auto"/>
        <w:ind w:firstLineChars="200" w:firstLine="480"/>
        <w:rPr>
          <w:color w:val="000000" w:themeColor="text1"/>
          <w:sz w:val="24"/>
        </w:rPr>
      </w:pPr>
      <w:r>
        <w:rPr>
          <w:rFonts w:hint="eastAsia"/>
          <w:color w:val="000000" w:themeColor="text1"/>
          <w:sz w:val="24"/>
        </w:rPr>
        <w:t>针对“由于深度学习模型庞大，依赖复杂，而嵌入式环境资源受限、智能软件生态不健全、推理模型部署步骤繁杂、可移植性弱、推理精度低，亟需解决嵌入式下深度学习模型推</w:t>
      </w:r>
      <w:r>
        <w:rPr>
          <w:rFonts w:hint="eastAsia"/>
          <w:color w:val="000000" w:themeColor="text1"/>
          <w:sz w:val="24"/>
        </w:rPr>
        <w:lastRenderedPageBreak/>
        <w:t>理部署的性能差问题，保障深度学习模型运行在嵌入式设备上的高效性与可靠性”该关键技术问题，本课题研究了嵌入式智能软件环境及深度编译框架，包括嵌入式智能软件系统支撑环境构建、深度学习编译器设计与优化、动态特性感知反馈编译优化机制、嵌入式系统运行时智能应用动态分区部署优化等，构建了一套嵌入式智能软件环境（</w:t>
      </w:r>
      <w:r>
        <w:rPr>
          <w:rFonts w:hint="eastAsia"/>
          <w:color w:val="000000" w:themeColor="text1"/>
          <w:sz w:val="24"/>
        </w:rPr>
        <w:fldChar w:fldCharType="begin"/>
      </w:r>
      <w:r>
        <w:rPr>
          <w:color w:val="000000" w:themeColor="text1"/>
        </w:rPr>
        <w:instrText xml:space="preserve"> REF _Ref1772 \h  \* MERGEFORMAT</w:instrText>
      </w:r>
      <w:r>
        <w:rPr>
          <w:rFonts w:hint="eastAsia"/>
          <w:color w:val="000000" w:themeColor="text1"/>
          <w:sz w:val="24"/>
        </w:rPr>
      </w:r>
      <w:r>
        <w:rPr>
          <w:rFonts w:hint="eastAsia"/>
          <w:color w:val="000000" w:themeColor="text1"/>
          <w:sz w:val="24"/>
        </w:rPr>
        <w:fldChar w:fldCharType="separate"/>
      </w:r>
      <w:r>
        <w:rPr>
          <w:rFonts w:hint="eastAsia"/>
          <w:color w:val="000000" w:themeColor="text1"/>
          <w:sz w:val="24"/>
        </w:rPr>
        <w:t>图</w:t>
      </w:r>
      <w:r>
        <w:rPr>
          <w:rFonts w:hint="eastAsia"/>
          <w:color w:val="000000" w:themeColor="text1"/>
          <w:sz w:val="24"/>
        </w:rPr>
        <w:t xml:space="preserve"> 1</w:t>
      </w:r>
      <w:r>
        <w:rPr>
          <w:rFonts w:hint="eastAsia"/>
          <w:color w:val="000000" w:themeColor="text1"/>
          <w:sz w:val="24"/>
        </w:rPr>
        <w:fldChar w:fldCharType="end"/>
      </w:r>
      <w:r>
        <w:rPr>
          <w:rFonts w:hint="eastAsia"/>
          <w:color w:val="000000" w:themeColor="text1"/>
          <w:sz w:val="24"/>
        </w:rPr>
        <w:t>）和一套嵌入式深度学习编译框架（</w:t>
      </w:r>
      <w:r>
        <w:rPr>
          <w:rFonts w:hint="eastAsia"/>
          <w:color w:val="000000" w:themeColor="text1"/>
          <w:sz w:val="24"/>
        </w:rPr>
        <w:fldChar w:fldCharType="begin"/>
      </w:r>
      <w:r>
        <w:rPr>
          <w:color w:val="000000" w:themeColor="text1"/>
        </w:rPr>
        <w:instrText xml:space="preserve"> REF _Ref1815 \h  \* MERGEFORMAT</w:instrText>
      </w:r>
      <w:r>
        <w:rPr>
          <w:rFonts w:hint="eastAsia"/>
          <w:color w:val="000000" w:themeColor="text1"/>
          <w:sz w:val="24"/>
        </w:rPr>
      </w:r>
      <w:r>
        <w:rPr>
          <w:rFonts w:hint="eastAsia"/>
          <w:color w:val="000000" w:themeColor="text1"/>
          <w:sz w:val="24"/>
        </w:rPr>
        <w:fldChar w:fldCharType="separate"/>
      </w:r>
      <w:r>
        <w:rPr>
          <w:rFonts w:hint="eastAsia"/>
          <w:color w:val="000000" w:themeColor="text1"/>
          <w:sz w:val="24"/>
        </w:rPr>
        <w:t>图</w:t>
      </w:r>
      <w:r>
        <w:rPr>
          <w:rFonts w:hint="eastAsia"/>
          <w:color w:val="000000" w:themeColor="text1"/>
          <w:sz w:val="24"/>
        </w:rPr>
        <w:t xml:space="preserve"> 2</w:t>
      </w:r>
      <w:r>
        <w:rPr>
          <w:rFonts w:hint="eastAsia"/>
          <w:color w:val="000000" w:themeColor="text1"/>
          <w:sz w:val="24"/>
        </w:rPr>
        <w:fldChar w:fldCharType="end"/>
      </w:r>
      <w:r>
        <w:rPr>
          <w:rFonts w:hint="eastAsia"/>
          <w:color w:val="000000" w:themeColor="text1"/>
          <w:sz w:val="24"/>
        </w:rPr>
        <w:t>）。</w:t>
      </w:r>
    </w:p>
    <w:p w14:paraId="20592D68" w14:textId="77777777" w:rsidR="00342A78" w:rsidRDefault="00342A78">
      <w:pPr>
        <w:widowControl/>
        <w:snapToGrid w:val="0"/>
        <w:spacing w:line="360" w:lineRule="auto"/>
        <w:ind w:firstLineChars="200" w:firstLine="480"/>
        <w:rPr>
          <w:sz w:val="24"/>
          <w:highlight w:val="yellow"/>
        </w:rPr>
      </w:pPr>
    </w:p>
    <w:p w14:paraId="40ED8914" w14:textId="77777777" w:rsidR="00342A78" w:rsidRDefault="00000000">
      <w:pPr>
        <w:widowControl/>
        <w:jc w:val="center"/>
        <w:rPr>
          <w:rFonts w:ascii="宋体" w:hAnsi="宋体" w:cs="宋体" w:hint="eastAsia"/>
          <w:kern w:val="0"/>
          <w:sz w:val="24"/>
          <w:lang w:bidi="ar"/>
        </w:rPr>
      </w:pPr>
      <w:r>
        <w:rPr>
          <w:rFonts w:ascii="宋体" w:hAnsi="宋体" w:cs="宋体"/>
          <w:noProof/>
          <w:kern w:val="0"/>
          <w:sz w:val="24"/>
          <w:lang w:bidi="ar"/>
        </w:rPr>
        <w:drawing>
          <wp:inline distT="0" distB="0" distL="114300" distR="114300" wp14:anchorId="25E79C4F" wp14:editId="41645340">
            <wp:extent cx="5267325" cy="1847850"/>
            <wp:effectExtent l="0" t="0" r="9525" b="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4"/>
                    <a:stretch>
                      <a:fillRect/>
                    </a:stretch>
                  </pic:blipFill>
                  <pic:spPr>
                    <a:xfrm>
                      <a:off x="0" y="0"/>
                      <a:ext cx="5267325" cy="1847850"/>
                    </a:xfrm>
                    <a:prstGeom prst="rect">
                      <a:avLst/>
                    </a:prstGeom>
                    <a:noFill/>
                    <a:ln w="9525">
                      <a:noFill/>
                    </a:ln>
                  </pic:spPr>
                </pic:pic>
              </a:graphicData>
            </a:graphic>
          </wp:inline>
        </w:drawing>
      </w:r>
    </w:p>
    <w:p w14:paraId="5F9C1DCF" w14:textId="77777777" w:rsidR="00342A78" w:rsidRDefault="00000000">
      <w:pPr>
        <w:pStyle w:val="af1"/>
        <w:widowControl/>
        <w:jc w:val="center"/>
        <w:rPr>
          <w:rFonts w:ascii="Times New Roman" w:eastAsia="宋体" w:hAnsi="Times New Roman"/>
        </w:rPr>
      </w:pPr>
      <w:bookmarkStart w:id="16" w:name="_Ref1815"/>
      <w:r>
        <w:rPr>
          <w:rFonts w:ascii="Times New Roman" w:eastAsia="宋体" w:hAnsi="Times New Roman"/>
        </w:rPr>
        <w:t>图</w:t>
      </w:r>
      <w:r>
        <w:rPr>
          <w:rFonts w:ascii="Times New Roman" w:eastAsia="宋体" w:hAnsi="Times New Roman"/>
        </w:rPr>
        <w:t xml:space="preserve"> </w:t>
      </w:r>
      <w:bookmarkEnd w:id="16"/>
      <w:r>
        <w:rPr>
          <w:rFonts w:ascii="Times New Roman" w:eastAsia="宋体" w:hAnsi="Times New Roman" w:hint="eastAsia"/>
        </w:rPr>
        <w:t xml:space="preserve">2 </w:t>
      </w:r>
      <w:r>
        <w:rPr>
          <w:rFonts w:ascii="Times New Roman" w:eastAsia="宋体" w:hAnsi="Times New Roman" w:hint="eastAsia"/>
        </w:rPr>
        <w:t>深度学习编译框架</w:t>
      </w:r>
      <w:r>
        <w:rPr>
          <w:rFonts w:ascii="Times New Roman" w:eastAsia="宋体" w:hAnsi="Times New Roman" w:hint="eastAsia"/>
        </w:rPr>
        <w:t>FRAME</w:t>
      </w:r>
    </w:p>
    <w:p w14:paraId="7C463ADA" w14:textId="77777777" w:rsidR="00342A78" w:rsidRDefault="00342A78"/>
    <w:p w14:paraId="5199F03E" w14:textId="77777777" w:rsidR="00342A78" w:rsidRDefault="00000000">
      <w:pPr>
        <w:widowControl/>
        <w:snapToGrid w:val="0"/>
        <w:spacing w:line="360" w:lineRule="auto"/>
        <w:ind w:firstLineChars="200" w:firstLine="480"/>
        <w:rPr>
          <w:color w:val="000000" w:themeColor="text1"/>
          <w:sz w:val="24"/>
        </w:rPr>
      </w:pPr>
      <w:r>
        <w:rPr>
          <w:rFonts w:hint="eastAsia"/>
          <w:sz w:val="24"/>
        </w:rPr>
        <w:t>为</w:t>
      </w:r>
      <w:r>
        <w:rPr>
          <w:rFonts w:hint="eastAsia"/>
          <w:color w:val="000000" w:themeColor="text1"/>
          <w:sz w:val="24"/>
        </w:rPr>
        <w:t>了验证课题研究是否实现其预期主要成果：</w:t>
      </w:r>
      <w:r>
        <w:rPr>
          <w:rFonts w:hint="eastAsia"/>
          <w:color w:val="000000" w:themeColor="text1"/>
          <w:sz w:val="24"/>
        </w:rPr>
        <w:t>1</w:t>
      </w:r>
      <w:r>
        <w:rPr>
          <w:rFonts w:hint="eastAsia"/>
          <w:color w:val="000000" w:themeColor="text1"/>
          <w:sz w:val="24"/>
        </w:rPr>
        <w:t>、多核异构支撑条件；</w:t>
      </w:r>
      <w:r>
        <w:rPr>
          <w:rFonts w:hint="eastAsia"/>
          <w:color w:val="000000" w:themeColor="text1"/>
          <w:sz w:val="24"/>
        </w:rPr>
        <w:t>2</w:t>
      </w:r>
      <w:r>
        <w:rPr>
          <w:rFonts w:hint="eastAsia"/>
          <w:color w:val="000000" w:themeColor="text1"/>
          <w:sz w:val="24"/>
        </w:rPr>
        <w:t>、深度学习框架支撑条件；</w:t>
      </w:r>
      <w:r>
        <w:rPr>
          <w:rFonts w:hint="eastAsia"/>
          <w:color w:val="000000" w:themeColor="text1"/>
          <w:sz w:val="24"/>
        </w:rPr>
        <w:t>3</w:t>
      </w:r>
      <w:r>
        <w:rPr>
          <w:rFonts w:hint="eastAsia"/>
          <w:color w:val="000000" w:themeColor="text1"/>
          <w:sz w:val="24"/>
        </w:rPr>
        <w:t>、智能化算法设计与实现；</w:t>
      </w:r>
      <w:r>
        <w:rPr>
          <w:rFonts w:hint="eastAsia"/>
          <w:color w:val="000000" w:themeColor="text1"/>
          <w:sz w:val="24"/>
        </w:rPr>
        <w:t>4</w:t>
      </w:r>
      <w:r>
        <w:rPr>
          <w:rFonts w:hint="eastAsia"/>
          <w:color w:val="000000" w:themeColor="text1"/>
          <w:sz w:val="24"/>
        </w:rPr>
        <w:t>、一套嵌入式深度学习编译框架。</w:t>
      </w:r>
      <w:r>
        <w:rPr>
          <w:color w:val="000000" w:themeColor="text1"/>
          <w:sz w:val="24"/>
        </w:rPr>
        <w:t>本次测试主要测试对象为</w:t>
      </w:r>
      <w:r>
        <w:rPr>
          <w:color w:val="000000" w:themeColor="text1"/>
          <w:sz w:val="24"/>
        </w:rPr>
        <w:t>“</w:t>
      </w:r>
      <w:r>
        <w:rPr>
          <w:rFonts w:hint="eastAsia"/>
          <w:color w:val="000000" w:themeColor="text1"/>
          <w:sz w:val="24"/>
        </w:rPr>
        <w:t>AiRE-</w:t>
      </w:r>
      <w:r>
        <w:rPr>
          <w:color w:val="000000" w:themeColor="text1"/>
          <w:sz w:val="24"/>
        </w:rPr>
        <w:t>智能</w:t>
      </w:r>
      <w:r>
        <w:rPr>
          <w:rFonts w:hint="eastAsia"/>
          <w:color w:val="000000" w:themeColor="text1"/>
          <w:sz w:val="24"/>
        </w:rPr>
        <w:t>软件系统支撑环境”（对应预期成果</w:t>
      </w:r>
      <w:r>
        <w:rPr>
          <w:rFonts w:hint="eastAsia"/>
          <w:color w:val="000000" w:themeColor="text1"/>
          <w:sz w:val="24"/>
        </w:rPr>
        <w:t>1</w:t>
      </w:r>
      <w:r>
        <w:rPr>
          <w:rFonts w:hint="eastAsia"/>
          <w:color w:val="000000" w:themeColor="text1"/>
          <w:sz w:val="24"/>
        </w:rPr>
        <w:t>和预期成果</w:t>
      </w:r>
      <w:r>
        <w:rPr>
          <w:rFonts w:hint="eastAsia"/>
          <w:color w:val="000000" w:themeColor="text1"/>
          <w:sz w:val="24"/>
        </w:rPr>
        <w:t>2</w:t>
      </w:r>
      <w:r>
        <w:rPr>
          <w:rFonts w:hint="eastAsia"/>
          <w:color w:val="000000" w:themeColor="text1"/>
          <w:sz w:val="24"/>
        </w:rPr>
        <w:t>）、“</w:t>
      </w:r>
      <w:r>
        <w:rPr>
          <w:rFonts w:hint="eastAsia"/>
          <w:color w:val="000000" w:themeColor="text1"/>
          <w:sz w:val="24"/>
        </w:rPr>
        <w:t>FRAME-</w:t>
      </w:r>
      <w:r>
        <w:rPr>
          <w:rFonts w:hint="eastAsia"/>
          <w:color w:val="000000" w:themeColor="text1"/>
          <w:sz w:val="24"/>
        </w:rPr>
        <w:t>嵌入式深度学习编译框架”（对应预期成果</w:t>
      </w:r>
      <w:r>
        <w:rPr>
          <w:rFonts w:hint="eastAsia"/>
          <w:color w:val="000000" w:themeColor="text1"/>
          <w:sz w:val="24"/>
        </w:rPr>
        <w:t>4</w:t>
      </w:r>
      <w:r>
        <w:rPr>
          <w:rFonts w:hint="eastAsia"/>
          <w:color w:val="000000" w:themeColor="text1"/>
          <w:sz w:val="24"/>
        </w:rPr>
        <w:t>）、“动态特性感知的反馈编译优化机制”（对应预期成果</w:t>
      </w:r>
      <w:r>
        <w:rPr>
          <w:rFonts w:hint="eastAsia"/>
          <w:color w:val="000000" w:themeColor="text1"/>
          <w:sz w:val="24"/>
        </w:rPr>
        <w:t>4</w:t>
      </w:r>
      <w:r>
        <w:rPr>
          <w:rFonts w:hint="eastAsia"/>
          <w:color w:val="000000" w:themeColor="text1"/>
          <w:sz w:val="24"/>
        </w:rPr>
        <w:t>）和“嵌入式运行智能应用部署及</w:t>
      </w:r>
      <w:r>
        <w:rPr>
          <w:rFonts w:hint="eastAsia"/>
          <w:color w:val="000000" w:themeColor="text1"/>
          <w:sz w:val="24"/>
        </w:rPr>
        <w:t>Dial</w:t>
      </w:r>
      <w:r>
        <w:rPr>
          <w:rFonts w:hint="eastAsia"/>
          <w:color w:val="000000" w:themeColor="text1"/>
          <w:sz w:val="24"/>
        </w:rPr>
        <w:t>大模型动态分区</w:t>
      </w:r>
      <w:commentRangeStart w:id="17"/>
      <w:r>
        <w:rPr>
          <w:rFonts w:hint="eastAsia"/>
          <w:color w:val="000000" w:themeColor="text1"/>
          <w:sz w:val="24"/>
        </w:rPr>
        <w:t>部署</w:t>
      </w:r>
      <w:commentRangeEnd w:id="17"/>
      <w:r>
        <w:rPr>
          <w:rStyle w:val="afff6"/>
          <w:rFonts w:hint="eastAsia"/>
          <w:color w:val="000000" w:themeColor="text1"/>
          <w:sz w:val="24"/>
          <w:szCs w:val="24"/>
        </w:rPr>
        <w:commentReference w:id="17"/>
      </w:r>
      <w:r>
        <w:rPr>
          <w:rFonts w:hint="eastAsia"/>
          <w:color w:val="000000" w:themeColor="text1"/>
          <w:sz w:val="24"/>
        </w:rPr>
        <w:t>”（对应预期成果</w:t>
      </w:r>
      <w:r>
        <w:rPr>
          <w:rFonts w:hint="eastAsia"/>
          <w:color w:val="000000" w:themeColor="text1"/>
          <w:sz w:val="24"/>
        </w:rPr>
        <w:t>3</w:t>
      </w:r>
      <w:r>
        <w:rPr>
          <w:rFonts w:hint="eastAsia"/>
          <w:color w:val="000000" w:themeColor="text1"/>
          <w:sz w:val="24"/>
        </w:rPr>
        <w:t>），上述主要测试对象之间的关系如</w:t>
      </w:r>
      <w:r>
        <w:rPr>
          <w:rFonts w:hint="eastAsia"/>
          <w:color w:val="000000" w:themeColor="text1"/>
          <w:sz w:val="24"/>
        </w:rPr>
        <w:fldChar w:fldCharType="begin"/>
      </w:r>
      <w:r>
        <w:rPr>
          <w:color w:val="000000" w:themeColor="text1"/>
        </w:rPr>
        <w:instrText xml:space="preserve"> REF _Ref8757 \h  \* MERGEFORMAT</w:instrText>
      </w:r>
      <w:r>
        <w:rPr>
          <w:rFonts w:hint="eastAsia"/>
          <w:color w:val="000000" w:themeColor="text1"/>
          <w:sz w:val="24"/>
        </w:rPr>
      </w:r>
      <w:r>
        <w:rPr>
          <w:rFonts w:hint="eastAsia"/>
          <w:color w:val="000000" w:themeColor="text1"/>
          <w:sz w:val="24"/>
        </w:rPr>
        <w:fldChar w:fldCharType="separate"/>
      </w:r>
      <w:r>
        <w:rPr>
          <w:rFonts w:hint="eastAsia"/>
          <w:color w:val="000000" w:themeColor="text1"/>
          <w:sz w:val="24"/>
        </w:rPr>
        <w:t>图</w:t>
      </w:r>
      <w:r>
        <w:rPr>
          <w:rFonts w:hint="eastAsia"/>
          <w:color w:val="000000" w:themeColor="text1"/>
          <w:sz w:val="24"/>
        </w:rPr>
        <w:t xml:space="preserve"> 3</w:t>
      </w:r>
      <w:r>
        <w:rPr>
          <w:rFonts w:hint="eastAsia"/>
          <w:color w:val="000000" w:themeColor="text1"/>
          <w:sz w:val="24"/>
        </w:rPr>
        <w:fldChar w:fldCharType="end"/>
      </w:r>
      <w:r>
        <w:rPr>
          <w:rFonts w:hint="eastAsia"/>
          <w:color w:val="000000" w:themeColor="text1"/>
          <w:sz w:val="24"/>
        </w:rPr>
        <w:t>所示</w:t>
      </w:r>
      <w:r>
        <w:rPr>
          <w:color w:val="000000" w:themeColor="text1"/>
          <w:sz w:val="24"/>
        </w:rPr>
        <w:t>。</w:t>
      </w:r>
    </w:p>
    <w:p w14:paraId="51FFB082" w14:textId="77777777" w:rsidR="00342A78" w:rsidRDefault="00000000">
      <w:pPr>
        <w:widowControl/>
        <w:snapToGrid w:val="0"/>
        <w:spacing w:line="360" w:lineRule="auto"/>
        <w:jc w:val="center"/>
      </w:pPr>
      <w:r>
        <w:rPr>
          <w:noProof/>
        </w:rPr>
        <w:drawing>
          <wp:inline distT="0" distB="0" distL="114300" distR="114300" wp14:anchorId="40DA8758" wp14:editId="1A8708E6">
            <wp:extent cx="3510280" cy="2695575"/>
            <wp:effectExtent l="0" t="0" r="762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8"/>
                    <a:stretch>
                      <a:fillRect/>
                    </a:stretch>
                  </pic:blipFill>
                  <pic:spPr>
                    <a:xfrm>
                      <a:off x="0" y="0"/>
                      <a:ext cx="3510280" cy="2695575"/>
                    </a:xfrm>
                    <a:prstGeom prst="rect">
                      <a:avLst/>
                    </a:prstGeom>
                  </pic:spPr>
                </pic:pic>
              </a:graphicData>
            </a:graphic>
          </wp:inline>
        </w:drawing>
      </w:r>
    </w:p>
    <w:p w14:paraId="14832B81" w14:textId="77777777" w:rsidR="00342A78" w:rsidRDefault="00000000">
      <w:pPr>
        <w:pStyle w:val="af1"/>
        <w:widowControl/>
        <w:snapToGrid w:val="0"/>
        <w:jc w:val="center"/>
        <w:rPr>
          <w:rFonts w:ascii="Times New Roman" w:eastAsia="宋体" w:hAnsi="Times New Roman"/>
        </w:rPr>
      </w:pPr>
      <w:bookmarkStart w:id="18" w:name="_Ref8757"/>
      <w:r>
        <w:rPr>
          <w:rFonts w:ascii="Times New Roman" w:eastAsia="宋体" w:hAnsi="Times New Roman"/>
        </w:rPr>
        <w:t>图</w:t>
      </w:r>
      <w:r>
        <w:rPr>
          <w:rFonts w:ascii="Times New Roman" w:eastAsia="宋体" w:hAnsi="Times New Roman"/>
        </w:rPr>
        <w:t xml:space="preserve"> </w:t>
      </w:r>
      <w:bookmarkEnd w:id="18"/>
      <w:r>
        <w:rPr>
          <w:rFonts w:ascii="Times New Roman" w:eastAsia="宋体" w:hAnsi="Times New Roman" w:hint="eastAsia"/>
        </w:rPr>
        <w:t xml:space="preserve">3 </w:t>
      </w:r>
      <w:r>
        <w:rPr>
          <w:rFonts w:ascii="Times New Roman" w:eastAsia="宋体" w:hAnsi="Times New Roman" w:hint="eastAsia"/>
        </w:rPr>
        <w:t>主要研究内容之间的关系</w:t>
      </w:r>
    </w:p>
    <w:p w14:paraId="38055A75" w14:textId="77777777" w:rsidR="00342A78" w:rsidRDefault="00000000">
      <w:pPr>
        <w:widowControl/>
        <w:snapToGrid w:val="0"/>
        <w:spacing w:line="360" w:lineRule="auto"/>
        <w:ind w:firstLineChars="200" w:firstLine="480"/>
      </w:pPr>
      <w:r>
        <w:rPr>
          <w:rFonts w:hint="eastAsia"/>
          <w:color w:val="000000" w:themeColor="text1"/>
          <w:sz w:val="24"/>
        </w:rPr>
        <w:lastRenderedPageBreak/>
        <w:t>同时，验证本课题的研究是基于项目重要研究成果</w:t>
      </w:r>
      <w:r>
        <w:rPr>
          <w:rFonts w:hint="eastAsia"/>
          <w:color w:val="000000" w:themeColor="text1"/>
          <w:sz w:val="24"/>
        </w:rPr>
        <w:t>iSure</w:t>
      </w:r>
      <w:r>
        <w:rPr>
          <w:rFonts w:hint="eastAsia"/>
          <w:color w:val="000000" w:themeColor="text1"/>
          <w:sz w:val="24"/>
        </w:rPr>
        <w:t>系统实现了上述</w:t>
      </w:r>
      <w:r>
        <w:rPr>
          <w:rFonts w:hint="eastAsia"/>
          <w:sz w:val="24"/>
        </w:rPr>
        <w:t>嵌入式智能软件环境和一套嵌入式深度学习编译框架，并对不同的智能算法进行了应用验证。</w:t>
      </w:r>
    </w:p>
    <w:p w14:paraId="406C0821" w14:textId="77777777" w:rsidR="00342A78" w:rsidRDefault="00000000">
      <w:pPr>
        <w:pStyle w:val="21"/>
        <w:keepNext w:val="0"/>
        <w:widowControl/>
        <w:numPr>
          <w:ilvl w:val="0"/>
          <w:numId w:val="17"/>
        </w:numPr>
        <w:adjustRightInd w:val="0"/>
        <w:snapToGrid w:val="0"/>
        <w:spacing w:beforeLines="50" w:before="156" w:afterLines="50" w:after="156" w:line="360" w:lineRule="auto"/>
        <w:jc w:val="both"/>
        <w:textAlignment w:val="baseline"/>
        <w:rPr>
          <w:sz w:val="28"/>
          <w:szCs w:val="28"/>
        </w:rPr>
      </w:pPr>
      <w:bookmarkStart w:id="19" w:name="_Toc374372941"/>
      <w:bookmarkStart w:id="20" w:name="_Toc369514951"/>
      <w:bookmarkStart w:id="21" w:name="_Toc24133"/>
      <w:r>
        <w:rPr>
          <w:sz w:val="28"/>
          <w:szCs w:val="28"/>
        </w:rPr>
        <w:t>测试范围</w:t>
      </w:r>
      <w:bookmarkEnd w:id="19"/>
      <w:bookmarkEnd w:id="20"/>
      <w:bookmarkEnd w:id="21"/>
    </w:p>
    <w:p w14:paraId="50FB61A3" w14:textId="77777777" w:rsidR="00342A78" w:rsidRDefault="00000000">
      <w:pPr>
        <w:widowControl/>
        <w:snapToGrid w:val="0"/>
        <w:spacing w:line="360" w:lineRule="auto"/>
        <w:ind w:firstLineChars="200" w:firstLine="480"/>
        <w:rPr>
          <w:color w:val="000000" w:themeColor="text1"/>
          <w:sz w:val="24"/>
        </w:rPr>
      </w:pPr>
      <w:bookmarkStart w:id="22" w:name="_Toc329865560"/>
      <w:bookmarkStart w:id="23" w:name="_Toc374372942"/>
      <w:bookmarkStart w:id="24" w:name="_Toc369514961"/>
      <w:r>
        <w:rPr>
          <w:rFonts w:hint="eastAsia"/>
          <w:color w:val="000000" w:themeColor="text1"/>
          <w:sz w:val="24"/>
        </w:rPr>
        <w:t>依据</w:t>
      </w:r>
      <w:r>
        <w:rPr>
          <w:rFonts w:hint="eastAsia"/>
          <w:color w:val="000000" w:themeColor="text1"/>
          <w:sz w:val="24"/>
        </w:rPr>
        <w:t>GB/T 25000.51-2016</w:t>
      </w:r>
      <w:r>
        <w:rPr>
          <w:rFonts w:hint="eastAsia"/>
          <w:color w:val="000000" w:themeColor="text1"/>
          <w:sz w:val="24"/>
        </w:rPr>
        <w:t>《系统与软件工程</w:t>
      </w:r>
      <w:r>
        <w:rPr>
          <w:rFonts w:hint="eastAsia"/>
          <w:color w:val="000000" w:themeColor="text1"/>
          <w:sz w:val="24"/>
        </w:rPr>
        <w:t xml:space="preserve"> </w:t>
      </w:r>
      <w:r>
        <w:rPr>
          <w:rFonts w:hint="eastAsia"/>
          <w:color w:val="000000" w:themeColor="text1"/>
          <w:sz w:val="24"/>
        </w:rPr>
        <w:t>系统与软件质量要求和评价（</w:t>
      </w:r>
      <w:r>
        <w:rPr>
          <w:rFonts w:hint="eastAsia"/>
          <w:color w:val="000000" w:themeColor="text1"/>
          <w:sz w:val="24"/>
        </w:rPr>
        <w:t>SQuaRE</w:t>
      </w:r>
      <w:r>
        <w:rPr>
          <w:rFonts w:hint="eastAsia"/>
          <w:color w:val="000000" w:themeColor="text1"/>
          <w:sz w:val="24"/>
        </w:rPr>
        <w:t>）第</w:t>
      </w:r>
      <w:r>
        <w:rPr>
          <w:rFonts w:hint="eastAsia"/>
          <w:color w:val="000000" w:themeColor="text1"/>
          <w:sz w:val="24"/>
        </w:rPr>
        <w:t>51</w:t>
      </w:r>
      <w:r>
        <w:rPr>
          <w:rFonts w:hint="eastAsia"/>
          <w:color w:val="000000" w:themeColor="text1"/>
          <w:sz w:val="24"/>
        </w:rPr>
        <w:t>部分：就绪可用软件产品（</w:t>
      </w:r>
      <w:r>
        <w:rPr>
          <w:rFonts w:hint="eastAsia"/>
          <w:color w:val="000000" w:themeColor="text1"/>
          <w:sz w:val="24"/>
        </w:rPr>
        <w:t>RUSP</w:t>
      </w:r>
      <w:r>
        <w:rPr>
          <w:rFonts w:hint="eastAsia"/>
          <w:color w:val="000000" w:themeColor="text1"/>
          <w:sz w:val="24"/>
        </w:rPr>
        <w:t>）的质量要求和测试细则》、</w:t>
      </w:r>
      <w:r>
        <w:rPr>
          <w:rFonts w:hint="eastAsia"/>
          <w:color w:val="000000" w:themeColor="text1"/>
          <w:sz w:val="24"/>
        </w:rPr>
        <w:t>CSTCQBRYJB001</w:t>
      </w:r>
      <w:r>
        <w:rPr>
          <w:rFonts w:hint="eastAsia"/>
          <w:color w:val="000000" w:themeColor="text1"/>
          <w:sz w:val="24"/>
        </w:rPr>
        <w:t>《系统和软件产品测试规范</w:t>
      </w:r>
      <w:r>
        <w:rPr>
          <w:rFonts w:hint="eastAsia"/>
          <w:color w:val="000000" w:themeColor="text1"/>
          <w:sz w:val="24"/>
        </w:rPr>
        <w:t>V4.0</w:t>
      </w:r>
      <w:r>
        <w:rPr>
          <w:rFonts w:hint="eastAsia"/>
          <w:color w:val="000000" w:themeColor="text1"/>
          <w:sz w:val="24"/>
        </w:rPr>
        <w:t>》、</w:t>
      </w:r>
      <w:r>
        <w:rPr>
          <w:rFonts w:hint="eastAsia"/>
          <w:color w:val="000000" w:themeColor="text1"/>
          <w:sz w:val="24"/>
        </w:rPr>
        <w:t>CSTCQBZTJB042</w:t>
      </w:r>
      <w:r>
        <w:rPr>
          <w:rFonts w:hint="eastAsia"/>
          <w:color w:val="000000" w:themeColor="text1"/>
          <w:sz w:val="24"/>
        </w:rPr>
        <w:t>《课题验收测试检测规范及评价</w:t>
      </w:r>
      <w:r>
        <w:rPr>
          <w:rFonts w:hint="eastAsia"/>
          <w:color w:val="000000" w:themeColor="text1"/>
          <w:sz w:val="24"/>
        </w:rPr>
        <w:t>V2.0</w:t>
      </w:r>
      <w:r>
        <w:rPr>
          <w:rFonts w:hint="eastAsia"/>
          <w:color w:val="000000" w:themeColor="text1"/>
          <w:sz w:val="24"/>
        </w:rPr>
        <w:t>》和《嵌入式智能软件环境及深度编译框架课题任务书》，对由湖南大学承担，中山大学、北京航空航天大学、中国科学院计算技术研究所、华为技术有限公司共同参与的国家重点研发计划“高安全强实时嵌入式智能软件系统”项目中“嵌入式智能软件环境及深度编译框架”课题成果进行结题验收测试，具体测试内容为功能性和性能效率测试。</w:t>
      </w:r>
    </w:p>
    <w:p w14:paraId="56DD8E78" w14:textId="77777777" w:rsidR="00342A78" w:rsidRDefault="00000000">
      <w:pPr>
        <w:widowControl/>
        <w:snapToGrid w:val="0"/>
        <w:spacing w:line="360" w:lineRule="auto"/>
        <w:ind w:firstLineChars="200" w:firstLine="480"/>
        <w:rPr>
          <w:color w:val="000000" w:themeColor="text1"/>
          <w:sz w:val="24"/>
        </w:rPr>
      </w:pPr>
      <w:r>
        <w:rPr>
          <w:rFonts w:hint="eastAsia"/>
          <w:color w:val="000000" w:themeColor="text1"/>
          <w:sz w:val="24"/>
        </w:rPr>
        <w:t>其中，智能软件系统支撑环境</w:t>
      </w:r>
      <w:r>
        <w:rPr>
          <w:rFonts w:hint="eastAsia"/>
          <w:color w:val="000000" w:themeColor="text1"/>
          <w:sz w:val="24"/>
        </w:rPr>
        <w:t>AiRE</w:t>
      </w:r>
      <w:r>
        <w:rPr>
          <w:rFonts w:hint="eastAsia"/>
          <w:color w:val="000000" w:themeColor="text1"/>
          <w:sz w:val="24"/>
        </w:rPr>
        <w:t>的测试范围主要包括系统测试和多款深度学习框架支持。深度学习运行时编译器</w:t>
      </w:r>
      <w:r>
        <w:rPr>
          <w:rFonts w:hint="eastAsia"/>
          <w:color w:val="000000" w:themeColor="text1"/>
          <w:sz w:val="24"/>
        </w:rPr>
        <w:t>FRAME</w:t>
      </w:r>
      <w:r>
        <w:rPr>
          <w:rFonts w:hint="eastAsia"/>
          <w:color w:val="000000" w:themeColor="text1"/>
          <w:sz w:val="24"/>
        </w:rPr>
        <w:t>的测试范围主要包括服务端状态检查、模型文件上传、模型剪枝与微调、</w:t>
      </w:r>
      <w:r>
        <w:rPr>
          <w:rFonts w:hint="eastAsia"/>
          <w:color w:val="000000" w:themeColor="text1"/>
          <w:sz w:val="24"/>
        </w:rPr>
        <w:t>PyTorch</w:t>
      </w:r>
      <w:r>
        <w:rPr>
          <w:rFonts w:hint="eastAsia"/>
          <w:color w:val="000000" w:themeColor="text1"/>
          <w:sz w:val="24"/>
        </w:rPr>
        <w:t>模型转换为</w:t>
      </w:r>
      <w:r>
        <w:rPr>
          <w:rFonts w:hint="eastAsia"/>
          <w:color w:val="000000" w:themeColor="text1"/>
          <w:sz w:val="24"/>
        </w:rPr>
        <w:t>ONNX</w:t>
      </w:r>
      <w:r>
        <w:rPr>
          <w:rFonts w:hint="eastAsia"/>
          <w:color w:val="000000" w:themeColor="text1"/>
          <w:sz w:val="24"/>
        </w:rPr>
        <w:t>、</w:t>
      </w:r>
      <w:r>
        <w:rPr>
          <w:rFonts w:hint="eastAsia"/>
          <w:color w:val="000000" w:themeColor="text1"/>
          <w:sz w:val="24"/>
        </w:rPr>
        <w:t>RKNN</w:t>
      </w:r>
      <w:r>
        <w:rPr>
          <w:rFonts w:hint="eastAsia"/>
          <w:color w:val="000000" w:themeColor="text1"/>
          <w:sz w:val="24"/>
        </w:rPr>
        <w:t>量化与非量化模型生成、嵌入式板卡连接与部署测试，以及任务执行过程中的按钮互斥、日志显示和异常恢复。动态特性感知的反馈编译优化机制的测试范围主要包括深度学习模型的阶段推理加速效果测试。嵌入式运行智能应用部署及</w:t>
      </w:r>
      <w:r>
        <w:rPr>
          <w:rFonts w:hint="eastAsia"/>
          <w:color w:val="000000" w:themeColor="text1"/>
          <w:sz w:val="24"/>
        </w:rPr>
        <w:t>DIAL</w:t>
      </w:r>
      <w:r>
        <w:rPr>
          <w:rFonts w:hint="eastAsia"/>
          <w:color w:val="000000" w:themeColor="text1"/>
          <w:sz w:val="24"/>
        </w:rPr>
        <w:t>大模型动态分区部署的测试范围分为两部分，嵌入式运行智能应用部署的主要测试范围包括</w:t>
      </w:r>
      <w:r>
        <w:rPr>
          <w:rFonts w:hint="eastAsia"/>
          <w:color w:val="000000" w:themeColor="text1"/>
          <w:sz w:val="24"/>
        </w:rPr>
        <w:t>6</w:t>
      </w:r>
      <w:r>
        <w:rPr>
          <w:rFonts w:hint="eastAsia"/>
          <w:color w:val="000000" w:themeColor="text1"/>
          <w:sz w:val="24"/>
        </w:rPr>
        <w:t>种不同深度学习模型在不同嵌入式板卡上的应用部署测试以及</w:t>
      </w:r>
      <w:r>
        <w:rPr>
          <w:rFonts w:hint="eastAsia"/>
          <w:color w:val="000000" w:themeColor="text1"/>
          <w:sz w:val="24"/>
        </w:rPr>
        <w:t>DIAL</w:t>
      </w:r>
      <w:r>
        <w:rPr>
          <w:rFonts w:hint="eastAsia"/>
          <w:color w:val="000000" w:themeColor="text1"/>
          <w:sz w:val="24"/>
        </w:rPr>
        <w:t>大模型推理支撑模块的测试范围主要包括系统启动、模型加载、文本问答、图文问答、多模态输入处理、推理结果输出及嵌入式平台运行稳定性验证。</w:t>
      </w:r>
    </w:p>
    <w:p w14:paraId="531F5044" w14:textId="77777777" w:rsidR="00342A78" w:rsidRDefault="00000000">
      <w:pPr>
        <w:pStyle w:val="10"/>
        <w:numPr>
          <w:ilvl w:val="0"/>
          <w:numId w:val="15"/>
        </w:numPr>
        <w:spacing w:before="200" w:after="160" w:line="360" w:lineRule="auto"/>
        <w:rPr>
          <w:sz w:val="32"/>
          <w:szCs w:val="32"/>
        </w:rPr>
      </w:pPr>
      <w:bookmarkStart w:id="25" w:name="_Toc29872"/>
      <w:r>
        <w:rPr>
          <w:sz w:val="32"/>
          <w:szCs w:val="32"/>
        </w:rPr>
        <w:t>整体测试环境</w:t>
      </w:r>
      <w:bookmarkEnd w:id="22"/>
      <w:bookmarkEnd w:id="23"/>
      <w:bookmarkEnd w:id="24"/>
      <w:bookmarkEnd w:id="25"/>
    </w:p>
    <w:p w14:paraId="73573164" w14:textId="77777777" w:rsidR="00342A78" w:rsidRDefault="00000000">
      <w:pPr>
        <w:pStyle w:val="21"/>
        <w:keepNext w:val="0"/>
        <w:widowControl/>
        <w:numPr>
          <w:ilvl w:val="0"/>
          <w:numId w:val="18"/>
        </w:numPr>
        <w:adjustRightInd w:val="0"/>
        <w:snapToGrid w:val="0"/>
        <w:spacing w:beforeLines="50" w:before="156" w:afterLines="50" w:after="156" w:line="360" w:lineRule="auto"/>
        <w:jc w:val="both"/>
        <w:textAlignment w:val="baseline"/>
        <w:rPr>
          <w:sz w:val="28"/>
          <w:szCs w:val="28"/>
        </w:rPr>
      </w:pPr>
      <w:bookmarkStart w:id="26" w:name="_Toc369514962"/>
      <w:bookmarkStart w:id="27" w:name="_Toc329865562"/>
      <w:bookmarkStart w:id="28" w:name="_Toc374372943"/>
      <w:bookmarkStart w:id="29" w:name="_Toc24022"/>
      <w:r>
        <w:rPr>
          <w:sz w:val="28"/>
          <w:szCs w:val="28"/>
        </w:rPr>
        <w:t>网络拓扑</w:t>
      </w:r>
      <w:commentRangeStart w:id="30"/>
      <w:r>
        <w:rPr>
          <w:sz w:val="28"/>
          <w:szCs w:val="28"/>
        </w:rPr>
        <w:t>图</w:t>
      </w:r>
      <w:bookmarkEnd w:id="26"/>
      <w:bookmarkEnd w:id="27"/>
      <w:bookmarkEnd w:id="28"/>
      <w:bookmarkEnd w:id="29"/>
      <w:commentRangeEnd w:id="30"/>
      <w:r>
        <w:rPr>
          <w:rStyle w:val="afff6"/>
          <w:sz w:val="28"/>
          <w:szCs w:val="28"/>
        </w:rPr>
        <w:commentReference w:id="30"/>
      </w:r>
    </w:p>
    <w:p w14:paraId="4DA23F6B" w14:textId="77777777" w:rsidR="00342A78" w:rsidRDefault="00342A78">
      <w:pPr>
        <w:rPr>
          <w:ins w:id="31" w:author="陈毅杰" w:date="2026-08-21T11:31:00Z"/>
        </w:rPr>
      </w:pPr>
    </w:p>
    <w:p w14:paraId="730ED0B9" w14:textId="77777777" w:rsidR="00342A78" w:rsidRDefault="00000000">
      <w:pPr>
        <w:pStyle w:val="affc"/>
        <w:widowControl/>
        <w:spacing w:line="11" w:lineRule="atLeast"/>
        <w:jc w:val="center"/>
      </w:pPr>
      <w:ins w:id="32" w:author="陈毅杰" w:date="2026-08-21T13:32:00Z">
        <w:r>
          <w:rPr>
            <w:rFonts w:hint="eastAsia"/>
            <w:noProof/>
          </w:rPr>
          <w:lastRenderedPageBreak/>
          <w:drawing>
            <wp:inline distT="0" distB="0" distL="114300" distR="114300" wp14:anchorId="496D0F6F" wp14:editId="77F5F1C8">
              <wp:extent cx="5937885" cy="3310890"/>
              <wp:effectExtent l="0" t="0" r="5715" b="3810"/>
              <wp:docPr id="12" name="图片 12"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3"/>
                      <pic:cNvPicPr>
                        <a:picLocks noChangeAspect="1"/>
                      </pic:cNvPicPr>
                    </pic:nvPicPr>
                    <pic:blipFill>
                      <a:blip r:embed="rId19"/>
                      <a:stretch>
                        <a:fillRect/>
                      </a:stretch>
                    </pic:blipFill>
                    <pic:spPr>
                      <a:xfrm>
                        <a:off x="0" y="0"/>
                        <a:ext cx="5937885" cy="3310890"/>
                      </a:xfrm>
                      <a:prstGeom prst="rect">
                        <a:avLst/>
                      </a:prstGeom>
                    </pic:spPr>
                  </pic:pic>
                </a:graphicData>
              </a:graphic>
            </wp:inline>
          </w:drawing>
        </w:r>
      </w:ins>
    </w:p>
    <w:p w14:paraId="1A6A2BBE" w14:textId="77777777" w:rsidR="00342A78" w:rsidRDefault="00000000">
      <w:pPr>
        <w:jc w:val="center"/>
        <w:rPr>
          <w:sz w:val="28"/>
          <w:szCs w:val="28"/>
        </w:rPr>
      </w:pPr>
      <w:r>
        <w:rPr>
          <w:sz w:val="24"/>
        </w:rPr>
        <w:t>图</w:t>
      </w:r>
      <w:r>
        <w:rPr>
          <w:rFonts w:hint="eastAsia"/>
          <w:sz w:val="24"/>
        </w:rPr>
        <w:t>4nn</w:t>
      </w:r>
      <w:r>
        <w:rPr>
          <w:sz w:val="24"/>
        </w:rPr>
        <w:t xml:space="preserve"> </w:t>
      </w:r>
      <w:r>
        <w:rPr>
          <w:kern w:val="0"/>
          <w:sz w:val="24"/>
        </w:rPr>
        <w:t>测试环境拓扑图</w:t>
      </w:r>
      <w:bookmarkStart w:id="33" w:name="_Toc374372944"/>
      <w:bookmarkStart w:id="34" w:name="_Toc369357322"/>
      <w:bookmarkStart w:id="35" w:name="_Toc369514963"/>
    </w:p>
    <w:p w14:paraId="1473D1F7" w14:textId="77777777" w:rsidR="00342A78" w:rsidRDefault="00000000">
      <w:pPr>
        <w:pStyle w:val="21"/>
        <w:keepNext w:val="0"/>
        <w:widowControl/>
        <w:numPr>
          <w:ilvl w:val="0"/>
          <w:numId w:val="18"/>
        </w:numPr>
        <w:adjustRightInd w:val="0"/>
        <w:snapToGrid w:val="0"/>
        <w:spacing w:beforeLines="50" w:before="156" w:afterLines="50" w:after="156" w:line="360" w:lineRule="auto"/>
        <w:jc w:val="both"/>
        <w:textAlignment w:val="baseline"/>
        <w:rPr>
          <w:sz w:val="28"/>
          <w:szCs w:val="28"/>
        </w:rPr>
      </w:pPr>
      <w:bookmarkStart w:id="36" w:name="_Toc23007"/>
      <w:bookmarkEnd w:id="33"/>
      <w:bookmarkEnd w:id="34"/>
      <w:bookmarkEnd w:id="35"/>
      <w:r>
        <w:rPr>
          <w:sz w:val="28"/>
          <w:szCs w:val="28"/>
        </w:rPr>
        <w:t>软硬件配置信息</w:t>
      </w:r>
      <w:bookmarkEnd w:id="36"/>
    </w:p>
    <w:tbl>
      <w:tblPr>
        <w:tblW w:w="8620" w:type="dxa"/>
        <w:jc w:val="center"/>
        <w:tblCellMar>
          <w:top w:w="57" w:type="dxa"/>
        </w:tblCellMar>
        <w:tblLook w:val="04A0" w:firstRow="1" w:lastRow="0" w:firstColumn="1" w:lastColumn="0" w:noHBand="0" w:noVBand="1"/>
      </w:tblPr>
      <w:tblGrid>
        <w:gridCol w:w="237"/>
        <w:gridCol w:w="1808"/>
        <w:gridCol w:w="6575"/>
      </w:tblGrid>
      <w:tr w:rsidR="00342A78" w14:paraId="5C5F38DD" w14:textId="77777777">
        <w:trPr>
          <w:trHeight w:val="90"/>
          <w:jc w:val="center"/>
        </w:trPr>
        <w:tc>
          <w:tcPr>
            <w:tcW w:w="8620" w:type="dxa"/>
            <w:gridSpan w:val="3"/>
            <w:vAlign w:val="center"/>
          </w:tcPr>
          <w:p w14:paraId="3A4AA315" w14:textId="77777777" w:rsidR="00342A78" w:rsidRDefault="00000000">
            <w:pPr>
              <w:spacing w:line="360" w:lineRule="auto"/>
              <w:rPr>
                <w:color w:val="000000"/>
                <w:spacing w:val="6"/>
                <w:sz w:val="24"/>
              </w:rPr>
            </w:pPr>
            <w:r>
              <w:rPr>
                <w:b/>
                <w:color w:val="000000"/>
                <w:kern w:val="0"/>
                <w:sz w:val="24"/>
              </w:rPr>
              <w:t>ROC-</w:t>
            </w:r>
            <w:r>
              <w:rPr>
                <w:rFonts w:hint="eastAsia"/>
                <w:b/>
                <w:color w:val="000000"/>
                <w:kern w:val="0"/>
                <w:sz w:val="24"/>
              </w:rPr>
              <w:t>RK3588S</w:t>
            </w:r>
            <w:r>
              <w:rPr>
                <w:b/>
                <w:color w:val="000000"/>
                <w:kern w:val="0"/>
                <w:sz w:val="24"/>
              </w:rPr>
              <w:t>-PC</w:t>
            </w:r>
            <w:r>
              <w:rPr>
                <w:b/>
                <w:color w:val="000000"/>
                <w:kern w:val="0"/>
                <w:sz w:val="24"/>
              </w:rPr>
              <w:t>开发板（客户提供</w:t>
            </w:r>
            <w:r>
              <w:rPr>
                <w:rFonts w:hint="eastAsia"/>
                <w:b/>
                <w:color w:val="000000"/>
                <w:kern w:val="0"/>
                <w:sz w:val="24"/>
              </w:rPr>
              <w:t>3</w:t>
            </w:r>
            <w:r>
              <w:rPr>
                <w:b/>
                <w:color w:val="000000"/>
                <w:kern w:val="0"/>
                <w:sz w:val="24"/>
              </w:rPr>
              <w:t>块）：</w:t>
            </w:r>
          </w:p>
        </w:tc>
      </w:tr>
      <w:tr w:rsidR="00342A78" w14:paraId="7516C486" w14:textId="77777777">
        <w:trPr>
          <w:trHeight w:val="90"/>
          <w:jc w:val="center"/>
        </w:trPr>
        <w:tc>
          <w:tcPr>
            <w:tcW w:w="237" w:type="dxa"/>
            <w:vMerge w:val="restart"/>
            <w:vAlign w:val="center"/>
          </w:tcPr>
          <w:p w14:paraId="4C156720" w14:textId="77777777" w:rsidR="00342A78" w:rsidRDefault="00342A78">
            <w:pPr>
              <w:spacing w:line="360" w:lineRule="auto"/>
              <w:ind w:firstLineChars="147" w:firstLine="353"/>
              <w:rPr>
                <w:bCs/>
                <w:color w:val="000000"/>
                <w:kern w:val="0"/>
                <w:sz w:val="24"/>
              </w:rPr>
            </w:pPr>
          </w:p>
        </w:tc>
        <w:tc>
          <w:tcPr>
            <w:tcW w:w="1808" w:type="dxa"/>
          </w:tcPr>
          <w:p w14:paraId="6C222597" w14:textId="77777777" w:rsidR="00342A78" w:rsidRDefault="00000000">
            <w:pPr>
              <w:rPr>
                <w:sz w:val="24"/>
              </w:rPr>
            </w:pPr>
            <w:r>
              <w:rPr>
                <w:sz w:val="24"/>
              </w:rPr>
              <w:t>硬件</w:t>
            </w:r>
          </w:p>
        </w:tc>
        <w:tc>
          <w:tcPr>
            <w:tcW w:w="6575" w:type="dxa"/>
          </w:tcPr>
          <w:p w14:paraId="7509126E" w14:textId="77777777" w:rsidR="00342A78" w:rsidRDefault="00000000">
            <w:pPr>
              <w:pStyle w:val="affff1"/>
              <w:spacing w:beforeLines="50" w:before="156" w:afterLines="50" w:after="156" w:line="240" w:lineRule="auto"/>
              <w:ind w:firstLine="0"/>
            </w:pPr>
            <w:r>
              <w:t>型号：</w:t>
            </w:r>
            <w:r>
              <w:t>ROC-</w:t>
            </w:r>
            <w:r>
              <w:rPr>
                <w:rFonts w:hint="eastAsia"/>
              </w:rPr>
              <w:t>RK3588S</w:t>
            </w:r>
            <w:r>
              <w:t>-PC</w:t>
            </w:r>
          </w:p>
          <w:p w14:paraId="7814FA79" w14:textId="77777777" w:rsidR="00342A78" w:rsidRDefault="00000000">
            <w:pPr>
              <w:pStyle w:val="affff1"/>
              <w:spacing w:beforeLines="50" w:before="156" w:afterLines="50" w:after="156" w:line="240" w:lineRule="auto"/>
              <w:ind w:firstLine="0"/>
            </w:pPr>
            <w:r>
              <w:t>CPU</w:t>
            </w:r>
            <w:r>
              <w:t>：</w:t>
            </w:r>
            <w:r>
              <w:t>Cortex-A76*4+Cortex-A55*4</w:t>
            </w:r>
          </w:p>
          <w:p w14:paraId="57D9DF2E" w14:textId="77777777" w:rsidR="00342A78" w:rsidRDefault="00000000">
            <w:pPr>
              <w:pStyle w:val="affff1"/>
              <w:spacing w:beforeLines="50" w:before="156" w:afterLines="50" w:after="156" w:line="240" w:lineRule="auto"/>
              <w:ind w:firstLine="0"/>
            </w:pPr>
            <w:r>
              <w:t>GPU</w:t>
            </w:r>
            <w:r>
              <w:t>：</w:t>
            </w:r>
            <w:r>
              <w:t>ARM Mali-G610 MP4</w:t>
            </w:r>
          </w:p>
          <w:p w14:paraId="5C53BEDA" w14:textId="77777777" w:rsidR="00342A78" w:rsidRDefault="00000000">
            <w:pPr>
              <w:pStyle w:val="affff1"/>
              <w:spacing w:beforeLines="50" w:before="156" w:afterLines="50" w:after="156" w:line="240" w:lineRule="auto"/>
              <w:ind w:firstLine="0"/>
            </w:pPr>
            <w:r>
              <w:t>NPU</w:t>
            </w:r>
            <w:r>
              <w:t>：</w:t>
            </w:r>
            <w:r>
              <w:t>RKNPU</w:t>
            </w:r>
          </w:p>
          <w:p w14:paraId="13CD948E" w14:textId="77777777" w:rsidR="00342A78" w:rsidRDefault="00000000">
            <w:pPr>
              <w:pStyle w:val="affff1"/>
              <w:spacing w:beforeLines="50" w:before="156" w:afterLines="50" w:after="156" w:line="240" w:lineRule="auto"/>
              <w:ind w:firstLine="0"/>
            </w:pPr>
            <w:r>
              <w:t>主频：</w:t>
            </w:r>
            <w:r>
              <w:t>2.4GHz</w:t>
            </w:r>
          </w:p>
          <w:p w14:paraId="50C8B984" w14:textId="77777777" w:rsidR="00342A78" w:rsidRDefault="00000000">
            <w:pPr>
              <w:pStyle w:val="affff1"/>
              <w:spacing w:beforeLines="50" w:before="156" w:afterLines="50" w:after="156" w:line="240" w:lineRule="auto"/>
              <w:ind w:firstLine="0"/>
            </w:pPr>
            <w:r>
              <w:t>内存：</w:t>
            </w:r>
            <w:r>
              <w:t>16GB</w:t>
            </w:r>
          </w:p>
          <w:p w14:paraId="3F81E40E" w14:textId="77777777" w:rsidR="00342A78" w:rsidRDefault="00000000">
            <w:pPr>
              <w:pStyle w:val="affff1"/>
              <w:spacing w:beforeLines="50" w:before="156" w:afterLines="50" w:after="156" w:line="240" w:lineRule="auto"/>
              <w:ind w:firstLine="0"/>
            </w:pPr>
            <w:r>
              <w:t>存储：</w:t>
            </w:r>
            <w:r>
              <w:t>128GB</w:t>
            </w:r>
          </w:p>
        </w:tc>
      </w:tr>
      <w:tr w:rsidR="00342A78" w14:paraId="7687F928" w14:textId="77777777">
        <w:trPr>
          <w:trHeight w:val="90"/>
          <w:jc w:val="center"/>
        </w:trPr>
        <w:tc>
          <w:tcPr>
            <w:tcW w:w="237" w:type="dxa"/>
            <w:vMerge/>
            <w:vAlign w:val="center"/>
          </w:tcPr>
          <w:p w14:paraId="057E47E9" w14:textId="77777777" w:rsidR="00342A78" w:rsidRDefault="00342A78">
            <w:pPr>
              <w:spacing w:line="360" w:lineRule="auto"/>
              <w:ind w:firstLineChars="147" w:firstLine="353"/>
              <w:rPr>
                <w:bCs/>
                <w:color w:val="000000"/>
                <w:kern w:val="0"/>
                <w:sz w:val="24"/>
              </w:rPr>
            </w:pPr>
          </w:p>
        </w:tc>
        <w:tc>
          <w:tcPr>
            <w:tcW w:w="1808" w:type="dxa"/>
          </w:tcPr>
          <w:p w14:paraId="5899799A" w14:textId="77777777" w:rsidR="00342A78" w:rsidRDefault="00000000">
            <w:pPr>
              <w:spacing w:beforeLines="50" w:before="156" w:afterLines="50" w:after="156"/>
              <w:rPr>
                <w:sz w:val="24"/>
              </w:rPr>
            </w:pPr>
            <w:r>
              <w:rPr>
                <w:sz w:val="24"/>
              </w:rPr>
              <w:t>软件</w:t>
            </w:r>
          </w:p>
        </w:tc>
        <w:tc>
          <w:tcPr>
            <w:tcW w:w="6575" w:type="dxa"/>
          </w:tcPr>
          <w:p w14:paraId="12DAFF7C" w14:textId="77777777" w:rsidR="00342A78" w:rsidRDefault="00000000">
            <w:pPr>
              <w:spacing w:beforeLines="50" w:before="156" w:afterLines="50" w:after="156"/>
              <w:rPr>
                <w:sz w:val="24"/>
              </w:rPr>
            </w:pPr>
            <w:r>
              <w:rPr>
                <w:sz w:val="24"/>
              </w:rPr>
              <w:t>虚拟化环境：</w:t>
            </w:r>
            <w:r>
              <w:rPr>
                <w:sz w:val="24"/>
              </w:rPr>
              <w:t>Rust-Shyper</w:t>
            </w:r>
            <w:r>
              <w:rPr>
                <w:sz w:val="24"/>
              </w:rPr>
              <w:t>；</w:t>
            </w:r>
            <w:r>
              <w:rPr>
                <w:sz w:val="24"/>
              </w:rPr>
              <w:t>VM0</w:t>
            </w:r>
            <w:r>
              <w:rPr>
                <w:sz w:val="24"/>
              </w:rPr>
              <w:t>：</w:t>
            </w:r>
            <w:r>
              <w:rPr>
                <w:sz w:val="24"/>
              </w:rPr>
              <w:t>openEuler Embedded 24.03-LTS</w:t>
            </w:r>
            <w:r>
              <w:rPr>
                <w:sz w:val="24"/>
              </w:rPr>
              <w:t>（</w:t>
            </w:r>
            <w:r>
              <w:rPr>
                <w:sz w:val="24"/>
              </w:rPr>
              <w:t>Linux 5.10.160</w:t>
            </w:r>
            <w:r>
              <w:rPr>
                <w:sz w:val="24"/>
              </w:rPr>
              <w:t>）；</w:t>
            </w:r>
            <w:r>
              <w:rPr>
                <w:sz w:val="24"/>
              </w:rPr>
              <w:t>NPU</w:t>
            </w:r>
            <w:r>
              <w:rPr>
                <w:sz w:val="24"/>
              </w:rPr>
              <w:t>：</w:t>
            </w:r>
            <w:r>
              <w:rPr>
                <w:sz w:val="24"/>
              </w:rPr>
              <w:t>RKNPU</w:t>
            </w:r>
            <w:r>
              <w:rPr>
                <w:sz w:val="24"/>
              </w:rPr>
              <w:t>驱动</w:t>
            </w:r>
            <w:r>
              <w:rPr>
                <w:sz w:val="24"/>
              </w:rPr>
              <w:t>0.9.2</w:t>
            </w:r>
            <w:r>
              <w:rPr>
                <w:sz w:val="24"/>
              </w:rPr>
              <w:t>、</w:t>
            </w:r>
            <w:r>
              <w:rPr>
                <w:sz w:val="24"/>
              </w:rPr>
              <w:t>RKNN Runtime 2.3.2</w:t>
            </w:r>
          </w:p>
        </w:tc>
      </w:tr>
      <w:tr w:rsidR="00342A78" w14:paraId="7C77AF2F" w14:textId="77777777">
        <w:trPr>
          <w:trHeight w:val="90"/>
          <w:jc w:val="center"/>
        </w:trPr>
        <w:tc>
          <w:tcPr>
            <w:tcW w:w="8620" w:type="dxa"/>
            <w:gridSpan w:val="3"/>
            <w:vAlign w:val="center"/>
          </w:tcPr>
          <w:p w14:paraId="596E6DD0" w14:textId="77777777" w:rsidR="00342A78" w:rsidRDefault="00000000">
            <w:pPr>
              <w:spacing w:line="360" w:lineRule="auto"/>
              <w:rPr>
                <w:sz w:val="24"/>
              </w:rPr>
            </w:pPr>
            <w:r>
              <w:rPr>
                <w:b/>
                <w:color w:val="000000"/>
                <w:kern w:val="0"/>
                <w:sz w:val="24"/>
              </w:rPr>
              <w:t>上位机</w:t>
            </w:r>
            <w:r>
              <w:rPr>
                <w:b/>
                <w:color w:val="000000"/>
                <w:kern w:val="0"/>
                <w:sz w:val="24"/>
              </w:rPr>
              <w:t>PC</w:t>
            </w:r>
            <w:r>
              <w:rPr>
                <w:b/>
                <w:color w:val="000000"/>
                <w:kern w:val="0"/>
                <w:sz w:val="24"/>
              </w:rPr>
              <w:t>（客户提供</w:t>
            </w:r>
            <w:r>
              <w:rPr>
                <w:b/>
                <w:color w:val="000000"/>
                <w:kern w:val="0"/>
                <w:sz w:val="24"/>
              </w:rPr>
              <w:t>1</w:t>
            </w:r>
            <w:r>
              <w:rPr>
                <w:b/>
                <w:color w:val="000000"/>
                <w:kern w:val="0"/>
                <w:sz w:val="24"/>
              </w:rPr>
              <w:t>台）：</w:t>
            </w:r>
          </w:p>
        </w:tc>
      </w:tr>
      <w:tr w:rsidR="00342A78" w14:paraId="58EC3355" w14:textId="77777777">
        <w:trPr>
          <w:trHeight w:val="90"/>
          <w:jc w:val="center"/>
        </w:trPr>
        <w:tc>
          <w:tcPr>
            <w:tcW w:w="237" w:type="dxa"/>
            <w:vMerge w:val="restart"/>
            <w:vAlign w:val="center"/>
          </w:tcPr>
          <w:p w14:paraId="16888A20" w14:textId="77777777" w:rsidR="00342A78" w:rsidRDefault="00342A78">
            <w:pPr>
              <w:spacing w:line="360" w:lineRule="auto"/>
              <w:ind w:firstLineChars="147" w:firstLine="353"/>
              <w:rPr>
                <w:bCs/>
                <w:color w:val="000000"/>
                <w:kern w:val="0"/>
                <w:sz w:val="24"/>
              </w:rPr>
            </w:pPr>
          </w:p>
        </w:tc>
        <w:tc>
          <w:tcPr>
            <w:tcW w:w="1808" w:type="dxa"/>
          </w:tcPr>
          <w:p w14:paraId="0F279E68" w14:textId="77777777" w:rsidR="00342A78" w:rsidRDefault="00000000">
            <w:pPr>
              <w:rPr>
                <w:sz w:val="24"/>
              </w:rPr>
            </w:pPr>
            <w:r>
              <w:rPr>
                <w:sz w:val="24"/>
              </w:rPr>
              <w:t>硬件</w:t>
            </w:r>
          </w:p>
        </w:tc>
        <w:tc>
          <w:tcPr>
            <w:tcW w:w="6575" w:type="dxa"/>
          </w:tcPr>
          <w:p w14:paraId="7DF4B8C5" w14:textId="77777777" w:rsidR="00342A78" w:rsidRDefault="00000000">
            <w:pPr>
              <w:pStyle w:val="affff1"/>
              <w:spacing w:beforeLines="50" w:before="156" w:afterLines="50" w:after="156" w:line="240" w:lineRule="auto"/>
              <w:ind w:firstLine="0"/>
            </w:pPr>
            <w:r>
              <w:t>型号：</w:t>
            </w:r>
            <w:r>
              <w:t>OMEN by HP Gaming Laptop 16-wf0xxx</w:t>
            </w:r>
          </w:p>
          <w:p w14:paraId="3061583A" w14:textId="77777777" w:rsidR="00342A78" w:rsidRDefault="00000000">
            <w:pPr>
              <w:pStyle w:val="affff1"/>
              <w:spacing w:beforeLines="50" w:before="156" w:afterLines="50" w:after="156" w:line="240" w:lineRule="auto"/>
              <w:ind w:firstLine="0"/>
            </w:pPr>
            <w:r>
              <w:t>CPU</w:t>
            </w:r>
            <w:r>
              <w:t>：</w:t>
            </w:r>
            <w:r>
              <w:rPr>
                <w:lang w:eastAsia="en-US"/>
              </w:rPr>
              <w:t>Intel Core</w:t>
            </w:r>
            <w:r>
              <w:rPr>
                <w:lang w:eastAsia="en-US"/>
              </w:rPr>
              <w:t>系列</w:t>
            </w:r>
            <w:r>
              <w:rPr>
                <w:lang w:eastAsia="en-US"/>
              </w:rPr>
              <w:t>x86-64</w:t>
            </w:r>
            <w:r>
              <w:rPr>
                <w:lang w:eastAsia="en-US"/>
              </w:rPr>
              <w:t>处理器（具体型号以测试现场</w:t>
            </w:r>
            <w:r>
              <w:rPr>
                <w:lang w:eastAsia="en-US"/>
              </w:rPr>
              <w:t>systeminfo</w:t>
            </w:r>
            <w:r>
              <w:rPr>
                <w:lang w:eastAsia="en-US"/>
              </w:rPr>
              <w:t>记录为准）</w:t>
            </w:r>
          </w:p>
          <w:p w14:paraId="218269E3" w14:textId="77777777" w:rsidR="00342A78" w:rsidRDefault="00000000">
            <w:pPr>
              <w:pStyle w:val="affff1"/>
              <w:spacing w:beforeLines="50" w:before="156" w:afterLines="50" w:after="156" w:line="240" w:lineRule="auto"/>
              <w:ind w:firstLine="0"/>
            </w:pPr>
            <w:r>
              <w:lastRenderedPageBreak/>
              <w:t>内存：</w:t>
            </w:r>
            <w:r>
              <w:t>16G</w:t>
            </w:r>
          </w:p>
          <w:p w14:paraId="2324E183" w14:textId="77777777" w:rsidR="00342A78" w:rsidRDefault="00000000">
            <w:pPr>
              <w:pStyle w:val="affff1"/>
              <w:spacing w:beforeLines="50" w:before="156" w:afterLines="50" w:after="156" w:line="240" w:lineRule="auto"/>
              <w:ind w:firstLine="0"/>
            </w:pPr>
            <w:r>
              <w:t>硬盘：</w:t>
            </w:r>
            <w:r>
              <w:t>1T</w:t>
            </w:r>
          </w:p>
        </w:tc>
      </w:tr>
      <w:tr w:rsidR="00342A78" w14:paraId="34A2A576" w14:textId="77777777">
        <w:trPr>
          <w:trHeight w:val="90"/>
          <w:jc w:val="center"/>
        </w:trPr>
        <w:tc>
          <w:tcPr>
            <w:tcW w:w="237" w:type="dxa"/>
            <w:vMerge/>
            <w:vAlign w:val="center"/>
          </w:tcPr>
          <w:p w14:paraId="787A2E6C" w14:textId="77777777" w:rsidR="00342A78" w:rsidRDefault="00342A78">
            <w:pPr>
              <w:spacing w:line="360" w:lineRule="auto"/>
              <w:ind w:firstLineChars="147" w:firstLine="353"/>
              <w:rPr>
                <w:bCs/>
                <w:color w:val="000000"/>
                <w:kern w:val="0"/>
                <w:sz w:val="24"/>
              </w:rPr>
            </w:pPr>
          </w:p>
        </w:tc>
        <w:tc>
          <w:tcPr>
            <w:tcW w:w="1808" w:type="dxa"/>
          </w:tcPr>
          <w:p w14:paraId="0253F0AE" w14:textId="77777777" w:rsidR="00342A78" w:rsidRDefault="00000000">
            <w:pPr>
              <w:spacing w:beforeLines="50" w:before="156" w:afterLines="50" w:after="156"/>
              <w:rPr>
                <w:sz w:val="24"/>
              </w:rPr>
            </w:pPr>
            <w:r>
              <w:rPr>
                <w:sz w:val="24"/>
              </w:rPr>
              <w:t>软件</w:t>
            </w:r>
          </w:p>
        </w:tc>
        <w:tc>
          <w:tcPr>
            <w:tcW w:w="6575" w:type="dxa"/>
          </w:tcPr>
          <w:p w14:paraId="6944F808" w14:textId="77777777" w:rsidR="00342A78" w:rsidRDefault="00000000">
            <w:pPr>
              <w:spacing w:beforeLines="50" w:before="156" w:afterLines="50" w:after="156"/>
              <w:rPr>
                <w:sz w:val="24"/>
              </w:rPr>
            </w:pPr>
            <w:r>
              <w:rPr>
                <w:sz w:val="24"/>
              </w:rPr>
              <w:t>操作系统：</w:t>
            </w:r>
            <w:r>
              <w:rPr>
                <w:sz w:val="24"/>
              </w:rPr>
              <w:t xml:space="preserve">Windows 11 </w:t>
            </w:r>
          </w:p>
          <w:p w14:paraId="15EC4D49" w14:textId="77777777" w:rsidR="00342A78" w:rsidRDefault="00000000">
            <w:pPr>
              <w:spacing w:beforeLines="50" w:before="156" w:afterLines="50" w:after="156"/>
              <w:rPr>
                <w:sz w:val="24"/>
              </w:rPr>
            </w:pPr>
            <w:r>
              <w:rPr>
                <w:sz w:val="24"/>
              </w:rPr>
              <w:t>相关软件：</w:t>
            </w:r>
            <w:r>
              <w:rPr>
                <w:sz w:val="24"/>
              </w:rPr>
              <w:t>MobaXterm Personal Edition v12.8 Build 4248</w:t>
            </w:r>
            <w:r>
              <w:rPr>
                <w:sz w:val="24"/>
              </w:rPr>
              <w:t>、</w:t>
            </w:r>
          </w:p>
          <w:p w14:paraId="255DB619" w14:textId="77777777" w:rsidR="00342A78" w:rsidRDefault="00000000">
            <w:pPr>
              <w:spacing w:beforeLines="50" w:before="156" w:afterLines="50" w:after="156"/>
              <w:rPr>
                <w:sz w:val="24"/>
              </w:rPr>
            </w:pPr>
            <w:r>
              <w:rPr>
                <w:sz w:val="24"/>
              </w:rPr>
              <w:t>Visual Studio Code 1.99.2</w:t>
            </w:r>
            <w:r>
              <w:rPr>
                <w:sz w:val="24"/>
              </w:rPr>
              <w:t>、</w:t>
            </w:r>
            <w:r>
              <w:rPr>
                <w:sz w:val="24"/>
              </w:rPr>
              <w:t>Qt 6.9.3</w:t>
            </w:r>
            <w:r>
              <w:rPr>
                <w:sz w:val="24"/>
              </w:rPr>
              <w:t>、</w:t>
            </w:r>
            <w:r>
              <w:rPr>
                <w:sz w:val="24"/>
              </w:rPr>
              <w:t>FRAME</w:t>
            </w:r>
            <w:r>
              <w:rPr>
                <w:sz w:val="24"/>
              </w:rPr>
              <w:t>（</w:t>
            </w:r>
            <w:r>
              <w:rPr>
                <w:sz w:val="24"/>
              </w:rPr>
              <w:t>iSure QT</w:t>
            </w:r>
            <w:r>
              <w:rPr>
                <w:sz w:val="24"/>
              </w:rPr>
              <w:t>模型优化与部署客户端）</w:t>
            </w:r>
          </w:p>
          <w:p w14:paraId="171FA8FD" w14:textId="77777777" w:rsidR="00342A78" w:rsidRDefault="00342A78">
            <w:pPr>
              <w:jc w:val="left"/>
              <w:rPr>
                <w:sz w:val="24"/>
              </w:rPr>
            </w:pPr>
          </w:p>
        </w:tc>
      </w:tr>
      <w:tr w:rsidR="00342A78" w14:paraId="7FC5E87E" w14:textId="77777777">
        <w:trPr>
          <w:trHeight w:val="90"/>
          <w:jc w:val="center"/>
        </w:trPr>
        <w:tc>
          <w:tcPr>
            <w:tcW w:w="8620" w:type="dxa"/>
            <w:gridSpan w:val="3"/>
            <w:vAlign w:val="center"/>
          </w:tcPr>
          <w:p w14:paraId="5EB27881" w14:textId="77777777" w:rsidR="00342A78" w:rsidRDefault="00000000">
            <w:pPr>
              <w:spacing w:line="360" w:lineRule="auto"/>
              <w:rPr>
                <w:sz w:val="24"/>
              </w:rPr>
            </w:pPr>
            <w:r>
              <w:rPr>
                <w:b/>
                <w:color w:val="000000" w:themeColor="text1"/>
                <w:kern w:val="0"/>
                <w:sz w:val="24"/>
              </w:rPr>
              <w:t xml:space="preserve"> AI </w:t>
            </w:r>
            <w:r>
              <w:rPr>
                <w:b/>
                <w:color w:val="000000" w:themeColor="text1"/>
                <w:kern w:val="0"/>
                <w:sz w:val="24"/>
              </w:rPr>
              <w:t>边缘设备</w:t>
            </w:r>
            <w:r>
              <w:rPr>
                <w:rFonts w:hint="eastAsia"/>
                <w:b/>
                <w:color w:val="000000" w:themeColor="text1"/>
                <w:kern w:val="0"/>
                <w:sz w:val="24"/>
              </w:rPr>
              <w:t>开发板</w:t>
            </w:r>
            <w:r>
              <w:rPr>
                <w:b/>
                <w:color w:val="000000" w:themeColor="text1"/>
                <w:kern w:val="0"/>
                <w:sz w:val="24"/>
              </w:rPr>
              <w:t>（</w:t>
            </w:r>
            <w:r>
              <w:rPr>
                <w:b/>
                <w:color w:val="000000" w:themeColor="text1"/>
                <w:kern w:val="0"/>
                <w:sz w:val="24"/>
              </w:rPr>
              <w:t xml:space="preserve">NVIDIA Jetson AGX Orin </w:t>
            </w:r>
            <w:r>
              <w:rPr>
                <w:b/>
                <w:color w:val="000000" w:themeColor="text1"/>
                <w:kern w:val="0"/>
                <w:sz w:val="24"/>
              </w:rPr>
              <w:t>开发套件</w:t>
            </w:r>
            <w:r>
              <w:rPr>
                <w:b/>
                <w:color w:val="000000" w:themeColor="text1"/>
                <w:kern w:val="0"/>
                <w:sz w:val="24"/>
              </w:rPr>
              <w:t xml:space="preserve"> 1 </w:t>
            </w:r>
            <w:r>
              <w:rPr>
                <w:b/>
                <w:color w:val="000000" w:themeColor="text1"/>
                <w:kern w:val="0"/>
                <w:sz w:val="24"/>
              </w:rPr>
              <w:t>台）：</w:t>
            </w:r>
          </w:p>
        </w:tc>
      </w:tr>
      <w:tr w:rsidR="00342A78" w14:paraId="7066329A" w14:textId="77777777">
        <w:trPr>
          <w:trHeight w:val="90"/>
          <w:jc w:val="center"/>
        </w:trPr>
        <w:tc>
          <w:tcPr>
            <w:tcW w:w="237" w:type="dxa"/>
            <w:vMerge w:val="restart"/>
            <w:vAlign w:val="center"/>
          </w:tcPr>
          <w:p w14:paraId="66751EBC" w14:textId="77777777" w:rsidR="00342A78" w:rsidRDefault="00342A78">
            <w:pPr>
              <w:spacing w:line="360" w:lineRule="auto"/>
              <w:ind w:firstLineChars="147" w:firstLine="353"/>
              <w:rPr>
                <w:bCs/>
                <w:color w:val="000000"/>
                <w:kern w:val="0"/>
                <w:sz w:val="24"/>
              </w:rPr>
            </w:pPr>
          </w:p>
        </w:tc>
        <w:tc>
          <w:tcPr>
            <w:tcW w:w="1808" w:type="dxa"/>
          </w:tcPr>
          <w:p w14:paraId="362900F8" w14:textId="77777777" w:rsidR="00342A78" w:rsidRDefault="00000000">
            <w:pPr>
              <w:rPr>
                <w:sz w:val="24"/>
              </w:rPr>
            </w:pPr>
            <w:r>
              <w:rPr>
                <w:sz w:val="24"/>
              </w:rPr>
              <w:t>硬件</w:t>
            </w:r>
          </w:p>
        </w:tc>
        <w:tc>
          <w:tcPr>
            <w:tcW w:w="6575" w:type="dxa"/>
          </w:tcPr>
          <w:p w14:paraId="5E16E86F" w14:textId="77777777" w:rsidR="00342A78" w:rsidRDefault="00000000">
            <w:pPr>
              <w:pStyle w:val="affff1"/>
              <w:spacing w:beforeLines="50" w:before="156" w:afterLines="50" w:after="156" w:line="240" w:lineRule="auto"/>
              <w:ind w:firstLine="0"/>
            </w:pPr>
            <w:r>
              <w:t>型号：</w:t>
            </w:r>
            <w:r>
              <w:t>NVIDIA Jetson AGX Orin Developer Kit</w:t>
            </w:r>
          </w:p>
          <w:p w14:paraId="2FDFC8F6" w14:textId="77777777" w:rsidR="00342A78" w:rsidRDefault="00000000">
            <w:pPr>
              <w:pStyle w:val="affff1"/>
              <w:spacing w:beforeLines="50" w:before="156" w:afterLines="50" w:after="156" w:line="240" w:lineRule="auto"/>
              <w:ind w:firstLine="0"/>
            </w:pPr>
            <w:r>
              <w:t>CPU</w:t>
            </w:r>
            <w:r>
              <w:t>：</w:t>
            </w:r>
            <w:r>
              <w:rPr>
                <w:lang w:eastAsia="en-US"/>
              </w:rPr>
              <w:t xml:space="preserve">12 </w:t>
            </w:r>
            <w:r>
              <w:rPr>
                <w:lang w:eastAsia="en-US"/>
              </w:rPr>
              <w:t>核</w:t>
            </w:r>
            <w:r>
              <w:rPr>
                <w:lang w:eastAsia="en-US"/>
              </w:rPr>
              <w:t xml:space="preserve"> ARM Cortex-A78AE </w:t>
            </w:r>
            <w:r>
              <w:rPr>
                <w:lang w:eastAsia="en-US"/>
              </w:rPr>
              <w:t>处理器</w:t>
            </w:r>
          </w:p>
          <w:p w14:paraId="372D48A7" w14:textId="77777777" w:rsidR="00342A78" w:rsidRDefault="00000000">
            <w:pPr>
              <w:pStyle w:val="affff1"/>
              <w:spacing w:beforeLines="50" w:before="156" w:afterLines="50" w:after="156" w:line="240" w:lineRule="auto"/>
              <w:ind w:firstLine="0"/>
            </w:pPr>
            <w:r>
              <w:rPr>
                <w:rFonts w:hint="eastAsia"/>
              </w:rPr>
              <w:t>GPU</w:t>
            </w:r>
            <w:r>
              <w:rPr>
                <w:rFonts w:hint="eastAsia"/>
              </w:rPr>
              <w:t>：</w:t>
            </w:r>
            <w:r>
              <w:t xml:space="preserve">2048 </w:t>
            </w:r>
            <w:r>
              <w:t>核</w:t>
            </w:r>
            <w:r>
              <w:t xml:space="preserve"> NVIDIA Ampere </w:t>
            </w:r>
            <w:r>
              <w:t>架构集成</w:t>
            </w:r>
            <w:r>
              <w:t xml:space="preserve"> GPU</w:t>
            </w:r>
          </w:p>
          <w:p w14:paraId="5F490CDA" w14:textId="77777777" w:rsidR="00342A78" w:rsidRDefault="00000000">
            <w:pPr>
              <w:pStyle w:val="affff1"/>
              <w:spacing w:beforeLines="50" w:before="156" w:afterLines="50" w:after="156" w:line="240" w:lineRule="auto"/>
              <w:ind w:firstLine="0"/>
            </w:pPr>
            <w:r>
              <w:t>内存：</w:t>
            </w:r>
            <w:r>
              <w:rPr>
                <w:rFonts w:hint="eastAsia"/>
              </w:rPr>
              <w:t>64</w:t>
            </w:r>
            <w:r>
              <w:t>G</w:t>
            </w:r>
          </w:p>
          <w:p w14:paraId="107EED67" w14:textId="77777777" w:rsidR="00342A78" w:rsidRDefault="00000000">
            <w:pPr>
              <w:pStyle w:val="affff1"/>
              <w:spacing w:beforeLines="50" w:before="156" w:afterLines="50" w:after="156" w:line="240" w:lineRule="auto"/>
              <w:ind w:firstLine="0"/>
            </w:pPr>
            <w:r>
              <w:t>硬盘：</w:t>
            </w:r>
            <w:r>
              <w:t>1T</w:t>
            </w:r>
          </w:p>
        </w:tc>
      </w:tr>
      <w:tr w:rsidR="00342A78" w14:paraId="73838589" w14:textId="77777777">
        <w:trPr>
          <w:trHeight w:val="1035"/>
          <w:jc w:val="center"/>
        </w:trPr>
        <w:tc>
          <w:tcPr>
            <w:tcW w:w="237" w:type="dxa"/>
            <w:vMerge/>
            <w:vAlign w:val="center"/>
          </w:tcPr>
          <w:p w14:paraId="1BB021E7" w14:textId="77777777" w:rsidR="00342A78" w:rsidRDefault="00342A78">
            <w:pPr>
              <w:spacing w:line="360" w:lineRule="auto"/>
              <w:ind w:firstLineChars="147" w:firstLine="353"/>
              <w:rPr>
                <w:bCs/>
                <w:color w:val="000000"/>
                <w:kern w:val="0"/>
                <w:sz w:val="24"/>
              </w:rPr>
            </w:pPr>
          </w:p>
        </w:tc>
        <w:tc>
          <w:tcPr>
            <w:tcW w:w="1808" w:type="dxa"/>
          </w:tcPr>
          <w:p w14:paraId="4F115A62" w14:textId="77777777" w:rsidR="00342A78" w:rsidRDefault="00000000">
            <w:pPr>
              <w:spacing w:beforeLines="50" w:before="156" w:afterLines="50" w:after="156"/>
              <w:rPr>
                <w:sz w:val="24"/>
              </w:rPr>
            </w:pPr>
            <w:r>
              <w:rPr>
                <w:sz w:val="24"/>
              </w:rPr>
              <w:t>软件</w:t>
            </w:r>
          </w:p>
        </w:tc>
        <w:tc>
          <w:tcPr>
            <w:tcW w:w="6575" w:type="dxa"/>
          </w:tcPr>
          <w:p w14:paraId="3FA68D32" w14:textId="77777777" w:rsidR="00342A78" w:rsidRDefault="00000000">
            <w:pPr>
              <w:spacing w:beforeLines="50" w:before="156" w:afterLines="50" w:after="156"/>
              <w:rPr>
                <w:sz w:val="24"/>
              </w:rPr>
            </w:pPr>
            <w:r>
              <w:rPr>
                <w:sz w:val="24"/>
              </w:rPr>
              <w:t>操作系统：</w:t>
            </w:r>
            <w:r>
              <w:rPr>
                <w:sz w:val="24"/>
              </w:rPr>
              <w:t>Ubuntu 22.04 Jammy Jellyfish</w:t>
            </w:r>
          </w:p>
        </w:tc>
      </w:tr>
    </w:tbl>
    <w:p w14:paraId="2A69975C" w14:textId="77777777" w:rsidR="00342A78" w:rsidRDefault="00000000">
      <w:pPr>
        <w:pStyle w:val="10"/>
        <w:numPr>
          <w:ilvl w:val="0"/>
          <w:numId w:val="15"/>
        </w:numPr>
        <w:spacing w:before="200" w:after="160" w:line="360" w:lineRule="auto"/>
        <w:rPr>
          <w:sz w:val="32"/>
          <w:szCs w:val="32"/>
        </w:rPr>
      </w:pPr>
      <w:bookmarkStart w:id="37" w:name="_Toc18760"/>
      <w:r>
        <w:rPr>
          <w:sz w:val="32"/>
          <w:szCs w:val="32"/>
        </w:rPr>
        <w:t>研究内容、考核指标及用例覆盖情况</w:t>
      </w:r>
      <w:bookmarkEnd w:id="37"/>
    </w:p>
    <w:p w14:paraId="2FE05D38" w14:textId="77777777" w:rsidR="00342A78" w:rsidRDefault="00000000">
      <w:pPr>
        <w:spacing w:line="360" w:lineRule="auto"/>
        <w:ind w:firstLine="420"/>
        <w:rPr>
          <w:color w:val="000000"/>
          <w:sz w:val="24"/>
        </w:rPr>
      </w:pPr>
      <w:r>
        <w:rPr>
          <w:sz w:val="24"/>
        </w:rPr>
        <w:t>本</w:t>
      </w:r>
      <w:r>
        <w:rPr>
          <w:color w:val="000000"/>
          <w:sz w:val="24"/>
        </w:rPr>
        <w:t>课题针对嵌入式智能软件环境缺乏对深度学习框架支持，研究针对</w:t>
      </w:r>
      <w:r>
        <w:rPr>
          <w:color w:val="000000"/>
          <w:sz w:val="24"/>
        </w:rPr>
        <w:t>CPU+NPU</w:t>
      </w:r>
      <w:r>
        <w:rPr>
          <w:color w:val="000000"/>
          <w:sz w:val="24"/>
        </w:rPr>
        <w:t>等嵌入式设备的深度学习软件支撑环境。针对嵌入式智能软件环境下约束限制，研究深度学习编译器设计与优化技术，提升深度学习编译器性能。针对深度学习应用场景动态编译需求，研究优化神经网络算子库，对数据驱动可变场景中挖掘动态特性，并基于动态特性建立深度学习反馈回路，进一步提升深度学习编译性能。</w:t>
      </w:r>
    </w:p>
    <w:p w14:paraId="4D64FB0B" w14:textId="77777777" w:rsidR="00342A78" w:rsidRDefault="00000000">
      <w:pPr>
        <w:spacing w:line="360" w:lineRule="auto"/>
        <w:ind w:firstLine="420"/>
        <w:rPr>
          <w:sz w:val="24"/>
        </w:rPr>
      </w:pPr>
      <w:r>
        <w:rPr>
          <w:color w:val="000000"/>
          <w:sz w:val="24"/>
        </w:rPr>
        <w:t>针对智能应用在嵌入式设备运行面临的计算资源限的问题，研究在嵌入式操作系统运行时环境中，设计应用同步消息转发机制，实现模型推理动态分区技术，提高系统资源利用率。根据任</w:t>
      </w:r>
      <w:r>
        <w:rPr>
          <w:sz w:val="24"/>
        </w:rPr>
        <w:t>务书中研究内容，以及</w:t>
      </w:r>
      <w:r>
        <w:rPr>
          <w:rFonts w:hint="eastAsia"/>
          <w:sz w:val="24"/>
        </w:rPr>
        <w:t>结题</w:t>
      </w:r>
      <w:r>
        <w:rPr>
          <w:color w:val="000000" w:themeColor="text1"/>
          <w:sz w:val="24"/>
        </w:rPr>
        <w:t>考核</w:t>
      </w:r>
      <w:r>
        <w:rPr>
          <w:sz w:val="24"/>
        </w:rPr>
        <w:t>指标情况，制定测试方案并设计相关用例，覆盖情况</w:t>
      </w:r>
      <w:commentRangeStart w:id="38"/>
      <w:r>
        <w:rPr>
          <w:sz w:val="24"/>
        </w:rPr>
        <w:t>如下</w:t>
      </w:r>
      <w:commentRangeEnd w:id="38"/>
      <w:r>
        <w:rPr>
          <w:rStyle w:val="afff6"/>
          <w:sz w:val="24"/>
          <w:szCs w:val="24"/>
        </w:rPr>
        <w:commentReference w:id="38"/>
      </w:r>
      <w:r>
        <w:rPr>
          <w:sz w:val="24"/>
        </w:rPr>
        <w:t>：</w:t>
      </w:r>
    </w:p>
    <w:tbl>
      <w:tblPr>
        <w:tblStyle w:val="afff1"/>
        <w:tblW w:w="0" w:type="auto"/>
        <w:tblLook w:val="04A0" w:firstRow="1" w:lastRow="0" w:firstColumn="1" w:lastColumn="0" w:noHBand="0" w:noVBand="1"/>
      </w:tblPr>
      <w:tblGrid>
        <w:gridCol w:w="976"/>
        <w:gridCol w:w="2150"/>
        <w:gridCol w:w="1655"/>
        <w:gridCol w:w="1657"/>
        <w:gridCol w:w="1154"/>
        <w:gridCol w:w="1944"/>
      </w:tblGrid>
      <w:tr w:rsidR="00342A78" w14:paraId="1CD052D1" w14:textId="77777777">
        <w:trPr>
          <w:trHeight w:val="818"/>
        </w:trPr>
        <w:tc>
          <w:tcPr>
            <w:tcW w:w="976" w:type="dxa"/>
            <w:vAlign w:val="center"/>
          </w:tcPr>
          <w:p w14:paraId="35FFBCB3" w14:textId="77777777" w:rsidR="00342A78" w:rsidRDefault="00000000">
            <w:pPr>
              <w:spacing w:line="360" w:lineRule="auto"/>
              <w:jc w:val="center"/>
              <w:rPr>
                <w:sz w:val="24"/>
              </w:rPr>
            </w:pPr>
            <w:r>
              <w:rPr>
                <w:b/>
                <w:szCs w:val="21"/>
              </w:rPr>
              <w:t>序号</w:t>
            </w:r>
          </w:p>
        </w:tc>
        <w:tc>
          <w:tcPr>
            <w:tcW w:w="2150" w:type="dxa"/>
            <w:vAlign w:val="center"/>
          </w:tcPr>
          <w:p w14:paraId="2EF6E17D" w14:textId="77777777" w:rsidR="00342A78" w:rsidRDefault="00000000">
            <w:pPr>
              <w:spacing w:line="360" w:lineRule="auto"/>
              <w:jc w:val="center"/>
              <w:rPr>
                <w:sz w:val="24"/>
              </w:rPr>
            </w:pPr>
            <w:r>
              <w:rPr>
                <w:b/>
                <w:szCs w:val="21"/>
              </w:rPr>
              <w:t>研究内容</w:t>
            </w:r>
          </w:p>
        </w:tc>
        <w:tc>
          <w:tcPr>
            <w:tcW w:w="1655" w:type="dxa"/>
            <w:vAlign w:val="center"/>
          </w:tcPr>
          <w:p w14:paraId="37F9A5F4" w14:textId="77777777" w:rsidR="00342A78" w:rsidRDefault="00000000">
            <w:pPr>
              <w:spacing w:line="360" w:lineRule="auto"/>
              <w:jc w:val="center"/>
              <w:rPr>
                <w:b/>
                <w:szCs w:val="21"/>
              </w:rPr>
            </w:pPr>
            <w:r>
              <w:rPr>
                <w:rFonts w:hint="eastAsia"/>
                <w:b/>
                <w:szCs w:val="21"/>
              </w:rPr>
              <w:t>预期成果</w:t>
            </w:r>
          </w:p>
        </w:tc>
        <w:tc>
          <w:tcPr>
            <w:tcW w:w="1657" w:type="dxa"/>
            <w:vAlign w:val="center"/>
          </w:tcPr>
          <w:p w14:paraId="503556AB" w14:textId="77777777" w:rsidR="00342A78" w:rsidRDefault="00000000">
            <w:pPr>
              <w:spacing w:line="360" w:lineRule="auto"/>
              <w:jc w:val="center"/>
              <w:rPr>
                <w:sz w:val="24"/>
              </w:rPr>
            </w:pPr>
            <w:r>
              <w:rPr>
                <w:b/>
                <w:szCs w:val="21"/>
              </w:rPr>
              <w:t>考核</w:t>
            </w:r>
            <w:commentRangeStart w:id="39"/>
            <w:r>
              <w:rPr>
                <w:b/>
                <w:szCs w:val="21"/>
              </w:rPr>
              <w:t>指标</w:t>
            </w:r>
            <w:commentRangeEnd w:id="39"/>
            <w:r>
              <w:rPr>
                <w:rStyle w:val="afff6"/>
                <w:sz w:val="24"/>
                <w:szCs w:val="24"/>
              </w:rPr>
              <w:commentReference w:id="39"/>
            </w:r>
          </w:p>
        </w:tc>
        <w:tc>
          <w:tcPr>
            <w:tcW w:w="1154" w:type="dxa"/>
            <w:vAlign w:val="center"/>
          </w:tcPr>
          <w:p w14:paraId="294ACB4B" w14:textId="77777777" w:rsidR="00342A78" w:rsidRDefault="00000000">
            <w:pPr>
              <w:spacing w:line="360" w:lineRule="auto"/>
              <w:jc w:val="center"/>
              <w:rPr>
                <w:sz w:val="24"/>
              </w:rPr>
            </w:pPr>
            <w:r>
              <w:rPr>
                <w:b/>
                <w:szCs w:val="21"/>
              </w:rPr>
              <w:t>测试类型</w:t>
            </w:r>
          </w:p>
        </w:tc>
        <w:tc>
          <w:tcPr>
            <w:tcW w:w="1944" w:type="dxa"/>
            <w:vAlign w:val="center"/>
          </w:tcPr>
          <w:p w14:paraId="3565C8AD" w14:textId="77777777" w:rsidR="00342A78" w:rsidRDefault="00000000">
            <w:pPr>
              <w:spacing w:line="360" w:lineRule="auto"/>
              <w:jc w:val="center"/>
              <w:rPr>
                <w:sz w:val="24"/>
              </w:rPr>
            </w:pPr>
            <w:r>
              <w:rPr>
                <w:b/>
                <w:szCs w:val="21"/>
              </w:rPr>
              <w:t>测试用例</w:t>
            </w:r>
          </w:p>
        </w:tc>
      </w:tr>
      <w:tr w:rsidR="00342A78" w14:paraId="40B1EE2E" w14:textId="77777777">
        <w:trPr>
          <w:trHeight w:val="818"/>
        </w:trPr>
        <w:tc>
          <w:tcPr>
            <w:tcW w:w="976" w:type="dxa"/>
            <w:vMerge w:val="restart"/>
            <w:vAlign w:val="center"/>
          </w:tcPr>
          <w:p w14:paraId="7F05D7B7" w14:textId="77777777" w:rsidR="00342A78" w:rsidRDefault="00000000">
            <w:pPr>
              <w:widowControl/>
              <w:snapToGrid w:val="0"/>
              <w:spacing w:line="360" w:lineRule="auto"/>
              <w:jc w:val="left"/>
              <w:rPr>
                <w:b/>
                <w:szCs w:val="21"/>
              </w:rPr>
            </w:pPr>
            <w:r>
              <w:rPr>
                <w:rFonts w:hint="eastAsia"/>
                <w:b/>
                <w:szCs w:val="21"/>
              </w:rPr>
              <w:t>1</w:t>
            </w:r>
          </w:p>
        </w:tc>
        <w:tc>
          <w:tcPr>
            <w:tcW w:w="2150" w:type="dxa"/>
            <w:vMerge w:val="restart"/>
            <w:vAlign w:val="center"/>
          </w:tcPr>
          <w:p w14:paraId="1E3185BD" w14:textId="77777777" w:rsidR="00342A78" w:rsidRDefault="00000000">
            <w:pPr>
              <w:widowControl/>
              <w:snapToGrid w:val="0"/>
              <w:spacing w:line="360" w:lineRule="auto"/>
              <w:jc w:val="left"/>
              <w:rPr>
                <w:b/>
                <w:szCs w:val="21"/>
              </w:rPr>
            </w:pPr>
            <w:r>
              <w:rPr>
                <w:szCs w:val="21"/>
              </w:rPr>
              <w:t>研究内容</w:t>
            </w:r>
            <w:r>
              <w:rPr>
                <w:rFonts w:hint="eastAsia"/>
                <w:szCs w:val="21"/>
              </w:rPr>
              <w:t>1</w:t>
            </w:r>
            <w:r>
              <w:rPr>
                <w:szCs w:val="21"/>
              </w:rPr>
              <w:t>：</w:t>
            </w:r>
            <w:r>
              <w:rPr>
                <w:rFonts w:hint="eastAsia"/>
                <w:szCs w:val="21"/>
              </w:rPr>
              <w:t>嵌入式智能软件系统支撑环境构建</w:t>
            </w:r>
          </w:p>
        </w:tc>
        <w:tc>
          <w:tcPr>
            <w:tcW w:w="1655" w:type="dxa"/>
            <w:vMerge w:val="restart"/>
            <w:vAlign w:val="center"/>
          </w:tcPr>
          <w:p w14:paraId="785FF94C" w14:textId="77777777" w:rsidR="00342A78" w:rsidRDefault="00000000">
            <w:pPr>
              <w:widowControl/>
              <w:snapToGrid w:val="0"/>
              <w:spacing w:line="360" w:lineRule="auto"/>
              <w:jc w:val="left"/>
              <w:rPr>
                <w:szCs w:val="21"/>
              </w:rPr>
            </w:pPr>
            <w:r>
              <w:rPr>
                <w:rFonts w:hint="eastAsia"/>
                <w:szCs w:val="21"/>
              </w:rPr>
              <w:t>主要成果</w:t>
            </w:r>
            <w:r>
              <w:rPr>
                <w:rFonts w:hint="eastAsia"/>
                <w:szCs w:val="21"/>
              </w:rPr>
              <w:t>1</w:t>
            </w:r>
            <w:r>
              <w:rPr>
                <w:rFonts w:hint="eastAsia"/>
                <w:szCs w:val="21"/>
              </w:rPr>
              <w:t>：多核异构支持条件</w:t>
            </w:r>
          </w:p>
        </w:tc>
        <w:tc>
          <w:tcPr>
            <w:tcW w:w="1657" w:type="dxa"/>
            <w:vMerge w:val="restart"/>
            <w:vAlign w:val="center"/>
          </w:tcPr>
          <w:p w14:paraId="6CE459AE" w14:textId="77777777" w:rsidR="00342A78" w:rsidRDefault="00000000">
            <w:pPr>
              <w:widowControl/>
              <w:snapToGrid w:val="0"/>
              <w:spacing w:line="360" w:lineRule="auto"/>
              <w:jc w:val="left"/>
              <w:rPr>
                <w:b/>
                <w:szCs w:val="21"/>
              </w:rPr>
            </w:pPr>
            <w:r>
              <w:rPr>
                <w:szCs w:val="21"/>
              </w:rPr>
              <w:t>*</w:t>
            </w:r>
            <w:r>
              <w:rPr>
                <w:szCs w:val="21"/>
              </w:rPr>
              <w:t>指标</w:t>
            </w:r>
            <w:r>
              <w:rPr>
                <w:szCs w:val="21"/>
              </w:rPr>
              <w:t>1.1</w:t>
            </w:r>
            <w:r>
              <w:rPr>
                <w:rFonts w:hint="eastAsia"/>
                <w:szCs w:val="21"/>
              </w:rPr>
              <w:t>支持</w:t>
            </w:r>
            <w:r>
              <w:rPr>
                <w:szCs w:val="21"/>
              </w:rPr>
              <w:t>异构板卡</w:t>
            </w:r>
            <w:r>
              <w:rPr>
                <w:rFonts w:hint="eastAsia"/>
                <w:szCs w:val="21"/>
              </w:rPr>
              <w:t>核</w:t>
            </w:r>
            <w:r>
              <w:rPr>
                <w:rFonts w:hint="eastAsia"/>
                <w:szCs w:val="21"/>
              </w:rPr>
              <w:lastRenderedPageBreak/>
              <w:t>心：支持</w:t>
            </w:r>
            <w:r>
              <w:rPr>
                <w:rFonts w:hint="eastAsia"/>
                <w:szCs w:val="21"/>
              </w:rPr>
              <w:t>8GPU+2AI</w:t>
            </w:r>
            <w:r>
              <w:rPr>
                <w:rFonts w:hint="eastAsia"/>
                <w:szCs w:val="21"/>
              </w:rPr>
              <w:t>核心异构板卡</w:t>
            </w:r>
          </w:p>
        </w:tc>
        <w:tc>
          <w:tcPr>
            <w:tcW w:w="1154" w:type="dxa"/>
            <w:vMerge w:val="restart"/>
            <w:vAlign w:val="center"/>
          </w:tcPr>
          <w:p w14:paraId="0F5166FE" w14:textId="77777777" w:rsidR="00342A78" w:rsidRDefault="00000000">
            <w:pPr>
              <w:widowControl/>
              <w:snapToGrid w:val="0"/>
              <w:spacing w:line="360" w:lineRule="auto"/>
              <w:jc w:val="left"/>
              <w:rPr>
                <w:b/>
                <w:szCs w:val="21"/>
              </w:rPr>
            </w:pPr>
            <w:r>
              <w:rPr>
                <w:szCs w:val="21"/>
              </w:rPr>
              <w:lastRenderedPageBreak/>
              <w:t>功能性</w:t>
            </w:r>
          </w:p>
        </w:tc>
        <w:tc>
          <w:tcPr>
            <w:tcW w:w="1944" w:type="dxa"/>
            <w:vAlign w:val="center"/>
          </w:tcPr>
          <w:p w14:paraId="40E8DEA3" w14:textId="77777777" w:rsidR="00342A78" w:rsidRDefault="00000000">
            <w:pPr>
              <w:widowControl/>
              <w:snapToGrid w:val="0"/>
              <w:spacing w:line="360" w:lineRule="auto"/>
              <w:jc w:val="left"/>
              <w:rPr>
                <w:b/>
                <w:szCs w:val="21"/>
              </w:rPr>
            </w:pPr>
            <w:r>
              <w:rPr>
                <w:rFonts w:hint="eastAsia"/>
                <w:szCs w:val="21"/>
              </w:rPr>
              <w:t>1</w:t>
            </w:r>
            <w:r>
              <w:rPr>
                <w:szCs w:val="21"/>
              </w:rPr>
              <w:t xml:space="preserve">.1 </w:t>
            </w:r>
            <w:r>
              <w:rPr>
                <w:rFonts w:hint="eastAsia"/>
                <w:szCs w:val="21"/>
              </w:rPr>
              <w:t>RK3588S</w:t>
            </w:r>
            <w:r>
              <w:rPr>
                <w:rFonts w:hint="eastAsia"/>
                <w:szCs w:val="21"/>
              </w:rPr>
              <w:t>启动</w:t>
            </w:r>
            <w:r>
              <w:rPr>
                <w:rFonts w:hint="eastAsia"/>
                <w:szCs w:val="21"/>
              </w:rPr>
              <w:t>Rust-Shyper</w:t>
            </w:r>
          </w:p>
        </w:tc>
      </w:tr>
      <w:tr w:rsidR="00342A78" w14:paraId="144BD0EF" w14:textId="77777777">
        <w:trPr>
          <w:trHeight w:val="818"/>
        </w:trPr>
        <w:tc>
          <w:tcPr>
            <w:tcW w:w="976" w:type="dxa"/>
            <w:vMerge/>
            <w:vAlign w:val="center"/>
          </w:tcPr>
          <w:p w14:paraId="050B21D2" w14:textId="77777777" w:rsidR="00342A78" w:rsidRDefault="00342A78">
            <w:pPr>
              <w:widowControl/>
              <w:snapToGrid w:val="0"/>
              <w:spacing w:line="360" w:lineRule="auto"/>
              <w:jc w:val="left"/>
              <w:rPr>
                <w:b/>
                <w:szCs w:val="21"/>
              </w:rPr>
            </w:pPr>
          </w:p>
        </w:tc>
        <w:tc>
          <w:tcPr>
            <w:tcW w:w="2150" w:type="dxa"/>
            <w:vMerge/>
            <w:vAlign w:val="center"/>
          </w:tcPr>
          <w:p w14:paraId="171D373B" w14:textId="77777777" w:rsidR="00342A78" w:rsidRDefault="00342A78">
            <w:pPr>
              <w:widowControl/>
              <w:snapToGrid w:val="0"/>
              <w:spacing w:line="360" w:lineRule="auto"/>
              <w:jc w:val="left"/>
              <w:rPr>
                <w:b/>
                <w:szCs w:val="21"/>
              </w:rPr>
            </w:pPr>
          </w:p>
        </w:tc>
        <w:tc>
          <w:tcPr>
            <w:tcW w:w="1655" w:type="dxa"/>
            <w:vMerge/>
            <w:vAlign w:val="center"/>
          </w:tcPr>
          <w:p w14:paraId="56DC7FEA" w14:textId="77777777" w:rsidR="00342A78" w:rsidRDefault="00342A78">
            <w:pPr>
              <w:widowControl/>
              <w:snapToGrid w:val="0"/>
              <w:spacing w:line="360" w:lineRule="auto"/>
              <w:jc w:val="left"/>
              <w:rPr>
                <w:b/>
                <w:szCs w:val="21"/>
              </w:rPr>
            </w:pPr>
          </w:p>
        </w:tc>
        <w:tc>
          <w:tcPr>
            <w:tcW w:w="1657" w:type="dxa"/>
            <w:vMerge/>
            <w:vAlign w:val="center"/>
          </w:tcPr>
          <w:p w14:paraId="58817C06" w14:textId="77777777" w:rsidR="00342A78" w:rsidRDefault="00342A78">
            <w:pPr>
              <w:widowControl/>
              <w:snapToGrid w:val="0"/>
              <w:spacing w:line="360" w:lineRule="auto"/>
              <w:jc w:val="left"/>
              <w:rPr>
                <w:b/>
                <w:szCs w:val="21"/>
              </w:rPr>
            </w:pPr>
          </w:p>
        </w:tc>
        <w:tc>
          <w:tcPr>
            <w:tcW w:w="1154" w:type="dxa"/>
            <w:vMerge/>
            <w:vAlign w:val="center"/>
          </w:tcPr>
          <w:p w14:paraId="642417A9" w14:textId="77777777" w:rsidR="00342A78" w:rsidRDefault="00342A78">
            <w:pPr>
              <w:widowControl/>
              <w:snapToGrid w:val="0"/>
              <w:spacing w:line="360" w:lineRule="auto"/>
              <w:jc w:val="left"/>
              <w:rPr>
                <w:b/>
                <w:szCs w:val="21"/>
              </w:rPr>
            </w:pPr>
          </w:p>
        </w:tc>
        <w:tc>
          <w:tcPr>
            <w:tcW w:w="1944" w:type="dxa"/>
            <w:vAlign w:val="center"/>
          </w:tcPr>
          <w:p w14:paraId="57AC9E90" w14:textId="77777777" w:rsidR="00342A78" w:rsidRDefault="00000000">
            <w:pPr>
              <w:widowControl/>
              <w:snapToGrid w:val="0"/>
              <w:spacing w:line="360" w:lineRule="auto"/>
              <w:jc w:val="left"/>
              <w:rPr>
                <w:szCs w:val="21"/>
              </w:rPr>
            </w:pPr>
            <w:r>
              <w:rPr>
                <w:rFonts w:hint="eastAsia"/>
                <w:szCs w:val="21"/>
              </w:rPr>
              <w:t>1</w:t>
            </w:r>
            <w:r>
              <w:rPr>
                <w:szCs w:val="21"/>
              </w:rPr>
              <w:t>.</w:t>
            </w:r>
            <w:r>
              <w:rPr>
                <w:rFonts w:hint="eastAsia"/>
                <w:szCs w:val="21"/>
              </w:rPr>
              <w:t>2</w:t>
            </w:r>
            <w:r>
              <w:rPr>
                <w:szCs w:val="21"/>
              </w:rPr>
              <w:t xml:space="preserve"> </w:t>
            </w:r>
            <w:r>
              <w:rPr>
                <w:rFonts w:hint="eastAsia"/>
                <w:szCs w:val="21"/>
              </w:rPr>
              <w:t>RK3588S</w:t>
            </w:r>
            <w:r>
              <w:rPr>
                <w:szCs w:val="21"/>
              </w:rPr>
              <w:t>支持</w:t>
            </w:r>
            <w:r>
              <w:rPr>
                <w:szCs w:val="21"/>
              </w:rPr>
              <w:t>8CPU</w:t>
            </w:r>
          </w:p>
        </w:tc>
      </w:tr>
      <w:tr w:rsidR="00342A78" w14:paraId="63612969" w14:textId="77777777">
        <w:trPr>
          <w:trHeight w:val="90"/>
        </w:trPr>
        <w:tc>
          <w:tcPr>
            <w:tcW w:w="976" w:type="dxa"/>
            <w:vMerge/>
            <w:vAlign w:val="center"/>
          </w:tcPr>
          <w:p w14:paraId="3B9B1367" w14:textId="77777777" w:rsidR="00342A78" w:rsidRDefault="00342A78">
            <w:pPr>
              <w:widowControl/>
              <w:snapToGrid w:val="0"/>
              <w:spacing w:line="360" w:lineRule="auto"/>
              <w:jc w:val="left"/>
              <w:rPr>
                <w:b/>
                <w:szCs w:val="21"/>
              </w:rPr>
            </w:pPr>
          </w:p>
        </w:tc>
        <w:tc>
          <w:tcPr>
            <w:tcW w:w="2150" w:type="dxa"/>
            <w:vMerge/>
            <w:vAlign w:val="center"/>
          </w:tcPr>
          <w:p w14:paraId="47442132" w14:textId="77777777" w:rsidR="00342A78" w:rsidRDefault="00342A78">
            <w:pPr>
              <w:widowControl/>
              <w:snapToGrid w:val="0"/>
              <w:spacing w:line="360" w:lineRule="auto"/>
              <w:jc w:val="left"/>
              <w:rPr>
                <w:b/>
                <w:szCs w:val="21"/>
              </w:rPr>
            </w:pPr>
          </w:p>
        </w:tc>
        <w:tc>
          <w:tcPr>
            <w:tcW w:w="1655" w:type="dxa"/>
            <w:vMerge/>
            <w:vAlign w:val="center"/>
          </w:tcPr>
          <w:p w14:paraId="1BBA5FA5" w14:textId="77777777" w:rsidR="00342A78" w:rsidRDefault="00342A78">
            <w:pPr>
              <w:widowControl/>
              <w:snapToGrid w:val="0"/>
              <w:spacing w:line="360" w:lineRule="auto"/>
              <w:jc w:val="left"/>
              <w:rPr>
                <w:b/>
                <w:szCs w:val="21"/>
              </w:rPr>
            </w:pPr>
          </w:p>
        </w:tc>
        <w:tc>
          <w:tcPr>
            <w:tcW w:w="1657" w:type="dxa"/>
            <w:vMerge/>
            <w:vAlign w:val="center"/>
          </w:tcPr>
          <w:p w14:paraId="7B5C3F09" w14:textId="77777777" w:rsidR="00342A78" w:rsidRDefault="00342A78">
            <w:pPr>
              <w:widowControl/>
              <w:snapToGrid w:val="0"/>
              <w:spacing w:line="360" w:lineRule="auto"/>
              <w:jc w:val="left"/>
              <w:rPr>
                <w:b/>
                <w:szCs w:val="21"/>
              </w:rPr>
            </w:pPr>
          </w:p>
        </w:tc>
        <w:tc>
          <w:tcPr>
            <w:tcW w:w="1154" w:type="dxa"/>
            <w:vMerge/>
            <w:vAlign w:val="center"/>
          </w:tcPr>
          <w:p w14:paraId="57F406AB" w14:textId="77777777" w:rsidR="00342A78" w:rsidRDefault="00342A78">
            <w:pPr>
              <w:widowControl/>
              <w:snapToGrid w:val="0"/>
              <w:spacing w:line="360" w:lineRule="auto"/>
              <w:jc w:val="left"/>
              <w:rPr>
                <w:b/>
                <w:szCs w:val="21"/>
              </w:rPr>
            </w:pPr>
          </w:p>
        </w:tc>
        <w:tc>
          <w:tcPr>
            <w:tcW w:w="1944" w:type="dxa"/>
            <w:vAlign w:val="center"/>
          </w:tcPr>
          <w:p w14:paraId="064BBCCC" w14:textId="77777777" w:rsidR="00342A78" w:rsidRDefault="00000000">
            <w:pPr>
              <w:widowControl/>
              <w:snapToGrid w:val="0"/>
              <w:spacing w:line="360" w:lineRule="auto"/>
              <w:jc w:val="left"/>
              <w:rPr>
                <w:b/>
                <w:szCs w:val="21"/>
              </w:rPr>
            </w:pPr>
            <w:r>
              <w:rPr>
                <w:rFonts w:hint="eastAsia"/>
                <w:szCs w:val="21"/>
              </w:rPr>
              <w:t>1</w:t>
            </w:r>
            <w:r>
              <w:rPr>
                <w:szCs w:val="21"/>
              </w:rPr>
              <w:t>.</w:t>
            </w:r>
            <w:r>
              <w:rPr>
                <w:rFonts w:hint="eastAsia"/>
                <w:szCs w:val="21"/>
              </w:rPr>
              <w:t>3</w:t>
            </w:r>
            <w:r>
              <w:rPr>
                <w:szCs w:val="21"/>
              </w:rPr>
              <w:t xml:space="preserve"> </w:t>
            </w:r>
            <w:r>
              <w:rPr>
                <w:rFonts w:hint="eastAsia"/>
                <w:szCs w:val="21"/>
              </w:rPr>
              <w:t>RK3588S</w:t>
            </w:r>
            <w:r>
              <w:rPr>
                <w:rFonts w:hint="eastAsia"/>
                <w:szCs w:val="21"/>
              </w:rPr>
              <w:t>支持</w:t>
            </w:r>
            <w:r>
              <w:rPr>
                <w:rFonts w:hint="eastAsia"/>
                <w:szCs w:val="21"/>
              </w:rPr>
              <w:t>GPU</w:t>
            </w:r>
            <w:r>
              <w:rPr>
                <w:rFonts w:hint="eastAsia"/>
                <w:szCs w:val="21"/>
              </w:rPr>
              <w:t>核心</w:t>
            </w:r>
          </w:p>
        </w:tc>
      </w:tr>
      <w:tr w:rsidR="00342A78" w14:paraId="43D398CC" w14:textId="77777777">
        <w:trPr>
          <w:trHeight w:val="818"/>
        </w:trPr>
        <w:tc>
          <w:tcPr>
            <w:tcW w:w="976" w:type="dxa"/>
            <w:vMerge/>
            <w:vAlign w:val="center"/>
          </w:tcPr>
          <w:p w14:paraId="0A910614" w14:textId="77777777" w:rsidR="00342A78" w:rsidRDefault="00342A78">
            <w:pPr>
              <w:widowControl/>
              <w:snapToGrid w:val="0"/>
              <w:spacing w:line="360" w:lineRule="auto"/>
              <w:jc w:val="left"/>
              <w:rPr>
                <w:b/>
                <w:szCs w:val="21"/>
              </w:rPr>
            </w:pPr>
          </w:p>
        </w:tc>
        <w:tc>
          <w:tcPr>
            <w:tcW w:w="2150" w:type="dxa"/>
            <w:vMerge/>
            <w:vAlign w:val="center"/>
          </w:tcPr>
          <w:p w14:paraId="78A2D799" w14:textId="77777777" w:rsidR="00342A78" w:rsidRDefault="00342A78">
            <w:pPr>
              <w:widowControl/>
              <w:snapToGrid w:val="0"/>
              <w:spacing w:line="360" w:lineRule="auto"/>
              <w:jc w:val="left"/>
              <w:rPr>
                <w:b/>
                <w:szCs w:val="21"/>
              </w:rPr>
            </w:pPr>
          </w:p>
        </w:tc>
        <w:tc>
          <w:tcPr>
            <w:tcW w:w="1655" w:type="dxa"/>
            <w:vMerge/>
            <w:vAlign w:val="center"/>
          </w:tcPr>
          <w:p w14:paraId="1A35FA7A" w14:textId="77777777" w:rsidR="00342A78" w:rsidRDefault="00342A78">
            <w:pPr>
              <w:widowControl/>
              <w:snapToGrid w:val="0"/>
              <w:spacing w:line="360" w:lineRule="auto"/>
              <w:jc w:val="left"/>
              <w:rPr>
                <w:b/>
                <w:szCs w:val="21"/>
              </w:rPr>
            </w:pPr>
          </w:p>
        </w:tc>
        <w:tc>
          <w:tcPr>
            <w:tcW w:w="1657" w:type="dxa"/>
            <w:vMerge/>
            <w:vAlign w:val="center"/>
          </w:tcPr>
          <w:p w14:paraId="11DD7495" w14:textId="77777777" w:rsidR="00342A78" w:rsidRDefault="00342A78">
            <w:pPr>
              <w:widowControl/>
              <w:snapToGrid w:val="0"/>
              <w:spacing w:line="360" w:lineRule="auto"/>
              <w:jc w:val="left"/>
              <w:rPr>
                <w:b/>
                <w:szCs w:val="21"/>
              </w:rPr>
            </w:pPr>
          </w:p>
        </w:tc>
        <w:tc>
          <w:tcPr>
            <w:tcW w:w="1154" w:type="dxa"/>
            <w:vMerge/>
            <w:vAlign w:val="center"/>
          </w:tcPr>
          <w:p w14:paraId="23D6D165" w14:textId="77777777" w:rsidR="00342A78" w:rsidRDefault="00342A78">
            <w:pPr>
              <w:widowControl/>
              <w:snapToGrid w:val="0"/>
              <w:spacing w:line="360" w:lineRule="auto"/>
              <w:jc w:val="left"/>
              <w:rPr>
                <w:b/>
                <w:szCs w:val="21"/>
              </w:rPr>
            </w:pPr>
          </w:p>
        </w:tc>
        <w:tc>
          <w:tcPr>
            <w:tcW w:w="1944" w:type="dxa"/>
            <w:vAlign w:val="center"/>
          </w:tcPr>
          <w:p w14:paraId="032BD694" w14:textId="77777777" w:rsidR="00342A78" w:rsidRDefault="00000000">
            <w:pPr>
              <w:widowControl/>
              <w:snapToGrid w:val="0"/>
              <w:spacing w:line="360" w:lineRule="auto"/>
              <w:jc w:val="left"/>
              <w:rPr>
                <w:b/>
                <w:szCs w:val="21"/>
              </w:rPr>
            </w:pPr>
            <w:r>
              <w:rPr>
                <w:rFonts w:hint="eastAsia"/>
                <w:szCs w:val="21"/>
              </w:rPr>
              <w:t>1.4 Orin</w:t>
            </w:r>
            <w:r>
              <w:rPr>
                <w:rFonts w:hint="eastAsia"/>
                <w:szCs w:val="21"/>
              </w:rPr>
              <w:t>输出</w:t>
            </w:r>
            <w:r>
              <w:rPr>
                <w:rFonts w:hint="eastAsia"/>
                <w:szCs w:val="21"/>
              </w:rPr>
              <w:t>CPU</w:t>
            </w:r>
            <w:r>
              <w:rPr>
                <w:rFonts w:hint="eastAsia"/>
                <w:szCs w:val="21"/>
              </w:rPr>
              <w:t>信息</w:t>
            </w:r>
          </w:p>
        </w:tc>
      </w:tr>
      <w:tr w:rsidR="00342A78" w14:paraId="79FFAE4C" w14:textId="77777777">
        <w:trPr>
          <w:trHeight w:val="818"/>
        </w:trPr>
        <w:tc>
          <w:tcPr>
            <w:tcW w:w="976" w:type="dxa"/>
            <w:vMerge/>
            <w:vAlign w:val="center"/>
          </w:tcPr>
          <w:p w14:paraId="2799AA52" w14:textId="77777777" w:rsidR="00342A78" w:rsidRDefault="00342A78">
            <w:pPr>
              <w:widowControl/>
              <w:snapToGrid w:val="0"/>
              <w:spacing w:line="360" w:lineRule="auto"/>
              <w:jc w:val="left"/>
              <w:rPr>
                <w:b/>
                <w:szCs w:val="21"/>
              </w:rPr>
            </w:pPr>
          </w:p>
        </w:tc>
        <w:tc>
          <w:tcPr>
            <w:tcW w:w="2150" w:type="dxa"/>
            <w:vMerge/>
            <w:vAlign w:val="center"/>
          </w:tcPr>
          <w:p w14:paraId="4D27DEF6" w14:textId="77777777" w:rsidR="00342A78" w:rsidRDefault="00342A78">
            <w:pPr>
              <w:widowControl/>
              <w:snapToGrid w:val="0"/>
              <w:spacing w:line="360" w:lineRule="auto"/>
              <w:jc w:val="left"/>
              <w:rPr>
                <w:b/>
                <w:szCs w:val="21"/>
              </w:rPr>
            </w:pPr>
          </w:p>
        </w:tc>
        <w:tc>
          <w:tcPr>
            <w:tcW w:w="1655" w:type="dxa"/>
            <w:vMerge/>
            <w:vAlign w:val="center"/>
          </w:tcPr>
          <w:p w14:paraId="0DA14EAC" w14:textId="77777777" w:rsidR="00342A78" w:rsidRDefault="00342A78">
            <w:pPr>
              <w:widowControl/>
              <w:snapToGrid w:val="0"/>
              <w:spacing w:line="360" w:lineRule="auto"/>
              <w:jc w:val="left"/>
              <w:rPr>
                <w:b/>
                <w:szCs w:val="21"/>
              </w:rPr>
            </w:pPr>
          </w:p>
        </w:tc>
        <w:tc>
          <w:tcPr>
            <w:tcW w:w="1657" w:type="dxa"/>
            <w:vMerge/>
            <w:vAlign w:val="center"/>
          </w:tcPr>
          <w:p w14:paraId="76E1CF07" w14:textId="77777777" w:rsidR="00342A78" w:rsidRDefault="00342A78">
            <w:pPr>
              <w:widowControl/>
              <w:snapToGrid w:val="0"/>
              <w:spacing w:line="360" w:lineRule="auto"/>
              <w:jc w:val="left"/>
              <w:rPr>
                <w:b/>
                <w:szCs w:val="21"/>
              </w:rPr>
            </w:pPr>
          </w:p>
        </w:tc>
        <w:tc>
          <w:tcPr>
            <w:tcW w:w="1154" w:type="dxa"/>
            <w:vMerge/>
            <w:vAlign w:val="center"/>
          </w:tcPr>
          <w:p w14:paraId="0053E505" w14:textId="77777777" w:rsidR="00342A78" w:rsidRDefault="00342A78">
            <w:pPr>
              <w:widowControl/>
              <w:snapToGrid w:val="0"/>
              <w:spacing w:line="360" w:lineRule="auto"/>
              <w:jc w:val="left"/>
              <w:rPr>
                <w:b/>
                <w:szCs w:val="21"/>
              </w:rPr>
            </w:pPr>
          </w:p>
        </w:tc>
        <w:tc>
          <w:tcPr>
            <w:tcW w:w="1944" w:type="dxa"/>
            <w:vAlign w:val="center"/>
          </w:tcPr>
          <w:p w14:paraId="2D859DB3" w14:textId="77777777" w:rsidR="00342A78" w:rsidRDefault="00000000">
            <w:pPr>
              <w:widowControl/>
              <w:snapToGrid w:val="0"/>
              <w:spacing w:line="360" w:lineRule="auto"/>
              <w:jc w:val="left"/>
              <w:rPr>
                <w:b/>
                <w:szCs w:val="21"/>
              </w:rPr>
            </w:pPr>
            <w:r>
              <w:rPr>
                <w:rFonts w:hint="eastAsia"/>
              </w:rPr>
              <w:t>1</w:t>
            </w:r>
            <w:r>
              <w:t>.</w:t>
            </w:r>
            <w:r>
              <w:rPr>
                <w:rFonts w:hint="eastAsia"/>
              </w:rPr>
              <w:t>5 Orin</w:t>
            </w:r>
            <w:r>
              <w:t>输出</w:t>
            </w:r>
            <w:r>
              <w:rPr>
                <w:rFonts w:hint="eastAsia"/>
              </w:rPr>
              <w:t>G</w:t>
            </w:r>
            <w:r>
              <w:t>PU</w:t>
            </w:r>
            <w:r>
              <w:t>信息</w:t>
            </w:r>
          </w:p>
        </w:tc>
      </w:tr>
      <w:tr w:rsidR="00342A78" w14:paraId="020960BC" w14:textId="77777777">
        <w:trPr>
          <w:trHeight w:val="898"/>
        </w:trPr>
        <w:tc>
          <w:tcPr>
            <w:tcW w:w="976" w:type="dxa"/>
            <w:vMerge/>
            <w:vAlign w:val="center"/>
          </w:tcPr>
          <w:p w14:paraId="60CE92C4" w14:textId="77777777" w:rsidR="00342A78" w:rsidRDefault="00342A78">
            <w:pPr>
              <w:widowControl/>
              <w:snapToGrid w:val="0"/>
              <w:spacing w:line="360" w:lineRule="auto"/>
              <w:jc w:val="left"/>
              <w:rPr>
                <w:b/>
                <w:szCs w:val="21"/>
              </w:rPr>
            </w:pPr>
          </w:p>
        </w:tc>
        <w:tc>
          <w:tcPr>
            <w:tcW w:w="2150" w:type="dxa"/>
            <w:vMerge/>
            <w:vAlign w:val="center"/>
          </w:tcPr>
          <w:p w14:paraId="6FE15E77" w14:textId="77777777" w:rsidR="00342A78" w:rsidRDefault="00342A78">
            <w:pPr>
              <w:widowControl/>
              <w:snapToGrid w:val="0"/>
              <w:spacing w:line="360" w:lineRule="auto"/>
              <w:jc w:val="left"/>
              <w:rPr>
                <w:b/>
                <w:szCs w:val="21"/>
              </w:rPr>
            </w:pPr>
          </w:p>
        </w:tc>
        <w:tc>
          <w:tcPr>
            <w:tcW w:w="1655" w:type="dxa"/>
            <w:vMerge/>
            <w:vAlign w:val="center"/>
          </w:tcPr>
          <w:p w14:paraId="33F1DF56" w14:textId="77777777" w:rsidR="00342A78" w:rsidRDefault="00342A78">
            <w:pPr>
              <w:widowControl/>
              <w:snapToGrid w:val="0"/>
              <w:spacing w:line="360" w:lineRule="auto"/>
              <w:jc w:val="left"/>
              <w:rPr>
                <w:b/>
                <w:szCs w:val="21"/>
              </w:rPr>
            </w:pPr>
          </w:p>
        </w:tc>
        <w:tc>
          <w:tcPr>
            <w:tcW w:w="1657" w:type="dxa"/>
            <w:vMerge/>
            <w:vAlign w:val="center"/>
          </w:tcPr>
          <w:p w14:paraId="5FA7393E" w14:textId="77777777" w:rsidR="00342A78" w:rsidRDefault="00342A78">
            <w:pPr>
              <w:widowControl/>
              <w:snapToGrid w:val="0"/>
              <w:spacing w:line="360" w:lineRule="auto"/>
              <w:jc w:val="left"/>
              <w:rPr>
                <w:b/>
                <w:szCs w:val="21"/>
              </w:rPr>
            </w:pPr>
          </w:p>
        </w:tc>
        <w:tc>
          <w:tcPr>
            <w:tcW w:w="1154" w:type="dxa"/>
            <w:vMerge/>
            <w:vAlign w:val="center"/>
          </w:tcPr>
          <w:p w14:paraId="6111B37E" w14:textId="77777777" w:rsidR="00342A78" w:rsidRDefault="00342A78">
            <w:pPr>
              <w:widowControl/>
              <w:snapToGrid w:val="0"/>
              <w:spacing w:line="360" w:lineRule="auto"/>
              <w:jc w:val="left"/>
              <w:rPr>
                <w:b/>
                <w:szCs w:val="21"/>
              </w:rPr>
            </w:pPr>
          </w:p>
        </w:tc>
        <w:tc>
          <w:tcPr>
            <w:tcW w:w="1944" w:type="dxa"/>
            <w:vAlign w:val="center"/>
          </w:tcPr>
          <w:p w14:paraId="7F1FCD06" w14:textId="77777777" w:rsidR="00342A78" w:rsidRDefault="00000000">
            <w:pPr>
              <w:widowControl/>
              <w:snapToGrid w:val="0"/>
              <w:spacing w:line="360" w:lineRule="auto"/>
              <w:jc w:val="left"/>
              <w:rPr>
                <w:b/>
                <w:szCs w:val="21"/>
              </w:rPr>
            </w:pPr>
            <w:r>
              <w:rPr>
                <w:rFonts w:hint="eastAsia"/>
              </w:rPr>
              <w:t>1</w:t>
            </w:r>
            <w:r>
              <w:t>.</w:t>
            </w:r>
            <w:r>
              <w:rPr>
                <w:rFonts w:hint="eastAsia"/>
              </w:rPr>
              <w:t>6 Orin</w:t>
            </w:r>
            <w:r>
              <w:rPr>
                <w:rFonts w:hint="eastAsia"/>
              </w:rPr>
              <w:t>打印测试环境信息，</w:t>
            </w:r>
            <w:r>
              <w:t>并验证</w:t>
            </w:r>
            <w:r>
              <w:rPr>
                <w:rFonts w:hint="eastAsia"/>
              </w:rPr>
              <w:t>G</w:t>
            </w:r>
            <w:r>
              <w:t>PU</w:t>
            </w:r>
            <w:r>
              <w:t>可用</w:t>
            </w:r>
          </w:p>
        </w:tc>
      </w:tr>
      <w:tr w:rsidR="00342A78" w14:paraId="0686ECC1" w14:textId="77777777">
        <w:trPr>
          <w:trHeight w:val="380"/>
        </w:trPr>
        <w:tc>
          <w:tcPr>
            <w:tcW w:w="976" w:type="dxa"/>
            <w:vMerge/>
            <w:vAlign w:val="center"/>
          </w:tcPr>
          <w:p w14:paraId="3CD0C205" w14:textId="77777777" w:rsidR="00342A78" w:rsidRDefault="00342A78">
            <w:pPr>
              <w:widowControl/>
              <w:snapToGrid w:val="0"/>
              <w:spacing w:line="360" w:lineRule="auto"/>
              <w:jc w:val="left"/>
              <w:rPr>
                <w:b/>
                <w:szCs w:val="21"/>
              </w:rPr>
            </w:pPr>
          </w:p>
        </w:tc>
        <w:tc>
          <w:tcPr>
            <w:tcW w:w="2150" w:type="dxa"/>
            <w:vMerge/>
            <w:vAlign w:val="center"/>
          </w:tcPr>
          <w:p w14:paraId="2FB01CBA" w14:textId="77777777" w:rsidR="00342A78" w:rsidRDefault="00342A78">
            <w:pPr>
              <w:widowControl/>
              <w:snapToGrid w:val="0"/>
              <w:spacing w:line="360" w:lineRule="auto"/>
              <w:jc w:val="left"/>
              <w:rPr>
                <w:b/>
                <w:szCs w:val="21"/>
              </w:rPr>
            </w:pPr>
          </w:p>
        </w:tc>
        <w:tc>
          <w:tcPr>
            <w:tcW w:w="1655" w:type="dxa"/>
            <w:vMerge w:val="restart"/>
            <w:vAlign w:val="center"/>
          </w:tcPr>
          <w:p w14:paraId="03EFE998" w14:textId="77777777" w:rsidR="00342A78" w:rsidRDefault="00000000">
            <w:pPr>
              <w:widowControl/>
              <w:snapToGrid w:val="0"/>
              <w:spacing w:line="360" w:lineRule="auto"/>
              <w:jc w:val="left"/>
              <w:rPr>
                <w:szCs w:val="21"/>
              </w:rPr>
            </w:pPr>
            <w:r>
              <w:rPr>
                <w:rFonts w:hint="eastAsia"/>
                <w:szCs w:val="21"/>
              </w:rPr>
              <w:t>主要成果</w:t>
            </w:r>
            <w:r>
              <w:rPr>
                <w:rFonts w:hint="eastAsia"/>
                <w:szCs w:val="21"/>
              </w:rPr>
              <w:t>2</w:t>
            </w:r>
            <w:r>
              <w:rPr>
                <w:rFonts w:hint="eastAsia"/>
                <w:szCs w:val="21"/>
              </w:rPr>
              <w:t>：深度学习框架支撑条件</w:t>
            </w:r>
          </w:p>
        </w:tc>
        <w:tc>
          <w:tcPr>
            <w:tcW w:w="1657" w:type="dxa"/>
            <w:vMerge w:val="restart"/>
            <w:vAlign w:val="center"/>
          </w:tcPr>
          <w:p w14:paraId="124ACD10" w14:textId="77777777" w:rsidR="00342A78" w:rsidRDefault="00000000">
            <w:pPr>
              <w:widowControl/>
              <w:snapToGrid w:val="0"/>
              <w:spacing w:line="360" w:lineRule="auto"/>
              <w:jc w:val="left"/>
              <w:rPr>
                <w:b/>
                <w:szCs w:val="21"/>
              </w:rPr>
            </w:pPr>
            <w:r>
              <w:rPr>
                <w:szCs w:val="21"/>
              </w:rPr>
              <w:t>*</w:t>
            </w:r>
            <w:r>
              <w:rPr>
                <w:szCs w:val="21"/>
              </w:rPr>
              <w:t>指标</w:t>
            </w:r>
            <w:r>
              <w:rPr>
                <w:szCs w:val="21"/>
              </w:rPr>
              <w:t>2.1</w:t>
            </w:r>
            <w:r>
              <w:rPr>
                <w:szCs w:val="21"/>
              </w:rPr>
              <w:t>支持深度学习框架</w:t>
            </w:r>
            <w:r>
              <w:rPr>
                <w:rFonts w:hint="eastAsia"/>
                <w:szCs w:val="21"/>
              </w:rPr>
              <w:t>：支持深度学习框架</w:t>
            </w:r>
            <w:r>
              <w:rPr>
                <w:rFonts w:hint="eastAsia"/>
                <w:szCs w:val="21"/>
              </w:rPr>
              <w:t>2</w:t>
            </w:r>
            <w:r>
              <w:rPr>
                <w:rFonts w:hint="eastAsia"/>
                <w:szCs w:val="21"/>
              </w:rPr>
              <w:t>种及以上（含</w:t>
            </w:r>
            <w:r>
              <w:rPr>
                <w:rFonts w:hint="eastAsia"/>
                <w:szCs w:val="21"/>
              </w:rPr>
              <w:t>PaddlePaddle</w:t>
            </w:r>
            <w:r>
              <w:rPr>
                <w:rFonts w:hint="eastAsia"/>
                <w:szCs w:val="21"/>
              </w:rPr>
              <w:t>和</w:t>
            </w:r>
            <w:r>
              <w:rPr>
                <w:rFonts w:hint="eastAsia"/>
                <w:szCs w:val="21"/>
              </w:rPr>
              <w:t>MindSpore</w:t>
            </w:r>
            <w:ins w:id="40" w:author="陈毅杰" w:date="2026-08-21T11:34:00Z">
              <w:r>
                <w:rPr>
                  <w:rFonts w:hint="eastAsia"/>
                  <w:szCs w:val="21"/>
                </w:rPr>
                <w:t>）</w:t>
              </w:r>
            </w:ins>
          </w:p>
        </w:tc>
        <w:tc>
          <w:tcPr>
            <w:tcW w:w="1154" w:type="dxa"/>
            <w:vMerge/>
            <w:vAlign w:val="center"/>
          </w:tcPr>
          <w:p w14:paraId="5AA988D9" w14:textId="77777777" w:rsidR="00342A78" w:rsidRDefault="00342A78">
            <w:pPr>
              <w:widowControl/>
              <w:snapToGrid w:val="0"/>
              <w:spacing w:line="360" w:lineRule="auto"/>
              <w:jc w:val="left"/>
              <w:rPr>
                <w:b/>
                <w:szCs w:val="21"/>
              </w:rPr>
            </w:pPr>
          </w:p>
        </w:tc>
        <w:tc>
          <w:tcPr>
            <w:tcW w:w="1944" w:type="dxa"/>
            <w:vAlign w:val="center"/>
          </w:tcPr>
          <w:p w14:paraId="34F3C2DA" w14:textId="77777777" w:rsidR="00342A78" w:rsidRDefault="00000000">
            <w:pPr>
              <w:widowControl/>
              <w:snapToGrid w:val="0"/>
              <w:spacing w:line="360" w:lineRule="auto"/>
              <w:jc w:val="left"/>
              <w:rPr>
                <w:b/>
                <w:szCs w:val="21"/>
              </w:rPr>
            </w:pPr>
            <w:r>
              <w:rPr>
                <w:rFonts w:hint="eastAsia"/>
                <w:szCs w:val="21"/>
              </w:rPr>
              <w:t>1</w:t>
            </w:r>
            <w:r>
              <w:rPr>
                <w:szCs w:val="21"/>
              </w:rPr>
              <w:t>.</w:t>
            </w:r>
            <w:r>
              <w:rPr>
                <w:rFonts w:hint="eastAsia"/>
                <w:szCs w:val="21"/>
              </w:rPr>
              <w:t>7</w:t>
            </w:r>
            <w:r>
              <w:rPr>
                <w:szCs w:val="21"/>
              </w:rPr>
              <w:t xml:space="preserve"> </w:t>
            </w:r>
            <w:r>
              <w:rPr>
                <w:rFonts w:hint="eastAsia"/>
                <w:szCs w:val="21"/>
              </w:rPr>
              <w:t>RK3588S</w:t>
            </w:r>
            <w:r>
              <w:rPr>
                <w:szCs w:val="21"/>
              </w:rPr>
              <w:t>支持</w:t>
            </w:r>
            <w:r>
              <w:rPr>
                <w:rFonts w:hint="eastAsia"/>
                <w:szCs w:val="21"/>
              </w:rPr>
              <w:t>pytorch</w:t>
            </w:r>
            <w:r>
              <w:rPr>
                <w:szCs w:val="21"/>
              </w:rPr>
              <w:t>框架</w:t>
            </w:r>
          </w:p>
        </w:tc>
      </w:tr>
      <w:tr w:rsidR="00342A78" w14:paraId="307ACD9A" w14:textId="77777777">
        <w:trPr>
          <w:trHeight w:val="818"/>
        </w:trPr>
        <w:tc>
          <w:tcPr>
            <w:tcW w:w="976" w:type="dxa"/>
            <w:vMerge/>
            <w:vAlign w:val="center"/>
          </w:tcPr>
          <w:p w14:paraId="01356D80" w14:textId="77777777" w:rsidR="00342A78" w:rsidRDefault="00342A78">
            <w:pPr>
              <w:widowControl/>
              <w:snapToGrid w:val="0"/>
              <w:spacing w:line="360" w:lineRule="auto"/>
              <w:jc w:val="left"/>
              <w:rPr>
                <w:b/>
                <w:szCs w:val="21"/>
              </w:rPr>
            </w:pPr>
          </w:p>
        </w:tc>
        <w:tc>
          <w:tcPr>
            <w:tcW w:w="2150" w:type="dxa"/>
            <w:vMerge/>
            <w:vAlign w:val="center"/>
          </w:tcPr>
          <w:p w14:paraId="79B6829D" w14:textId="77777777" w:rsidR="00342A78" w:rsidRDefault="00342A78">
            <w:pPr>
              <w:widowControl/>
              <w:snapToGrid w:val="0"/>
              <w:spacing w:line="360" w:lineRule="auto"/>
              <w:jc w:val="left"/>
              <w:rPr>
                <w:b/>
                <w:szCs w:val="21"/>
              </w:rPr>
            </w:pPr>
          </w:p>
        </w:tc>
        <w:tc>
          <w:tcPr>
            <w:tcW w:w="1655" w:type="dxa"/>
            <w:vMerge/>
            <w:vAlign w:val="center"/>
          </w:tcPr>
          <w:p w14:paraId="69BDCD4D" w14:textId="77777777" w:rsidR="00342A78" w:rsidRDefault="00342A78">
            <w:pPr>
              <w:widowControl/>
              <w:snapToGrid w:val="0"/>
              <w:spacing w:line="360" w:lineRule="auto"/>
              <w:jc w:val="left"/>
              <w:rPr>
                <w:b/>
                <w:szCs w:val="21"/>
              </w:rPr>
            </w:pPr>
          </w:p>
        </w:tc>
        <w:tc>
          <w:tcPr>
            <w:tcW w:w="1657" w:type="dxa"/>
            <w:vMerge/>
            <w:vAlign w:val="center"/>
          </w:tcPr>
          <w:p w14:paraId="6B2044A6" w14:textId="77777777" w:rsidR="00342A78" w:rsidRDefault="00342A78">
            <w:pPr>
              <w:widowControl/>
              <w:snapToGrid w:val="0"/>
              <w:spacing w:line="360" w:lineRule="auto"/>
              <w:jc w:val="left"/>
              <w:rPr>
                <w:b/>
                <w:szCs w:val="21"/>
              </w:rPr>
            </w:pPr>
          </w:p>
        </w:tc>
        <w:tc>
          <w:tcPr>
            <w:tcW w:w="1154" w:type="dxa"/>
            <w:vMerge/>
            <w:vAlign w:val="center"/>
          </w:tcPr>
          <w:p w14:paraId="3179E98D" w14:textId="77777777" w:rsidR="00342A78" w:rsidRDefault="00342A78">
            <w:pPr>
              <w:widowControl/>
              <w:snapToGrid w:val="0"/>
              <w:spacing w:line="360" w:lineRule="auto"/>
              <w:jc w:val="left"/>
              <w:rPr>
                <w:b/>
                <w:szCs w:val="21"/>
              </w:rPr>
            </w:pPr>
          </w:p>
        </w:tc>
        <w:tc>
          <w:tcPr>
            <w:tcW w:w="1944" w:type="dxa"/>
            <w:vAlign w:val="center"/>
          </w:tcPr>
          <w:p w14:paraId="2D019340" w14:textId="77777777" w:rsidR="00342A78" w:rsidRDefault="00000000">
            <w:pPr>
              <w:widowControl/>
              <w:snapToGrid w:val="0"/>
              <w:spacing w:line="360" w:lineRule="auto"/>
              <w:jc w:val="left"/>
              <w:rPr>
                <w:b/>
                <w:szCs w:val="21"/>
              </w:rPr>
            </w:pPr>
            <w:r>
              <w:rPr>
                <w:rFonts w:hint="eastAsia"/>
                <w:szCs w:val="21"/>
              </w:rPr>
              <w:t>1</w:t>
            </w:r>
            <w:r>
              <w:rPr>
                <w:szCs w:val="21"/>
              </w:rPr>
              <w:t>.</w:t>
            </w:r>
            <w:r>
              <w:rPr>
                <w:rFonts w:hint="eastAsia"/>
                <w:szCs w:val="21"/>
              </w:rPr>
              <w:t>8</w:t>
            </w:r>
            <w:r>
              <w:rPr>
                <w:szCs w:val="21"/>
              </w:rPr>
              <w:t xml:space="preserve"> </w:t>
            </w:r>
            <w:r>
              <w:rPr>
                <w:rFonts w:hint="eastAsia"/>
                <w:szCs w:val="21"/>
              </w:rPr>
              <w:t>RK3588S</w:t>
            </w:r>
            <w:r>
              <w:rPr>
                <w:szCs w:val="21"/>
              </w:rPr>
              <w:t>支持</w:t>
            </w:r>
            <w:r>
              <w:rPr>
                <w:rFonts w:hint="eastAsia"/>
                <w:szCs w:val="21"/>
              </w:rPr>
              <w:t>MindSpore</w:t>
            </w:r>
            <w:r>
              <w:rPr>
                <w:szCs w:val="21"/>
              </w:rPr>
              <w:t>框架</w:t>
            </w:r>
          </w:p>
        </w:tc>
      </w:tr>
      <w:tr w:rsidR="00342A78" w14:paraId="719176F5" w14:textId="77777777">
        <w:trPr>
          <w:trHeight w:val="818"/>
        </w:trPr>
        <w:tc>
          <w:tcPr>
            <w:tcW w:w="976" w:type="dxa"/>
            <w:vMerge/>
            <w:vAlign w:val="center"/>
          </w:tcPr>
          <w:p w14:paraId="722E4E21" w14:textId="77777777" w:rsidR="00342A78" w:rsidRDefault="00342A78">
            <w:pPr>
              <w:widowControl/>
              <w:snapToGrid w:val="0"/>
              <w:spacing w:line="360" w:lineRule="auto"/>
              <w:jc w:val="left"/>
              <w:rPr>
                <w:b/>
                <w:szCs w:val="21"/>
              </w:rPr>
            </w:pPr>
          </w:p>
        </w:tc>
        <w:tc>
          <w:tcPr>
            <w:tcW w:w="2150" w:type="dxa"/>
            <w:vMerge/>
            <w:vAlign w:val="center"/>
          </w:tcPr>
          <w:p w14:paraId="7578493D" w14:textId="77777777" w:rsidR="00342A78" w:rsidRDefault="00342A78">
            <w:pPr>
              <w:widowControl/>
              <w:snapToGrid w:val="0"/>
              <w:spacing w:line="360" w:lineRule="auto"/>
              <w:jc w:val="left"/>
              <w:rPr>
                <w:b/>
                <w:szCs w:val="21"/>
              </w:rPr>
            </w:pPr>
          </w:p>
        </w:tc>
        <w:tc>
          <w:tcPr>
            <w:tcW w:w="1655" w:type="dxa"/>
            <w:vMerge/>
            <w:vAlign w:val="center"/>
          </w:tcPr>
          <w:p w14:paraId="229E8FBD" w14:textId="77777777" w:rsidR="00342A78" w:rsidRDefault="00342A78">
            <w:pPr>
              <w:widowControl/>
              <w:snapToGrid w:val="0"/>
              <w:spacing w:line="360" w:lineRule="auto"/>
              <w:jc w:val="left"/>
              <w:rPr>
                <w:b/>
                <w:szCs w:val="21"/>
              </w:rPr>
            </w:pPr>
          </w:p>
        </w:tc>
        <w:tc>
          <w:tcPr>
            <w:tcW w:w="1657" w:type="dxa"/>
            <w:vMerge/>
            <w:vAlign w:val="center"/>
          </w:tcPr>
          <w:p w14:paraId="701DEDD8" w14:textId="77777777" w:rsidR="00342A78" w:rsidRDefault="00342A78">
            <w:pPr>
              <w:widowControl/>
              <w:snapToGrid w:val="0"/>
              <w:spacing w:line="360" w:lineRule="auto"/>
              <w:jc w:val="left"/>
              <w:rPr>
                <w:b/>
                <w:szCs w:val="21"/>
              </w:rPr>
            </w:pPr>
          </w:p>
        </w:tc>
        <w:tc>
          <w:tcPr>
            <w:tcW w:w="1154" w:type="dxa"/>
            <w:vMerge/>
            <w:vAlign w:val="center"/>
          </w:tcPr>
          <w:p w14:paraId="37FD12C3" w14:textId="77777777" w:rsidR="00342A78" w:rsidRDefault="00342A78">
            <w:pPr>
              <w:widowControl/>
              <w:snapToGrid w:val="0"/>
              <w:spacing w:line="360" w:lineRule="auto"/>
              <w:jc w:val="left"/>
              <w:rPr>
                <w:b/>
                <w:szCs w:val="21"/>
              </w:rPr>
            </w:pPr>
          </w:p>
        </w:tc>
        <w:tc>
          <w:tcPr>
            <w:tcW w:w="1944" w:type="dxa"/>
            <w:vAlign w:val="center"/>
          </w:tcPr>
          <w:p w14:paraId="02C59929" w14:textId="77777777" w:rsidR="00342A78" w:rsidRDefault="00000000">
            <w:pPr>
              <w:widowControl/>
              <w:snapToGrid w:val="0"/>
              <w:spacing w:line="360" w:lineRule="auto"/>
              <w:jc w:val="left"/>
              <w:rPr>
                <w:b/>
                <w:szCs w:val="21"/>
              </w:rPr>
            </w:pPr>
            <w:r>
              <w:rPr>
                <w:rFonts w:hint="eastAsia"/>
                <w:szCs w:val="21"/>
              </w:rPr>
              <w:t>1</w:t>
            </w:r>
            <w:r>
              <w:rPr>
                <w:szCs w:val="21"/>
              </w:rPr>
              <w:t>.</w:t>
            </w:r>
            <w:r>
              <w:rPr>
                <w:rFonts w:hint="eastAsia"/>
                <w:szCs w:val="21"/>
              </w:rPr>
              <w:t>9</w:t>
            </w:r>
            <w:r>
              <w:rPr>
                <w:szCs w:val="21"/>
              </w:rPr>
              <w:t xml:space="preserve"> </w:t>
            </w:r>
            <w:r>
              <w:rPr>
                <w:rFonts w:hint="eastAsia"/>
                <w:szCs w:val="21"/>
              </w:rPr>
              <w:t>RK3588S</w:t>
            </w:r>
            <w:r>
              <w:rPr>
                <w:szCs w:val="21"/>
              </w:rPr>
              <w:t>支持</w:t>
            </w:r>
            <w:r>
              <w:rPr>
                <w:rFonts w:hint="eastAsia"/>
                <w:szCs w:val="21"/>
              </w:rPr>
              <w:t>paddlepaddle</w:t>
            </w:r>
            <w:r>
              <w:rPr>
                <w:szCs w:val="21"/>
              </w:rPr>
              <w:t>框架</w:t>
            </w:r>
          </w:p>
        </w:tc>
      </w:tr>
      <w:tr w:rsidR="00342A78" w14:paraId="67B7B1E8" w14:textId="77777777">
        <w:trPr>
          <w:trHeight w:val="818"/>
        </w:trPr>
        <w:tc>
          <w:tcPr>
            <w:tcW w:w="976" w:type="dxa"/>
            <w:vMerge/>
            <w:vAlign w:val="center"/>
          </w:tcPr>
          <w:p w14:paraId="748D96A1" w14:textId="77777777" w:rsidR="00342A78" w:rsidRDefault="00342A78">
            <w:pPr>
              <w:widowControl/>
              <w:snapToGrid w:val="0"/>
              <w:spacing w:line="360" w:lineRule="auto"/>
              <w:jc w:val="left"/>
              <w:rPr>
                <w:b/>
                <w:szCs w:val="21"/>
              </w:rPr>
            </w:pPr>
          </w:p>
        </w:tc>
        <w:tc>
          <w:tcPr>
            <w:tcW w:w="2150" w:type="dxa"/>
            <w:vMerge/>
            <w:vAlign w:val="center"/>
          </w:tcPr>
          <w:p w14:paraId="76D8988B" w14:textId="77777777" w:rsidR="00342A78" w:rsidRDefault="00342A78">
            <w:pPr>
              <w:widowControl/>
              <w:snapToGrid w:val="0"/>
              <w:spacing w:line="360" w:lineRule="auto"/>
              <w:jc w:val="left"/>
              <w:rPr>
                <w:b/>
                <w:szCs w:val="21"/>
              </w:rPr>
            </w:pPr>
          </w:p>
        </w:tc>
        <w:tc>
          <w:tcPr>
            <w:tcW w:w="1655" w:type="dxa"/>
            <w:vMerge/>
            <w:vAlign w:val="center"/>
          </w:tcPr>
          <w:p w14:paraId="6E6108A6" w14:textId="77777777" w:rsidR="00342A78" w:rsidRDefault="00342A78">
            <w:pPr>
              <w:widowControl/>
              <w:snapToGrid w:val="0"/>
              <w:spacing w:line="360" w:lineRule="auto"/>
              <w:jc w:val="left"/>
              <w:rPr>
                <w:b/>
                <w:szCs w:val="21"/>
              </w:rPr>
            </w:pPr>
          </w:p>
        </w:tc>
        <w:tc>
          <w:tcPr>
            <w:tcW w:w="1657" w:type="dxa"/>
            <w:vMerge/>
            <w:vAlign w:val="center"/>
          </w:tcPr>
          <w:p w14:paraId="4CC5486A" w14:textId="77777777" w:rsidR="00342A78" w:rsidRDefault="00342A78">
            <w:pPr>
              <w:widowControl/>
              <w:snapToGrid w:val="0"/>
              <w:spacing w:line="360" w:lineRule="auto"/>
              <w:jc w:val="left"/>
              <w:rPr>
                <w:b/>
                <w:szCs w:val="21"/>
              </w:rPr>
            </w:pPr>
          </w:p>
        </w:tc>
        <w:tc>
          <w:tcPr>
            <w:tcW w:w="1154" w:type="dxa"/>
            <w:vMerge/>
            <w:vAlign w:val="center"/>
          </w:tcPr>
          <w:p w14:paraId="1B95C7C3" w14:textId="77777777" w:rsidR="00342A78" w:rsidRDefault="00342A78">
            <w:pPr>
              <w:widowControl/>
              <w:snapToGrid w:val="0"/>
              <w:spacing w:line="360" w:lineRule="auto"/>
              <w:jc w:val="left"/>
              <w:rPr>
                <w:b/>
                <w:szCs w:val="21"/>
              </w:rPr>
            </w:pPr>
          </w:p>
        </w:tc>
        <w:tc>
          <w:tcPr>
            <w:tcW w:w="1944" w:type="dxa"/>
            <w:vAlign w:val="center"/>
          </w:tcPr>
          <w:p w14:paraId="5C1D3644" w14:textId="77777777" w:rsidR="00342A78" w:rsidRDefault="00000000">
            <w:pPr>
              <w:widowControl/>
              <w:snapToGrid w:val="0"/>
              <w:spacing w:line="360" w:lineRule="auto"/>
              <w:jc w:val="left"/>
              <w:rPr>
                <w:b/>
                <w:szCs w:val="21"/>
              </w:rPr>
            </w:pPr>
            <w:r>
              <w:rPr>
                <w:rFonts w:hint="eastAsia"/>
              </w:rPr>
              <w:t>1</w:t>
            </w:r>
            <w:r>
              <w:t>.</w:t>
            </w:r>
            <w:r>
              <w:rPr>
                <w:rFonts w:hint="eastAsia"/>
              </w:rPr>
              <w:t>10 Orin</w:t>
            </w:r>
            <w:r>
              <w:t>支持</w:t>
            </w:r>
            <w:r>
              <w:rPr>
                <w:rFonts w:hint="eastAsia"/>
              </w:rPr>
              <w:t>pytorch</w:t>
            </w:r>
            <w:r>
              <w:rPr>
                <w:rFonts w:hint="eastAsia"/>
              </w:rPr>
              <w:t>框架</w:t>
            </w:r>
          </w:p>
        </w:tc>
      </w:tr>
      <w:tr w:rsidR="00342A78" w14:paraId="730C4120" w14:textId="77777777">
        <w:trPr>
          <w:trHeight w:val="818"/>
        </w:trPr>
        <w:tc>
          <w:tcPr>
            <w:tcW w:w="976" w:type="dxa"/>
            <w:vMerge/>
            <w:vAlign w:val="center"/>
          </w:tcPr>
          <w:p w14:paraId="0D30FE01" w14:textId="77777777" w:rsidR="00342A78" w:rsidRDefault="00342A78">
            <w:pPr>
              <w:widowControl/>
              <w:snapToGrid w:val="0"/>
              <w:spacing w:line="360" w:lineRule="auto"/>
              <w:jc w:val="left"/>
              <w:rPr>
                <w:b/>
                <w:szCs w:val="21"/>
              </w:rPr>
            </w:pPr>
          </w:p>
        </w:tc>
        <w:tc>
          <w:tcPr>
            <w:tcW w:w="2150" w:type="dxa"/>
            <w:vMerge/>
            <w:vAlign w:val="center"/>
          </w:tcPr>
          <w:p w14:paraId="2B8D3558" w14:textId="77777777" w:rsidR="00342A78" w:rsidRDefault="00342A78">
            <w:pPr>
              <w:widowControl/>
              <w:snapToGrid w:val="0"/>
              <w:spacing w:line="360" w:lineRule="auto"/>
              <w:jc w:val="left"/>
              <w:rPr>
                <w:b/>
                <w:szCs w:val="21"/>
              </w:rPr>
            </w:pPr>
          </w:p>
        </w:tc>
        <w:tc>
          <w:tcPr>
            <w:tcW w:w="1655" w:type="dxa"/>
            <w:vMerge/>
            <w:vAlign w:val="center"/>
          </w:tcPr>
          <w:p w14:paraId="634447A9" w14:textId="77777777" w:rsidR="00342A78" w:rsidRDefault="00342A78">
            <w:pPr>
              <w:widowControl/>
              <w:snapToGrid w:val="0"/>
              <w:spacing w:line="360" w:lineRule="auto"/>
              <w:jc w:val="left"/>
              <w:rPr>
                <w:b/>
                <w:szCs w:val="21"/>
              </w:rPr>
            </w:pPr>
          </w:p>
        </w:tc>
        <w:tc>
          <w:tcPr>
            <w:tcW w:w="1657" w:type="dxa"/>
            <w:vMerge/>
            <w:vAlign w:val="center"/>
          </w:tcPr>
          <w:p w14:paraId="4262F6C5" w14:textId="77777777" w:rsidR="00342A78" w:rsidRDefault="00342A78">
            <w:pPr>
              <w:widowControl/>
              <w:snapToGrid w:val="0"/>
              <w:spacing w:line="360" w:lineRule="auto"/>
              <w:jc w:val="left"/>
              <w:rPr>
                <w:b/>
                <w:szCs w:val="21"/>
              </w:rPr>
            </w:pPr>
          </w:p>
        </w:tc>
        <w:tc>
          <w:tcPr>
            <w:tcW w:w="1154" w:type="dxa"/>
            <w:vMerge/>
            <w:vAlign w:val="center"/>
          </w:tcPr>
          <w:p w14:paraId="4D7DFE4D" w14:textId="77777777" w:rsidR="00342A78" w:rsidRDefault="00342A78">
            <w:pPr>
              <w:widowControl/>
              <w:snapToGrid w:val="0"/>
              <w:spacing w:line="360" w:lineRule="auto"/>
              <w:jc w:val="left"/>
              <w:rPr>
                <w:b/>
                <w:szCs w:val="21"/>
              </w:rPr>
            </w:pPr>
          </w:p>
        </w:tc>
        <w:tc>
          <w:tcPr>
            <w:tcW w:w="1944" w:type="dxa"/>
            <w:vAlign w:val="center"/>
          </w:tcPr>
          <w:p w14:paraId="7591BCFE" w14:textId="77777777" w:rsidR="00342A78" w:rsidRDefault="00000000">
            <w:pPr>
              <w:widowControl/>
              <w:snapToGrid w:val="0"/>
              <w:spacing w:line="360" w:lineRule="auto"/>
              <w:jc w:val="left"/>
              <w:rPr>
                <w:b/>
                <w:szCs w:val="21"/>
              </w:rPr>
            </w:pPr>
            <w:r>
              <w:rPr>
                <w:rFonts w:hint="eastAsia"/>
              </w:rPr>
              <w:t>1</w:t>
            </w:r>
            <w:r>
              <w:t>.</w:t>
            </w:r>
            <w:r>
              <w:rPr>
                <w:rFonts w:hint="eastAsia"/>
              </w:rPr>
              <w:t>11 Orin</w:t>
            </w:r>
            <w:r>
              <w:rPr>
                <w:rFonts w:hint="eastAsia"/>
              </w:rPr>
              <w:t>支持</w:t>
            </w:r>
            <w:r>
              <w:rPr>
                <w:rFonts w:hint="eastAsia"/>
              </w:rPr>
              <w:t>paddlepaddle</w:t>
            </w:r>
            <w:r>
              <w:rPr>
                <w:rFonts w:hint="eastAsia"/>
              </w:rPr>
              <w:t>框架</w:t>
            </w:r>
          </w:p>
        </w:tc>
      </w:tr>
      <w:tr w:rsidR="00342A78" w14:paraId="2DF168BF" w14:textId="77777777">
        <w:trPr>
          <w:trHeight w:val="1083"/>
        </w:trPr>
        <w:tc>
          <w:tcPr>
            <w:tcW w:w="976" w:type="dxa"/>
            <w:vMerge w:val="restart"/>
            <w:vAlign w:val="center"/>
          </w:tcPr>
          <w:p w14:paraId="382B5559" w14:textId="77777777" w:rsidR="00342A78" w:rsidRDefault="00000000">
            <w:pPr>
              <w:jc w:val="left"/>
              <w:rPr>
                <w:color w:val="000000"/>
              </w:rPr>
            </w:pPr>
            <w:r>
              <w:rPr>
                <w:rFonts w:hint="eastAsia"/>
                <w:color w:val="000000"/>
              </w:rPr>
              <w:t>2</w:t>
            </w:r>
          </w:p>
        </w:tc>
        <w:tc>
          <w:tcPr>
            <w:tcW w:w="2150" w:type="dxa"/>
            <w:vMerge w:val="restart"/>
            <w:vAlign w:val="center"/>
          </w:tcPr>
          <w:p w14:paraId="71760062" w14:textId="77777777" w:rsidR="00342A78" w:rsidRDefault="00000000">
            <w:pPr>
              <w:widowControl/>
              <w:snapToGrid w:val="0"/>
              <w:spacing w:line="360" w:lineRule="auto"/>
              <w:jc w:val="center"/>
              <w:rPr>
                <w:szCs w:val="21"/>
              </w:rPr>
            </w:pPr>
            <w:r>
              <w:rPr>
                <w:szCs w:val="21"/>
              </w:rPr>
              <w:t>研究内容</w:t>
            </w:r>
            <w:r>
              <w:rPr>
                <w:rFonts w:hint="eastAsia"/>
                <w:szCs w:val="21"/>
              </w:rPr>
              <w:t>2</w:t>
            </w:r>
            <w:r>
              <w:rPr>
                <w:szCs w:val="21"/>
              </w:rPr>
              <w:t>：</w:t>
            </w:r>
            <w:r>
              <w:rPr>
                <w:rFonts w:hint="eastAsia"/>
                <w:szCs w:val="21"/>
              </w:rPr>
              <w:t>深度学习编译器设计与优化</w:t>
            </w:r>
          </w:p>
        </w:tc>
        <w:tc>
          <w:tcPr>
            <w:tcW w:w="1655" w:type="dxa"/>
            <w:vMerge w:val="restart"/>
            <w:vAlign w:val="center"/>
          </w:tcPr>
          <w:p w14:paraId="25FDBC7D" w14:textId="77777777" w:rsidR="00342A78" w:rsidRDefault="00000000">
            <w:pPr>
              <w:widowControl/>
              <w:snapToGrid w:val="0"/>
              <w:spacing w:line="360" w:lineRule="auto"/>
              <w:jc w:val="left"/>
              <w:rPr>
                <w:szCs w:val="21"/>
              </w:rPr>
            </w:pPr>
            <w:r>
              <w:rPr>
                <w:rFonts w:hint="eastAsia"/>
                <w:szCs w:val="21"/>
              </w:rPr>
              <w:t>主要成果</w:t>
            </w:r>
            <w:r>
              <w:rPr>
                <w:rFonts w:hint="eastAsia"/>
                <w:szCs w:val="21"/>
              </w:rPr>
              <w:t>4</w:t>
            </w:r>
            <w:r>
              <w:rPr>
                <w:rFonts w:hint="eastAsia"/>
                <w:szCs w:val="21"/>
              </w:rPr>
              <w:t>：一套嵌入式深度学习编译框架</w:t>
            </w:r>
          </w:p>
        </w:tc>
        <w:tc>
          <w:tcPr>
            <w:tcW w:w="1657" w:type="dxa"/>
            <w:vMerge w:val="restart"/>
            <w:vAlign w:val="center"/>
          </w:tcPr>
          <w:p w14:paraId="56F9B3A0" w14:textId="77777777" w:rsidR="00342A78" w:rsidRDefault="00000000">
            <w:pPr>
              <w:widowControl/>
              <w:snapToGrid w:val="0"/>
              <w:spacing w:line="360" w:lineRule="auto"/>
              <w:jc w:val="left"/>
              <w:rPr>
                <w:szCs w:val="21"/>
              </w:rPr>
            </w:pPr>
            <w:r>
              <w:rPr>
                <w:szCs w:val="21"/>
              </w:rPr>
              <w:t>*</w:t>
            </w:r>
            <w:r>
              <w:rPr>
                <w:szCs w:val="21"/>
              </w:rPr>
              <w:t>指标</w:t>
            </w:r>
            <w:r>
              <w:rPr>
                <w:szCs w:val="21"/>
              </w:rPr>
              <w:t>4.1</w:t>
            </w:r>
            <w:r>
              <w:rPr>
                <w:szCs w:val="21"/>
              </w:rPr>
              <w:t>深度学习编译框架，</w:t>
            </w:r>
            <w:commentRangeStart w:id="41"/>
            <w:commentRangeEnd w:id="41"/>
            <w:r>
              <w:rPr>
                <w:rStyle w:val="afff6"/>
                <w:rFonts w:hint="eastAsia"/>
              </w:rPr>
              <w:commentReference w:id="41"/>
            </w:r>
            <w:r>
              <w:rPr>
                <w:rFonts w:hint="eastAsia"/>
                <w:szCs w:val="21"/>
              </w:rPr>
              <w:t>部署</w:t>
            </w:r>
            <w:r>
              <w:rPr>
                <w:szCs w:val="21"/>
              </w:rPr>
              <w:t>速度提升</w:t>
            </w:r>
            <w:r>
              <w:rPr>
                <w:rFonts w:hint="eastAsia"/>
                <w:szCs w:val="21"/>
              </w:rPr>
              <w:t>：以</w:t>
            </w:r>
            <w:r>
              <w:rPr>
                <w:rFonts w:hint="eastAsia"/>
                <w:szCs w:val="21"/>
              </w:rPr>
              <w:t>Paddle Paddle 2.0</w:t>
            </w:r>
            <w:r>
              <w:rPr>
                <w:rFonts w:hint="eastAsia"/>
                <w:szCs w:val="21"/>
              </w:rPr>
              <w:t>和</w:t>
            </w:r>
            <w:r>
              <w:rPr>
                <w:rFonts w:hint="eastAsia"/>
                <w:szCs w:val="21"/>
              </w:rPr>
              <w:t>MindSpore 1.5</w:t>
            </w:r>
            <w:r>
              <w:rPr>
                <w:rFonts w:hint="eastAsia"/>
                <w:szCs w:val="21"/>
              </w:rPr>
              <w:t>稳定版本为基准，推理速度（部署速度）提升</w:t>
            </w:r>
            <w:r>
              <w:rPr>
                <w:rFonts w:hint="eastAsia"/>
                <w:szCs w:val="21"/>
              </w:rPr>
              <w:t>30%</w:t>
            </w:r>
            <w:r>
              <w:rPr>
                <w:rFonts w:hint="eastAsia"/>
                <w:szCs w:val="21"/>
              </w:rPr>
              <w:t>以上</w:t>
            </w:r>
          </w:p>
          <w:p w14:paraId="67CDEA4B" w14:textId="77777777" w:rsidR="00342A78" w:rsidRDefault="00342A78">
            <w:pPr>
              <w:widowControl/>
              <w:snapToGrid w:val="0"/>
              <w:spacing w:line="360" w:lineRule="auto"/>
              <w:jc w:val="left"/>
              <w:rPr>
                <w:color w:val="0000FF"/>
                <w:szCs w:val="21"/>
              </w:rPr>
            </w:pPr>
          </w:p>
        </w:tc>
        <w:tc>
          <w:tcPr>
            <w:tcW w:w="1154" w:type="dxa"/>
            <w:vMerge w:val="restart"/>
            <w:vAlign w:val="center"/>
          </w:tcPr>
          <w:p w14:paraId="446CDD10" w14:textId="77777777" w:rsidR="00342A78" w:rsidRDefault="00000000">
            <w:pPr>
              <w:jc w:val="left"/>
              <w:rPr>
                <w:szCs w:val="21"/>
              </w:rPr>
            </w:pPr>
            <w:r>
              <w:rPr>
                <w:szCs w:val="21"/>
              </w:rPr>
              <w:t>功能性</w:t>
            </w:r>
          </w:p>
        </w:tc>
        <w:tc>
          <w:tcPr>
            <w:tcW w:w="1944" w:type="dxa"/>
            <w:vAlign w:val="center"/>
          </w:tcPr>
          <w:p w14:paraId="1F6983C9" w14:textId="77777777" w:rsidR="00342A78" w:rsidRDefault="00000000">
            <w:pPr>
              <w:widowControl/>
              <w:snapToGrid w:val="0"/>
              <w:spacing w:line="360" w:lineRule="auto"/>
              <w:jc w:val="left"/>
              <w:rPr>
                <w:color w:val="0000FF"/>
                <w:szCs w:val="21"/>
              </w:rPr>
            </w:pPr>
            <w:r>
              <w:rPr>
                <w:rFonts w:hint="eastAsia"/>
                <w:color w:val="000000"/>
                <w:szCs w:val="21"/>
              </w:rPr>
              <w:t>2</w:t>
            </w:r>
            <w:r>
              <w:rPr>
                <w:color w:val="000000"/>
                <w:szCs w:val="21"/>
              </w:rPr>
              <w:t>.1</w:t>
            </w:r>
            <w:r>
              <w:rPr>
                <w:color w:val="0000FF"/>
                <w:szCs w:val="21"/>
              </w:rPr>
              <w:t xml:space="preserve"> </w:t>
            </w:r>
            <w:r>
              <w:rPr>
                <w:szCs w:val="21"/>
              </w:rPr>
              <w:t>FRAME</w:t>
            </w:r>
            <w:r>
              <w:rPr>
                <w:rFonts w:hint="eastAsia"/>
                <w:szCs w:val="21"/>
              </w:rPr>
              <w:t>软件服务端状态</w:t>
            </w:r>
            <w:r>
              <w:rPr>
                <w:szCs w:val="21"/>
              </w:rPr>
              <w:t>检查</w:t>
            </w:r>
          </w:p>
        </w:tc>
      </w:tr>
      <w:tr w:rsidR="00342A78" w14:paraId="0249041C" w14:textId="77777777">
        <w:trPr>
          <w:trHeight w:val="983"/>
        </w:trPr>
        <w:tc>
          <w:tcPr>
            <w:tcW w:w="976" w:type="dxa"/>
            <w:vMerge/>
            <w:vAlign w:val="center"/>
          </w:tcPr>
          <w:p w14:paraId="214C401B" w14:textId="77777777" w:rsidR="00342A78" w:rsidRDefault="00342A78">
            <w:pPr>
              <w:jc w:val="left"/>
              <w:rPr>
                <w:color w:val="000000"/>
              </w:rPr>
            </w:pPr>
          </w:p>
        </w:tc>
        <w:tc>
          <w:tcPr>
            <w:tcW w:w="2150" w:type="dxa"/>
            <w:vMerge/>
            <w:vAlign w:val="center"/>
          </w:tcPr>
          <w:p w14:paraId="054401B0" w14:textId="77777777" w:rsidR="00342A78" w:rsidRDefault="00342A78">
            <w:pPr>
              <w:widowControl/>
              <w:snapToGrid w:val="0"/>
              <w:spacing w:line="360" w:lineRule="auto"/>
              <w:jc w:val="center"/>
              <w:rPr>
                <w:color w:val="0000FF"/>
                <w:szCs w:val="21"/>
              </w:rPr>
              <w:pPrChange w:id="42" w:author="陈毅杰" w:date="2026-08-21T13:30:00Z">
                <w:pPr>
                  <w:widowControl/>
                  <w:snapToGrid w:val="0"/>
                  <w:spacing w:line="360" w:lineRule="auto"/>
                  <w:jc w:val="left"/>
                </w:pPr>
              </w:pPrChange>
            </w:pPr>
          </w:p>
        </w:tc>
        <w:tc>
          <w:tcPr>
            <w:tcW w:w="1655" w:type="dxa"/>
            <w:vMerge/>
            <w:vAlign w:val="center"/>
          </w:tcPr>
          <w:p w14:paraId="1D01610E" w14:textId="77777777" w:rsidR="00342A78" w:rsidRDefault="00342A78">
            <w:pPr>
              <w:widowControl/>
              <w:snapToGrid w:val="0"/>
              <w:spacing w:line="360" w:lineRule="auto"/>
              <w:jc w:val="center"/>
              <w:rPr>
                <w:color w:val="0000FF"/>
                <w:szCs w:val="21"/>
              </w:rPr>
              <w:pPrChange w:id="43" w:author="陈毅杰" w:date="2026-08-21T13:30:00Z">
                <w:pPr>
                  <w:widowControl/>
                  <w:snapToGrid w:val="0"/>
                  <w:spacing w:line="360" w:lineRule="auto"/>
                  <w:jc w:val="left"/>
                </w:pPr>
              </w:pPrChange>
            </w:pPr>
          </w:p>
        </w:tc>
        <w:tc>
          <w:tcPr>
            <w:tcW w:w="1657" w:type="dxa"/>
            <w:vMerge/>
            <w:vAlign w:val="center"/>
          </w:tcPr>
          <w:p w14:paraId="05C18A49" w14:textId="77777777" w:rsidR="00342A78" w:rsidRDefault="00342A78">
            <w:pPr>
              <w:widowControl/>
              <w:snapToGrid w:val="0"/>
              <w:spacing w:line="360" w:lineRule="auto"/>
              <w:jc w:val="center"/>
              <w:rPr>
                <w:color w:val="0000FF"/>
                <w:szCs w:val="21"/>
              </w:rPr>
              <w:pPrChange w:id="44" w:author="陈毅杰" w:date="2026-08-21T13:30:00Z">
                <w:pPr>
                  <w:widowControl/>
                  <w:snapToGrid w:val="0"/>
                  <w:spacing w:line="360" w:lineRule="auto"/>
                  <w:jc w:val="left"/>
                </w:pPr>
              </w:pPrChange>
            </w:pPr>
          </w:p>
        </w:tc>
        <w:tc>
          <w:tcPr>
            <w:tcW w:w="1154" w:type="dxa"/>
            <w:vMerge/>
            <w:vAlign w:val="center"/>
          </w:tcPr>
          <w:p w14:paraId="58F51EB1" w14:textId="77777777" w:rsidR="00342A78" w:rsidRDefault="00342A78">
            <w:pPr>
              <w:widowControl/>
              <w:snapToGrid w:val="0"/>
              <w:spacing w:line="360" w:lineRule="auto"/>
              <w:jc w:val="left"/>
              <w:rPr>
                <w:color w:val="0000FF"/>
                <w:szCs w:val="21"/>
              </w:rPr>
            </w:pPr>
          </w:p>
        </w:tc>
        <w:tc>
          <w:tcPr>
            <w:tcW w:w="1944" w:type="dxa"/>
            <w:vAlign w:val="center"/>
          </w:tcPr>
          <w:p w14:paraId="4EA74684" w14:textId="77777777" w:rsidR="00342A78" w:rsidRDefault="00000000">
            <w:pPr>
              <w:widowControl/>
              <w:snapToGrid w:val="0"/>
              <w:spacing w:line="360" w:lineRule="auto"/>
              <w:jc w:val="left"/>
              <w:rPr>
                <w:color w:val="0000FF"/>
                <w:szCs w:val="21"/>
              </w:rPr>
            </w:pPr>
            <w:r>
              <w:rPr>
                <w:rFonts w:hint="eastAsia"/>
                <w:color w:val="000000"/>
                <w:szCs w:val="21"/>
              </w:rPr>
              <w:t>2</w:t>
            </w:r>
            <w:r>
              <w:rPr>
                <w:color w:val="000000"/>
                <w:szCs w:val="21"/>
              </w:rPr>
              <w:t>.2</w:t>
            </w:r>
            <w:r>
              <w:rPr>
                <w:szCs w:val="21"/>
              </w:rPr>
              <w:t xml:space="preserve"> FRAME</w:t>
            </w:r>
            <w:r>
              <w:rPr>
                <w:szCs w:val="21"/>
              </w:rPr>
              <w:t>软件模型接入与结构可视化</w:t>
            </w:r>
          </w:p>
        </w:tc>
      </w:tr>
      <w:tr w:rsidR="00342A78" w14:paraId="2E2658F7" w14:textId="77777777">
        <w:trPr>
          <w:trHeight w:val="846"/>
        </w:trPr>
        <w:tc>
          <w:tcPr>
            <w:tcW w:w="976" w:type="dxa"/>
            <w:vMerge/>
            <w:vAlign w:val="center"/>
          </w:tcPr>
          <w:p w14:paraId="462F4498" w14:textId="77777777" w:rsidR="00342A78" w:rsidRDefault="00342A78">
            <w:pPr>
              <w:jc w:val="left"/>
              <w:rPr>
                <w:color w:val="000000"/>
              </w:rPr>
            </w:pPr>
          </w:p>
        </w:tc>
        <w:tc>
          <w:tcPr>
            <w:tcW w:w="2150" w:type="dxa"/>
            <w:vMerge/>
            <w:vAlign w:val="center"/>
          </w:tcPr>
          <w:p w14:paraId="1E674B52" w14:textId="77777777" w:rsidR="00342A78" w:rsidRDefault="00342A78">
            <w:pPr>
              <w:widowControl/>
              <w:snapToGrid w:val="0"/>
              <w:spacing w:line="360" w:lineRule="auto"/>
              <w:jc w:val="left"/>
              <w:rPr>
                <w:color w:val="0000FF"/>
                <w:szCs w:val="21"/>
              </w:rPr>
            </w:pPr>
          </w:p>
        </w:tc>
        <w:tc>
          <w:tcPr>
            <w:tcW w:w="1655" w:type="dxa"/>
            <w:vMerge/>
            <w:vAlign w:val="center"/>
          </w:tcPr>
          <w:p w14:paraId="7BC159EF" w14:textId="77777777" w:rsidR="00342A78" w:rsidRDefault="00342A78">
            <w:pPr>
              <w:widowControl/>
              <w:snapToGrid w:val="0"/>
              <w:spacing w:line="360" w:lineRule="auto"/>
              <w:jc w:val="left"/>
              <w:rPr>
                <w:color w:val="0000FF"/>
                <w:szCs w:val="21"/>
              </w:rPr>
            </w:pPr>
          </w:p>
        </w:tc>
        <w:tc>
          <w:tcPr>
            <w:tcW w:w="1657" w:type="dxa"/>
            <w:vMerge/>
            <w:vAlign w:val="center"/>
          </w:tcPr>
          <w:p w14:paraId="3923401C" w14:textId="77777777" w:rsidR="00342A78" w:rsidRDefault="00342A78">
            <w:pPr>
              <w:widowControl/>
              <w:snapToGrid w:val="0"/>
              <w:spacing w:line="360" w:lineRule="auto"/>
              <w:jc w:val="left"/>
              <w:rPr>
                <w:color w:val="0000FF"/>
                <w:szCs w:val="21"/>
              </w:rPr>
            </w:pPr>
          </w:p>
        </w:tc>
        <w:tc>
          <w:tcPr>
            <w:tcW w:w="1154" w:type="dxa"/>
            <w:vMerge/>
            <w:vAlign w:val="center"/>
          </w:tcPr>
          <w:p w14:paraId="43A41B29" w14:textId="77777777" w:rsidR="00342A78" w:rsidRDefault="00342A78">
            <w:pPr>
              <w:widowControl/>
              <w:snapToGrid w:val="0"/>
              <w:spacing w:line="360" w:lineRule="auto"/>
              <w:jc w:val="left"/>
              <w:rPr>
                <w:color w:val="0000FF"/>
                <w:szCs w:val="21"/>
              </w:rPr>
            </w:pPr>
          </w:p>
        </w:tc>
        <w:tc>
          <w:tcPr>
            <w:tcW w:w="1944" w:type="dxa"/>
            <w:vAlign w:val="center"/>
          </w:tcPr>
          <w:p w14:paraId="09B2DF1F" w14:textId="77777777" w:rsidR="00342A78" w:rsidRDefault="00000000">
            <w:pPr>
              <w:widowControl/>
              <w:snapToGrid w:val="0"/>
              <w:spacing w:line="360" w:lineRule="auto"/>
              <w:jc w:val="left"/>
              <w:rPr>
                <w:color w:val="0000FF"/>
                <w:szCs w:val="21"/>
              </w:rPr>
            </w:pPr>
            <w:r>
              <w:rPr>
                <w:rFonts w:hint="eastAsia"/>
                <w:color w:val="000000"/>
                <w:szCs w:val="21"/>
              </w:rPr>
              <w:t>2</w:t>
            </w:r>
            <w:r>
              <w:rPr>
                <w:color w:val="000000"/>
                <w:szCs w:val="21"/>
              </w:rPr>
              <w:t>.3 FRAME</w:t>
            </w:r>
            <w:r>
              <w:rPr>
                <w:rFonts w:hint="eastAsia"/>
                <w:szCs w:val="21"/>
              </w:rPr>
              <w:t>软件</w:t>
            </w:r>
            <w:r>
              <w:rPr>
                <w:color w:val="000000"/>
                <w:szCs w:val="21"/>
              </w:rPr>
              <w:t>模型剪枝</w:t>
            </w:r>
          </w:p>
        </w:tc>
      </w:tr>
      <w:tr w:rsidR="00342A78" w14:paraId="534CC7FD" w14:textId="77777777">
        <w:trPr>
          <w:trHeight w:val="891"/>
        </w:trPr>
        <w:tc>
          <w:tcPr>
            <w:tcW w:w="976" w:type="dxa"/>
            <w:vMerge/>
            <w:vAlign w:val="center"/>
          </w:tcPr>
          <w:p w14:paraId="102FD81F" w14:textId="77777777" w:rsidR="00342A78" w:rsidRDefault="00342A78">
            <w:pPr>
              <w:jc w:val="left"/>
              <w:rPr>
                <w:color w:val="000000"/>
              </w:rPr>
            </w:pPr>
          </w:p>
        </w:tc>
        <w:tc>
          <w:tcPr>
            <w:tcW w:w="2150" w:type="dxa"/>
            <w:vMerge/>
            <w:vAlign w:val="center"/>
          </w:tcPr>
          <w:p w14:paraId="1682CF51" w14:textId="77777777" w:rsidR="00342A78" w:rsidRDefault="00342A78">
            <w:pPr>
              <w:widowControl/>
              <w:snapToGrid w:val="0"/>
              <w:spacing w:line="360" w:lineRule="auto"/>
              <w:jc w:val="left"/>
              <w:rPr>
                <w:color w:val="0000FF"/>
                <w:szCs w:val="21"/>
              </w:rPr>
            </w:pPr>
          </w:p>
        </w:tc>
        <w:tc>
          <w:tcPr>
            <w:tcW w:w="1655" w:type="dxa"/>
            <w:vMerge/>
            <w:vAlign w:val="center"/>
          </w:tcPr>
          <w:p w14:paraId="335816CA" w14:textId="77777777" w:rsidR="00342A78" w:rsidRDefault="00342A78">
            <w:pPr>
              <w:widowControl/>
              <w:snapToGrid w:val="0"/>
              <w:spacing w:line="360" w:lineRule="auto"/>
              <w:jc w:val="left"/>
              <w:rPr>
                <w:color w:val="0000FF"/>
                <w:szCs w:val="21"/>
              </w:rPr>
            </w:pPr>
          </w:p>
        </w:tc>
        <w:tc>
          <w:tcPr>
            <w:tcW w:w="1657" w:type="dxa"/>
            <w:vMerge/>
            <w:vAlign w:val="center"/>
          </w:tcPr>
          <w:p w14:paraId="71FF0E41" w14:textId="77777777" w:rsidR="00342A78" w:rsidRDefault="00342A78">
            <w:pPr>
              <w:widowControl/>
              <w:snapToGrid w:val="0"/>
              <w:spacing w:line="360" w:lineRule="auto"/>
              <w:jc w:val="left"/>
              <w:rPr>
                <w:color w:val="0000FF"/>
                <w:szCs w:val="21"/>
              </w:rPr>
            </w:pPr>
          </w:p>
        </w:tc>
        <w:tc>
          <w:tcPr>
            <w:tcW w:w="1154" w:type="dxa"/>
            <w:vMerge/>
            <w:vAlign w:val="center"/>
          </w:tcPr>
          <w:p w14:paraId="556F1E58" w14:textId="77777777" w:rsidR="00342A78" w:rsidRDefault="00342A78">
            <w:pPr>
              <w:widowControl/>
              <w:snapToGrid w:val="0"/>
              <w:spacing w:line="360" w:lineRule="auto"/>
              <w:jc w:val="left"/>
              <w:rPr>
                <w:color w:val="0000FF"/>
                <w:szCs w:val="21"/>
              </w:rPr>
            </w:pPr>
          </w:p>
        </w:tc>
        <w:tc>
          <w:tcPr>
            <w:tcW w:w="1944" w:type="dxa"/>
            <w:vAlign w:val="center"/>
          </w:tcPr>
          <w:p w14:paraId="22EC0371" w14:textId="77777777" w:rsidR="00342A78" w:rsidRDefault="00000000">
            <w:pPr>
              <w:widowControl/>
              <w:snapToGrid w:val="0"/>
              <w:spacing w:line="360" w:lineRule="auto"/>
              <w:jc w:val="left"/>
              <w:rPr>
                <w:color w:val="0000FF"/>
                <w:szCs w:val="21"/>
              </w:rPr>
            </w:pPr>
            <w:r>
              <w:rPr>
                <w:rFonts w:hint="eastAsia"/>
                <w:color w:val="000000"/>
                <w:szCs w:val="21"/>
              </w:rPr>
              <w:t>2</w:t>
            </w:r>
            <w:r>
              <w:rPr>
                <w:color w:val="000000"/>
                <w:szCs w:val="21"/>
              </w:rPr>
              <w:t>.4</w:t>
            </w:r>
            <w:r>
              <w:rPr>
                <w:rFonts w:hint="eastAsia"/>
                <w:color w:val="000000"/>
                <w:szCs w:val="21"/>
              </w:rPr>
              <w:t xml:space="preserve"> </w:t>
            </w:r>
            <w:r>
              <w:rPr>
                <w:color w:val="000000"/>
                <w:szCs w:val="21"/>
              </w:rPr>
              <w:t>FRAME</w:t>
            </w:r>
            <w:r>
              <w:rPr>
                <w:rFonts w:hint="eastAsia"/>
                <w:szCs w:val="21"/>
              </w:rPr>
              <w:t>软件</w:t>
            </w:r>
            <w:r>
              <w:rPr>
                <w:color w:val="000000"/>
                <w:szCs w:val="21"/>
              </w:rPr>
              <w:t>模型微调</w:t>
            </w:r>
          </w:p>
        </w:tc>
      </w:tr>
      <w:tr w:rsidR="00342A78" w14:paraId="66D6B43D" w14:textId="77777777">
        <w:trPr>
          <w:trHeight w:val="1020"/>
        </w:trPr>
        <w:tc>
          <w:tcPr>
            <w:tcW w:w="976" w:type="dxa"/>
            <w:vMerge/>
            <w:vAlign w:val="center"/>
          </w:tcPr>
          <w:p w14:paraId="43A108C1" w14:textId="77777777" w:rsidR="00342A78" w:rsidRDefault="00342A78">
            <w:pPr>
              <w:jc w:val="left"/>
              <w:rPr>
                <w:color w:val="000000"/>
              </w:rPr>
            </w:pPr>
          </w:p>
        </w:tc>
        <w:tc>
          <w:tcPr>
            <w:tcW w:w="2150" w:type="dxa"/>
            <w:vMerge/>
            <w:vAlign w:val="center"/>
          </w:tcPr>
          <w:p w14:paraId="13D9B7C5" w14:textId="77777777" w:rsidR="00342A78" w:rsidRDefault="00342A78">
            <w:pPr>
              <w:widowControl/>
              <w:snapToGrid w:val="0"/>
              <w:spacing w:line="360" w:lineRule="auto"/>
              <w:jc w:val="left"/>
              <w:rPr>
                <w:color w:val="0000FF"/>
                <w:szCs w:val="21"/>
              </w:rPr>
            </w:pPr>
          </w:p>
        </w:tc>
        <w:tc>
          <w:tcPr>
            <w:tcW w:w="1655" w:type="dxa"/>
            <w:vMerge/>
            <w:vAlign w:val="center"/>
          </w:tcPr>
          <w:p w14:paraId="226BCA5F" w14:textId="77777777" w:rsidR="00342A78" w:rsidRDefault="00342A78">
            <w:pPr>
              <w:widowControl/>
              <w:snapToGrid w:val="0"/>
              <w:spacing w:line="360" w:lineRule="auto"/>
              <w:jc w:val="left"/>
              <w:rPr>
                <w:color w:val="0000FF"/>
                <w:szCs w:val="21"/>
              </w:rPr>
            </w:pPr>
          </w:p>
        </w:tc>
        <w:tc>
          <w:tcPr>
            <w:tcW w:w="1657" w:type="dxa"/>
            <w:vMerge/>
            <w:vAlign w:val="center"/>
          </w:tcPr>
          <w:p w14:paraId="03C04F07" w14:textId="77777777" w:rsidR="00342A78" w:rsidRDefault="00342A78">
            <w:pPr>
              <w:widowControl/>
              <w:snapToGrid w:val="0"/>
              <w:spacing w:line="360" w:lineRule="auto"/>
              <w:jc w:val="left"/>
              <w:rPr>
                <w:color w:val="0000FF"/>
                <w:szCs w:val="21"/>
              </w:rPr>
            </w:pPr>
          </w:p>
        </w:tc>
        <w:tc>
          <w:tcPr>
            <w:tcW w:w="1154" w:type="dxa"/>
            <w:vMerge/>
            <w:vAlign w:val="center"/>
          </w:tcPr>
          <w:p w14:paraId="1C3F7522" w14:textId="77777777" w:rsidR="00342A78" w:rsidRDefault="00342A78">
            <w:pPr>
              <w:widowControl/>
              <w:snapToGrid w:val="0"/>
              <w:spacing w:line="360" w:lineRule="auto"/>
              <w:jc w:val="left"/>
              <w:rPr>
                <w:color w:val="0000FF"/>
                <w:szCs w:val="21"/>
              </w:rPr>
            </w:pPr>
          </w:p>
        </w:tc>
        <w:tc>
          <w:tcPr>
            <w:tcW w:w="1944" w:type="dxa"/>
            <w:vAlign w:val="center"/>
          </w:tcPr>
          <w:p w14:paraId="497D4BEE" w14:textId="77777777" w:rsidR="00342A78" w:rsidRDefault="00000000">
            <w:pPr>
              <w:widowControl/>
              <w:snapToGrid w:val="0"/>
              <w:spacing w:line="360" w:lineRule="auto"/>
              <w:jc w:val="left"/>
              <w:rPr>
                <w:color w:val="0000FF"/>
                <w:szCs w:val="21"/>
              </w:rPr>
            </w:pPr>
            <w:r>
              <w:rPr>
                <w:rFonts w:hint="eastAsia"/>
                <w:color w:val="000000"/>
                <w:szCs w:val="21"/>
              </w:rPr>
              <w:t>2</w:t>
            </w:r>
            <w:r>
              <w:rPr>
                <w:color w:val="000000"/>
                <w:szCs w:val="21"/>
              </w:rPr>
              <w:t>.5 FRAME</w:t>
            </w:r>
            <w:r>
              <w:rPr>
                <w:rFonts w:hint="eastAsia"/>
                <w:szCs w:val="21"/>
              </w:rPr>
              <w:t>软件</w:t>
            </w:r>
            <w:r>
              <w:rPr>
                <w:color w:val="000000"/>
                <w:szCs w:val="21"/>
              </w:rPr>
              <w:t>生成</w:t>
            </w:r>
            <w:r>
              <w:rPr>
                <w:color w:val="000000"/>
                <w:szCs w:val="21"/>
              </w:rPr>
              <w:t>ONNX</w:t>
            </w:r>
            <w:r>
              <w:rPr>
                <w:color w:val="000000"/>
                <w:szCs w:val="21"/>
              </w:rPr>
              <w:t>中间文件</w:t>
            </w:r>
          </w:p>
        </w:tc>
      </w:tr>
      <w:tr w:rsidR="00342A78" w14:paraId="6530CBB8" w14:textId="77777777">
        <w:trPr>
          <w:trHeight w:val="1020"/>
        </w:trPr>
        <w:tc>
          <w:tcPr>
            <w:tcW w:w="976" w:type="dxa"/>
            <w:vMerge/>
            <w:vAlign w:val="center"/>
          </w:tcPr>
          <w:p w14:paraId="55CD6CA3" w14:textId="77777777" w:rsidR="00342A78" w:rsidRDefault="00342A78">
            <w:pPr>
              <w:jc w:val="left"/>
              <w:rPr>
                <w:color w:val="000000"/>
              </w:rPr>
            </w:pPr>
          </w:p>
        </w:tc>
        <w:tc>
          <w:tcPr>
            <w:tcW w:w="2150" w:type="dxa"/>
            <w:vMerge/>
            <w:vAlign w:val="center"/>
          </w:tcPr>
          <w:p w14:paraId="44CD994F" w14:textId="77777777" w:rsidR="00342A78" w:rsidRDefault="00342A78">
            <w:pPr>
              <w:widowControl/>
              <w:snapToGrid w:val="0"/>
              <w:spacing w:line="360" w:lineRule="auto"/>
              <w:jc w:val="left"/>
              <w:rPr>
                <w:color w:val="0000FF"/>
                <w:szCs w:val="21"/>
              </w:rPr>
            </w:pPr>
          </w:p>
        </w:tc>
        <w:tc>
          <w:tcPr>
            <w:tcW w:w="1655" w:type="dxa"/>
            <w:vMerge/>
            <w:vAlign w:val="center"/>
          </w:tcPr>
          <w:p w14:paraId="1E7F3B5A" w14:textId="77777777" w:rsidR="00342A78" w:rsidRDefault="00342A78">
            <w:pPr>
              <w:widowControl/>
              <w:snapToGrid w:val="0"/>
              <w:spacing w:line="360" w:lineRule="auto"/>
              <w:jc w:val="left"/>
              <w:rPr>
                <w:color w:val="0000FF"/>
                <w:szCs w:val="21"/>
              </w:rPr>
            </w:pPr>
          </w:p>
        </w:tc>
        <w:tc>
          <w:tcPr>
            <w:tcW w:w="1657" w:type="dxa"/>
            <w:vMerge/>
            <w:vAlign w:val="center"/>
          </w:tcPr>
          <w:p w14:paraId="30200644" w14:textId="77777777" w:rsidR="00342A78" w:rsidRDefault="00342A78">
            <w:pPr>
              <w:widowControl/>
              <w:snapToGrid w:val="0"/>
              <w:spacing w:line="360" w:lineRule="auto"/>
              <w:jc w:val="left"/>
              <w:rPr>
                <w:color w:val="0000FF"/>
                <w:szCs w:val="21"/>
              </w:rPr>
            </w:pPr>
          </w:p>
        </w:tc>
        <w:tc>
          <w:tcPr>
            <w:tcW w:w="1154" w:type="dxa"/>
            <w:vMerge/>
            <w:vAlign w:val="center"/>
          </w:tcPr>
          <w:p w14:paraId="1214A265" w14:textId="77777777" w:rsidR="00342A78" w:rsidRDefault="00342A78">
            <w:pPr>
              <w:widowControl/>
              <w:snapToGrid w:val="0"/>
              <w:spacing w:line="360" w:lineRule="auto"/>
              <w:jc w:val="left"/>
              <w:rPr>
                <w:color w:val="0000FF"/>
                <w:szCs w:val="21"/>
              </w:rPr>
            </w:pPr>
          </w:p>
        </w:tc>
        <w:tc>
          <w:tcPr>
            <w:tcW w:w="1944" w:type="dxa"/>
            <w:vAlign w:val="center"/>
          </w:tcPr>
          <w:p w14:paraId="3CA6C719" w14:textId="77777777" w:rsidR="00342A78" w:rsidRDefault="00000000">
            <w:pPr>
              <w:widowControl/>
              <w:snapToGrid w:val="0"/>
              <w:spacing w:line="360" w:lineRule="auto"/>
              <w:jc w:val="left"/>
              <w:rPr>
                <w:color w:val="0000FF"/>
                <w:szCs w:val="21"/>
              </w:rPr>
            </w:pPr>
            <w:r>
              <w:rPr>
                <w:rFonts w:hint="eastAsia"/>
                <w:color w:val="000000"/>
                <w:szCs w:val="21"/>
              </w:rPr>
              <w:t>2</w:t>
            </w:r>
            <w:r>
              <w:rPr>
                <w:color w:val="000000"/>
                <w:szCs w:val="21"/>
              </w:rPr>
              <w:t>.6</w:t>
            </w:r>
            <w:r>
              <w:rPr>
                <w:rFonts w:hint="eastAsia"/>
                <w:color w:val="000000"/>
                <w:szCs w:val="21"/>
              </w:rPr>
              <w:t xml:space="preserve"> </w:t>
            </w:r>
            <w:r>
              <w:rPr>
                <w:color w:val="000000"/>
                <w:szCs w:val="21"/>
              </w:rPr>
              <w:t>FRAME</w:t>
            </w:r>
            <w:r>
              <w:rPr>
                <w:rFonts w:hint="eastAsia"/>
                <w:szCs w:val="21"/>
              </w:rPr>
              <w:t>软件</w:t>
            </w:r>
            <w:r>
              <w:rPr>
                <w:color w:val="000000"/>
                <w:szCs w:val="21"/>
              </w:rPr>
              <w:t>生成</w:t>
            </w:r>
            <w:r>
              <w:rPr>
                <w:color w:val="000000"/>
                <w:szCs w:val="21"/>
              </w:rPr>
              <w:t>RKNN</w:t>
            </w:r>
            <w:r>
              <w:rPr>
                <w:color w:val="000000"/>
                <w:szCs w:val="21"/>
              </w:rPr>
              <w:t>文件</w:t>
            </w:r>
          </w:p>
        </w:tc>
      </w:tr>
      <w:tr w:rsidR="00342A78" w14:paraId="75369866" w14:textId="77777777">
        <w:trPr>
          <w:trHeight w:val="1020"/>
        </w:trPr>
        <w:tc>
          <w:tcPr>
            <w:tcW w:w="976" w:type="dxa"/>
            <w:vMerge/>
            <w:vAlign w:val="center"/>
          </w:tcPr>
          <w:p w14:paraId="1C04302E" w14:textId="77777777" w:rsidR="00342A78" w:rsidRDefault="00342A78">
            <w:pPr>
              <w:jc w:val="left"/>
              <w:rPr>
                <w:color w:val="000000"/>
              </w:rPr>
            </w:pPr>
          </w:p>
        </w:tc>
        <w:tc>
          <w:tcPr>
            <w:tcW w:w="2150" w:type="dxa"/>
            <w:vMerge/>
            <w:vAlign w:val="center"/>
          </w:tcPr>
          <w:p w14:paraId="67B9227C" w14:textId="77777777" w:rsidR="00342A78" w:rsidRDefault="00342A78">
            <w:pPr>
              <w:widowControl/>
              <w:snapToGrid w:val="0"/>
              <w:spacing w:line="360" w:lineRule="auto"/>
              <w:jc w:val="left"/>
              <w:rPr>
                <w:color w:val="0000FF"/>
                <w:szCs w:val="21"/>
              </w:rPr>
            </w:pPr>
          </w:p>
        </w:tc>
        <w:tc>
          <w:tcPr>
            <w:tcW w:w="1655" w:type="dxa"/>
            <w:vMerge/>
            <w:vAlign w:val="center"/>
          </w:tcPr>
          <w:p w14:paraId="446CDDB7" w14:textId="77777777" w:rsidR="00342A78" w:rsidRDefault="00342A78">
            <w:pPr>
              <w:widowControl/>
              <w:snapToGrid w:val="0"/>
              <w:spacing w:line="360" w:lineRule="auto"/>
              <w:jc w:val="left"/>
              <w:rPr>
                <w:color w:val="0000FF"/>
                <w:szCs w:val="21"/>
              </w:rPr>
            </w:pPr>
          </w:p>
        </w:tc>
        <w:tc>
          <w:tcPr>
            <w:tcW w:w="1657" w:type="dxa"/>
            <w:vMerge/>
            <w:vAlign w:val="center"/>
          </w:tcPr>
          <w:p w14:paraId="159FE74C" w14:textId="77777777" w:rsidR="00342A78" w:rsidRDefault="00342A78">
            <w:pPr>
              <w:widowControl/>
              <w:snapToGrid w:val="0"/>
              <w:spacing w:line="360" w:lineRule="auto"/>
              <w:jc w:val="left"/>
              <w:rPr>
                <w:color w:val="0000FF"/>
                <w:szCs w:val="21"/>
              </w:rPr>
            </w:pPr>
          </w:p>
        </w:tc>
        <w:tc>
          <w:tcPr>
            <w:tcW w:w="1154" w:type="dxa"/>
            <w:vMerge/>
            <w:vAlign w:val="center"/>
          </w:tcPr>
          <w:p w14:paraId="1F829A30" w14:textId="77777777" w:rsidR="00342A78" w:rsidRDefault="00342A78">
            <w:pPr>
              <w:widowControl/>
              <w:snapToGrid w:val="0"/>
              <w:spacing w:line="360" w:lineRule="auto"/>
              <w:jc w:val="left"/>
              <w:rPr>
                <w:color w:val="0000FF"/>
                <w:szCs w:val="21"/>
              </w:rPr>
            </w:pPr>
          </w:p>
        </w:tc>
        <w:tc>
          <w:tcPr>
            <w:tcW w:w="1944" w:type="dxa"/>
            <w:vAlign w:val="center"/>
          </w:tcPr>
          <w:p w14:paraId="7061DBB5" w14:textId="77777777" w:rsidR="00342A78" w:rsidRDefault="00000000">
            <w:pPr>
              <w:widowControl/>
              <w:snapToGrid w:val="0"/>
              <w:spacing w:line="360" w:lineRule="auto"/>
              <w:jc w:val="left"/>
              <w:rPr>
                <w:color w:val="0000FF"/>
                <w:szCs w:val="21"/>
              </w:rPr>
            </w:pPr>
            <w:r>
              <w:rPr>
                <w:rFonts w:hint="eastAsia"/>
                <w:color w:val="000000"/>
                <w:szCs w:val="21"/>
              </w:rPr>
              <w:t>2</w:t>
            </w:r>
            <w:r>
              <w:rPr>
                <w:color w:val="000000"/>
                <w:szCs w:val="21"/>
              </w:rPr>
              <w:t>.7 FRAME</w:t>
            </w:r>
            <w:r>
              <w:rPr>
                <w:rFonts w:hint="eastAsia"/>
                <w:szCs w:val="21"/>
              </w:rPr>
              <w:t>软件</w:t>
            </w:r>
            <w:r>
              <w:rPr>
                <w:color w:val="000000"/>
                <w:szCs w:val="21"/>
              </w:rPr>
              <w:t>连接板卡并执行部署测试</w:t>
            </w:r>
          </w:p>
        </w:tc>
      </w:tr>
      <w:tr w:rsidR="00342A78" w14:paraId="0C0B93DE" w14:textId="77777777">
        <w:trPr>
          <w:trHeight w:val="90"/>
        </w:trPr>
        <w:tc>
          <w:tcPr>
            <w:tcW w:w="976" w:type="dxa"/>
            <w:vMerge w:val="restart"/>
            <w:vAlign w:val="center"/>
          </w:tcPr>
          <w:p w14:paraId="4A8185C1" w14:textId="77777777" w:rsidR="00342A78" w:rsidRDefault="00000000">
            <w:pPr>
              <w:jc w:val="left"/>
              <w:rPr>
                <w:color w:val="000000"/>
              </w:rPr>
            </w:pPr>
            <w:r>
              <w:rPr>
                <w:rFonts w:hint="eastAsia"/>
                <w:color w:val="000000"/>
              </w:rPr>
              <w:t>3</w:t>
            </w:r>
          </w:p>
        </w:tc>
        <w:tc>
          <w:tcPr>
            <w:tcW w:w="2150" w:type="dxa"/>
            <w:vMerge w:val="restart"/>
            <w:vAlign w:val="center"/>
          </w:tcPr>
          <w:p w14:paraId="65F50AF6" w14:textId="77777777" w:rsidR="00342A78" w:rsidRDefault="00342A78">
            <w:pPr>
              <w:widowControl/>
              <w:snapToGrid w:val="0"/>
              <w:spacing w:line="360" w:lineRule="auto"/>
              <w:jc w:val="left"/>
              <w:rPr>
                <w:color w:val="0000FF"/>
                <w:szCs w:val="21"/>
              </w:rPr>
            </w:pPr>
          </w:p>
          <w:p w14:paraId="04B27502" w14:textId="77777777" w:rsidR="00342A78" w:rsidRDefault="00000000">
            <w:pPr>
              <w:widowControl/>
              <w:snapToGrid w:val="0"/>
              <w:spacing w:line="360" w:lineRule="auto"/>
              <w:jc w:val="left"/>
              <w:rPr>
                <w:color w:val="0000FF"/>
                <w:szCs w:val="21"/>
              </w:rPr>
            </w:pPr>
            <w:r>
              <w:rPr>
                <w:szCs w:val="21"/>
              </w:rPr>
              <w:t>研究内容</w:t>
            </w:r>
            <w:r>
              <w:rPr>
                <w:rFonts w:hint="eastAsia"/>
                <w:szCs w:val="21"/>
              </w:rPr>
              <w:t>3</w:t>
            </w:r>
            <w:r>
              <w:rPr>
                <w:szCs w:val="21"/>
              </w:rPr>
              <w:t>：动态特性感知反馈编译优化机制</w:t>
            </w:r>
          </w:p>
        </w:tc>
        <w:tc>
          <w:tcPr>
            <w:tcW w:w="1655" w:type="dxa"/>
            <w:vMerge/>
            <w:vAlign w:val="center"/>
          </w:tcPr>
          <w:p w14:paraId="4ED16876" w14:textId="77777777" w:rsidR="00342A78" w:rsidRDefault="00342A78">
            <w:pPr>
              <w:widowControl/>
              <w:snapToGrid w:val="0"/>
              <w:spacing w:line="360" w:lineRule="auto"/>
              <w:jc w:val="center"/>
              <w:rPr>
                <w:szCs w:val="21"/>
              </w:rPr>
              <w:pPrChange w:id="45" w:author="陈毅杰" w:date="2026-08-21T13:30:00Z">
                <w:pPr>
                  <w:widowControl/>
                  <w:snapToGrid w:val="0"/>
                  <w:spacing w:line="360" w:lineRule="auto"/>
                  <w:jc w:val="left"/>
                </w:pPr>
              </w:pPrChange>
            </w:pPr>
          </w:p>
        </w:tc>
        <w:tc>
          <w:tcPr>
            <w:tcW w:w="1657" w:type="dxa"/>
            <w:vMerge/>
            <w:vAlign w:val="center"/>
          </w:tcPr>
          <w:p w14:paraId="4D3F87F2" w14:textId="77777777" w:rsidR="00342A78" w:rsidRDefault="00342A78">
            <w:pPr>
              <w:widowControl/>
              <w:snapToGrid w:val="0"/>
              <w:spacing w:line="360" w:lineRule="auto"/>
              <w:jc w:val="left"/>
              <w:rPr>
                <w:color w:val="0000FF"/>
                <w:szCs w:val="21"/>
              </w:rPr>
            </w:pPr>
          </w:p>
        </w:tc>
        <w:tc>
          <w:tcPr>
            <w:tcW w:w="1154" w:type="dxa"/>
            <w:vMerge w:val="restart"/>
            <w:vAlign w:val="center"/>
          </w:tcPr>
          <w:p w14:paraId="194F2DED" w14:textId="77777777" w:rsidR="00342A78" w:rsidRDefault="00000000">
            <w:pPr>
              <w:widowControl/>
              <w:snapToGrid w:val="0"/>
              <w:spacing w:line="360" w:lineRule="auto"/>
              <w:jc w:val="left"/>
              <w:rPr>
                <w:szCs w:val="21"/>
              </w:rPr>
            </w:pPr>
            <w:r>
              <w:rPr>
                <w:rFonts w:hint="eastAsia"/>
                <w:szCs w:val="21"/>
              </w:rPr>
              <w:t>性能效率</w:t>
            </w:r>
          </w:p>
        </w:tc>
        <w:tc>
          <w:tcPr>
            <w:tcW w:w="1944" w:type="dxa"/>
            <w:vAlign w:val="center"/>
          </w:tcPr>
          <w:p w14:paraId="1E6F5DE5" w14:textId="77777777" w:rsidR="00342A78" w:rsidRDefault="00000000">
            <w:pPr>
              <w:widowControl/>
              <w:snapToGrid w:val="0"/>
              <w:spacing w:line="360" w:lineRule="auto"/>
              <w:jc w:val="left"/>
              <w:rPr>
                <w:szCs w:val="21"/>
              </w:rPr>
            </w:pPr>
            <w:r>
              <w:rPr>
                <w:rFonts w:hint="eastAsia"/>
                <w:szCs w:val="21"/>
              </w:rPr>
              <w:t>3</w:t>
            </w:r>
            <w:r>
              <w:rPr>
                <w:szCs w:val="21"/>
              </w:rPr>
              <w:t>.</w:t>
            </w:r>
            <w:r>
              <w:rPr>
                <w:rFonts w:hint="eastAsia"/>
                <w:szCs w:val="21"/>
              </w:rPr>
              <w:t>1 MindSpore1.5</w:t>
            </w:r>
            <w:r>
              <w:rPr>
                <w:szCs w:val="21"/>
              </w:rPr>
              <w:t>部署速度提升</w:t>
            </w:r>
            <w:r>
              <w:rPr>
                <w:rFonts w:hint="eastAsia"/>
                <w:szCs w:val="21"/>
              </w:rPr>
              <w:t>30</w:t>
            </w:r>
            <w:r>
              <w:rPr>
                <w:szCs w:val="21"/>
              </w:rPr>
              <w:t>%</w:t>
            </w:r>
          </w:p>
        </w:tc>
      </w:tr>
      <w:tr w:rsidR="00342A78" w14:paraId="0B713150" w14:textId="77777777">
        <w:trPr>
          <w:trHeight w:val="749"/>
        </w:trPr>
        <w:tc>
          <w:tcPr>
            <w:tcW w:w="976" w:type="dxa"/>
            <w:vMerge/>
            <w:vAlign w:val="center"/>
          </w:tcPr>
          <w:p w14:paraId="018D3FED" w14:textId="77777777" w:rsidR="00342A78" w:rsidRDefault="00342A78">
            <w:pPr>
              <w:jc w:val="left"/>
              <w:rPr>
                <w:color w:val="000000"/>
              </w:rPr>
            </w:pPr>
          </w:p>
        </w:tc>
        <w:tc>
          <w:tcPr>
            <w:tcW w:w="2150" w:type="dxa"/>
            <w:vMerge/>
            <w:vAlign w:val="center"/>
          </w:tcPr>
          <w:p w14:paraId="22DA09CB" w14:textId="77777777" w:rsidR="00342A78" w:rsidRDefault="00342A78">
            <w:pPr>
              <w:widowControl/>
              <w:snapToGrid w:val="0"/>
              <w:spacing w:line="360" w:lineRule="auto"/>
              <w:jc w:val="left"/>
              <w:rPr>
                <w:color w:val="0000FF"/>
                <w:szCs w:val="21"/>
              </w:rPr>
            </w:pPr>
          </w:p>
        </w:tc>
        <w:tc>
          <w:tcPr>
            <w:tcW w:w="1655" w:type="dxa"/>
            <w:vMerge/>
            <w:vAlign w:val="center"/>
          </w:tcPr>
          <w:p w14:paraId="21B6680C" w14:textId="77777777" w:rsidR="00342A78" w:rsidRDefault="00342A78">
            <w:pPr>
              <w:widowControl/>
              <w:snapToGrid w:val="0"/>
              <w:spacing w:line="360" w:lineRule="auto"/>
              <w:jc w:val="left"/>
              <w:rPr>
                <w:color w:val="0000FF"/>
                <w:szCs w:val="21"/>
              </w:rPr>
            </w:pPr>
          </w:p>
        </w:tc>
        <w:tc>
          <w:tcPr>
            <w:tcW w:w="1657" w:type="dxa"/>
            <w:vMerge/>
            <w:vAlign w:val="center"/>
          </w:tcPr>
          <w:p w14:paraId="465587FC" w14:textId="77777777" w:rsidR="00342A78" w:rsidRDefault="00342A78">
            <w:pPr>
              <w:widowControl/>
              <w:snapToGrid w:val="0"/>
              <w:spacing w:line="360" w:lineRule="auto"/>
              <w:jc w:val="left"/>
              <w:rPr>
                <w:color w:val="0000FF"/>
                <w:szCs w:val="21"/>
              </w:rPr>
            </w:pPr>
          </w:p>
        </w:tc>
        <w:tc>
          <w:tcPr>
            <w:tcW w:w="1154" w:type="dxa"/>
            <w:vMerge/>
            <w:vAlign w:val="center"/>
          </w:tcPr>
          <w:p w14:paraId="6DC25548" w14:textId="77777777" w:rsidR="00342A78" w:rsidRDefault="00342A78">
            <w:pPr>
              <w:widowControl/>
              <w:snapToGrid w:val="0"/>
              <w:spacing w:line="360" w:lineRule="auto"/>
              <w:jc w:val="left"/>
              <w:rPr>
                <w:szCs w:val="21"/>
              </w:rPr>
            </w:pPr>
          </w:p>
        </w:tc>
        <w:tc>
          <w:tcPr>
            <w:tcW w:w="1944" w:type="dxa"/>
            <w:vAlign w:val="center"/>
          </w:tcPr>
          <w:p w14:paraId="534EA733" w14:textId="77777777" w:rsidR="00342A78" w:rsidRDefault="00000000">
            <w:pPr>
              <w:widowControl/>
              <w:snapToGrid w:val="0"/>
              <w:spacing w:line="360" w:lineRule="auto"/>
              <w:jc w:val="left"/>
              <w:rPr>
                <w:szCs w:val="21"/>
              </w:rPr>
            </w:pPr>
            <w:r>
              <w:rPr>
                <w:rFonts w:hint="eastAsia"/>
                <w:szCs w:val="21"/>
              </w:rPr>
              <w:t>3</w:t>
            </w:r>
            <w:r>
              <w:rPr>
                <w:szCs w:val="21"/>
              </w:rPr>
              <w:t>.</w:t>
            </w:r>
            <w:r>
              <w:rPr>
                <w:rFonts w:hint="eastAsia"/>
                <w:szCs w:val="21"/>
              </w:rPr>
              <w:t xml:space="preserve">2 </w:t>
            </w:r>
            <w:r>
              <w:rPr>
                <w:rFonts w:hint="eastAsia"/>
              </w:rPr>
              <w:t>paddlepaddle</w:t>
            </w:r>
            <w:r>
              <w:t>2.0</w:t>
            </w:r>
            <w:r>
              <w:t>部署速度提升</w:t>
            </w:r>
            <w:r>
              <w:t>30%</w:t>
            </w:r>
          </w:p>
        </w:tc>
      </w:tr>
      <w:tr w:rsidR="00342A78" w14:paraId="17EA02CD" w14:textId="77777777">
        <w:trPr>
          <w:trHeight w:val="942"/>
        </w:trPr>
        <w:tc>
          <w:tcPr>
            <w:tcW w:w="976" w:type="dxa"/>
            <w:vMerge/>
            <w:vAlign w:val="center"/>
          </w:tcPr>
          <w:p w14:paraId="107D7F1D" w14:textId="77777777" w:rsidR="00342A78" w:rsidRDefault="00342A78">
            <w:pPr>
              <w:jc w:val="left"/>
              <w:rPr>
                <w:color w:val="000000"/>
              </w:rPr>
            </w:pPr>
          </w:p>
        </w:tc>
        <w:tc>
          <w:tcPr>
            <w:tcW w:w="2150" w:type="dxa"/>
            <w:vMerge/>
            <w:vAlign w:val="center"/>
          </w:tcPr>
          <w:p w14:paraId="39824617" w14:textId="77777777" w:rsidR="00342A78" w:rsidRDefault="00342A78">
            <w:pPr>
              <w:widowControl/>
              <w:snapToGrid w:val="0"/>
              <w:spacing w:line="360" w:lineRule="auto"/>
              <w:jc w:val="left"/>
              <w:rPr>
                <w:color w:val="0000FF"/>
                <w:szCs w:val="21"/>
              </w:rPr>
            </w:pPr>
          </w:p>
        </w:tc>
        <w:tc>
          <w:tcPr>
            <w:tcW w:w="1655" w:type="dxa"/>
            <w:vMerge/>
            <w:vAlign w:val="center"/>
          </w:tcPr>
          <w:p w14:paraId="55C7AFEE" w14:textId="77777777" w:rsidR="00342A78" w:rsidRDefault="00342A78">
            <w:pPr>
              <w:widowControl/>
              <w:snapToGrid w:val="0"/>
              <w:spacing w:line="360" w:lineRule="auto"/>
              <w:jc w:val="left"/>
              <w:rPr>
                <w:color w:val="0000FF"/>
                <w:szCs w:val="21"/>
              </w:rPr>
            </w:pPr>
          </w:p>
        </w:tc>
        <w:tc>
          <w:tcPr>
            <w:tcW w:w="1657" w:type="dxa"/>
            <w:vMerge/>
            <w:vAlign w:val="center"/>
          </w:tcPr>
          <w:p w14:paraId="2EC5CF94" w14:textId="77777777" w:rsidR="00342A78" w:rsidRDefault="00342A78">
            <w:pPr>
              <w:widowControl/>
              <w:snapToGrid w:val="0"/>
              <w:spacing w:line="360" w:lineRule="auto"/>
              <w:jc w:val="left"/>
              <w:rPr>
                <w:color w:val="0000FF"/>
                <w:szCs w:val="21"/>
              </w:rPr>
            </w:pPr>
          </w:p>
        </w:tc>
        <w:tc>
          <w:tcPr>
            <w:tcW w:w="1154" w:type="dxa"/>
            <w:vMerge/>
            <w:vAlign w:val="center"/>
          </w:tcPr>
          <w:p w14:paraId="68B5138D" w14:textId="77777777" w:rsidR="00342A78" w:rsidRDefault="00342A78">
            <w:pPr>
              <w:widowControl/>
              <w:snapToGrid w:val="0"/>
              <w:spacing w:line="360" w:lineRule="auto"/>
              <w:jc w:val="left"/>
              <w:rPr>
                <w:szCs w:val="21"/>
              </w:rPr>
            </w:pPr>
          </w:p>
        </w:tc>
        <w:tc>
          <w:tcPr>
            <w:tcW w:w="1944" w:type="dxa"/>
            <w:vAlign w:val="center"/>
          </w:tcPr>
          <w:p w14:paraId="05BBFD1D" w14:textId="77777777" w:rsidR="00342A78" w:rsidRDefault="00000000">
            <w:pPr>
              <w:widowControl/>
              <w:snapToGrid w:val="0"/>
              <w:spacing w:line="360" w:lineRule="auto"/>
              <w:jc w:val="left"/>
              <w:rPr>
                <w:szCs w:val="21"/>
              </w:rPr>
            </w:pPr>
            <w:r>
              <w:rPr>
                <w:rFonts w:hint="eastAsia"/>
                <w:szCs w:val="21"/>
              </w:rPr>
              <w:t>3</w:t>
            </w:r>
            <w:r>
              <w:rPr>
                <w:szCs w:val="21"/>
              </w:rPr>
              <w:t>.</w:t>
            </w:r>
            <w:r>
              <w:rPr>
                <w:rFonts w:hint="eastAsia"/>
                <w:szCs w:val="21"/>
              </w:rPr>
              <w:t>3 Dial</w:t>
            </w:r>
            <w:r>
              <w:rPr>
                <w:rFonts w:hint="eastAsia"/>
                <w:szCs w:val="21"/>
              </w:rPr>
              <w:t>系统</w:t>
            </w:r>
            <w:r>
              <w:t>部署速度</w:t>
            </w:r>
            <w:r>
              <w:rPr>
                <w:szCs w:val="21"/>
              </w:rPr>
              <w:t>（</w:t>
            </w:r>
            <w:r>
              <w:rPr>
                <w:rFonts w:hint="eastAsia"/>
                <w:szCs w:val="21"/>
              </w:rPr>
              <w:t>decoding</w:t>
            </w:r>
            <w:r>
              <w:rPr>
                <w:szCs w:val="21"/>
              </w:rPr>
              <w:t>）提升</w:t>
            </w:r>
            <w:r>
              <w:rPr>
                <w:rFonts w:hint="eastAsia"/>
                <w:szCs w:val="21"/>
              </w:rPr>
              <w:t>50%</w:t>
            </w:r>
          </w:p>
        </w:tc>
      </w:tr>
      <w:tr w:rsidR="00342A78" w14:paraId="494561E4" w14:textId="77777777">
        <w:trPr>
          <w:trHeight w:val="340"/>
        </w:trPr>
        <w:tc>
          <w:tcPr>
            <w:tcW w:w="976" w:type="dxa"/>
            <w:vMerge w:val="restart"/>
            <w:vAlign w:val="center"/>
          </w:tcPr>
          <w:p w14:paraId="077A2DF8" w14:textId="77777777" w:rsidR="00342A78" w:rsidRDefault="00000000">
            <w:pPr>
              <w:jc w:val="left"/>
              <w:rPr>
                <w:color w:val="000000"/>
              </w:rPr>
            </w:pPr>
            <w:r>
              <w:rPr>
                <w:rFonts w:hint="eastAsia"/>
                <w:color w:val="000000"/>
              </w:rPr>
              <w:t>4</w:t>
            </w:r>
          </w:p>
        </w:tc>
        <w:tc>
          <w:tcPr>
            <w:tcW w:w="2150" w:type="dxa"/>
            <w:vMerge w:val="restart"/>
            <w:vAlign w:val="center"/>
          </w:tcPr>
          <w:p w14:paraId="75423F1C" w14:textId="77777777" w:rsidR="00342A78" w:rsidRDefault="00000000">
            <w:pPr>
              <w:widowControl/>
              <w:snapToGrid w:val="0"/>
              <w:spacing w:line="360" w:lineRule="auto"/>
              <w:jc w:val="left"/>
              <w:rPr>
                <w:szCs w:val="21"/>
              </w:rPr>
            </w:pPr>
            <w:r>
              <w:rPr>
                <w:szCs w:val="21"/>
              </w:rPr>
              <w:t>研究内容</w:t>
            </w:r>
            <w:r>
              <w:rPr>
                <w:rFonts w:hint="eastAsia"/>
                <w:szCs w:val="21"/>
              </w:rPr>
              <w:t>4</w:t>
            </w:r>
            <w:r>
              <w:rPr>
                <w:szCs w:val="21"/>
              </w:rPr>
              <w:t>：嵌入式系统运行时智能应用动态分区部署优化</w:t>
            </w:r>
          </w:p>
          <w:p w14:paraId="097C01F9" w14:textId="77777777" w:rsidR="00342A78" w:rsidRDefault="00342A78">
            <w:pPr>
              <w:widowControl/>
              <w:snapToGrid w:val="0"/>
              <w:spacing w:line="360" w:lineRule="auto"/>
              <w:jc w:val="left"/>
              <w:rPr>
                <w:szCs w:val="21"/>
              </w:rPr>
            </w:pPr>
          </w:p>
        </w:tc>
        <w:tc>
          <w:tcPr>
            <w:tcW w:w="1655" w:type="dxa"/>
            <w:vMerge w:val="restart"/>
            <w:vAlign w:val="center"/>
          </w:tcPr>
          <w:p w14:paraId="314E29F4" w14:textId="77777777" w:rsidR="00342A78" w:rsidRDefault="00000000">
            <w:pPr>
              <w:widowControl/>
              <w:snapToGrid w:val="0"/>
              <w:spacing w:line="360" w:lineRule="auto"/>
              <w:jc w:val="left"/>
              <w:rPr>
                <w:szCs w:val="21"/>
              </w:rPr>
            </w:pPr>
            <w:r>
              <w:rPr>
                <w:rFonts w:hint="eastAsia"/>
                <w:szCs w:val="21"/>
              </w:rPr>
              <w:t>预期成果</w:t>
            </w:r>
            <w:r>
              <w:rPr>
                <w:rFonts w:hint="eastAsia"/>
                <w:szCs w:val="21"/>
              </w:rPr>
              <w:t>3</w:t>
            </w:r>
            <w:r>
              <w:rPr>
                <w:rFonts w:hint="eastAsia"/>
                <w:szCs w:val="21"/>
              </w:rPr>
              <w:t>：智能化算法设计与实现</w:t>
            </w:r>
          </w:p>
        </w:tc>
        <w:tc>
          <w:tcPr>
            <w:tcW w:w="1657" w:type="dxa"/>
            <w:vMerge w:val="restart"/>
            <w:vAlign w:val="center"/>
          </w:tcPr>
          <w:p w14:paraId="7564570A" w14:textId="77777777" w:rsidR="00342A78" w:rsidRDefault="00000000">
            <w:pPr>
              <w:widowControl/>
              <w:snapToGrid w:val="0"/>
              <w:spacing w:line="360" w:lineRule="auto"/>
              <w:jc w:val="left"/>
              <w:rPr>
                <w:szCs w:val="21"/>
              </w:rPr>
            </w:pPr>
            <w:r>
              <w:rPr>
                <w:szCs w:val="21"/>
              </w:rPr>
              <w:t>*</w:t>
            </w:r>
            <w:r>
              <w:rPr>
                <w:szCs w:val="21"/>
              </w:rPr>
              <w:t>指标</w:t>
            </w:r>
            <w:r>
              <w:rPr>
                <w:szCs w:val="21"/>
              </w:rPr>
              <w:t>3.1</w:t>
            </w:r>
            <w:r>
              <w:rPr>
                <w:szCs w:val="21"/>
              </w:rPr>
              <w:t>支持常用智能化算法</w:t>
            </w:r>
            <w:r>
              <w:rPr>
                <w:rFonts w:hint="eastAsia"/>
                <w:szCs w:val="21"/>
              </w:rPr>
              <w:t>:</w:t>
            </w:r>
            <w:r>
              <w:rPr>
                <w:rFonts w:hint="eastAsia"/>
                <w:szCs w:val="21"/>
              </w:rPr>
              <w:t>支持智能算法不少于</w:t>
            </w:r>
            <w:r>
              <w:rPr>
                <w:rFonts w:hint="eastAsia"/>
                <w:szCs w:val="21"/>
              </w:rPr>
              <w:t>5</w:t>
            </w:r>
            <w:r>
              <w:rPr>
                <w:rFonts w:hint="eastAsia"/>
                <w:szCs w:val="21"/>
              </w:rPr>
              <w:t>类</w:t>
            </w:r>
          </w:p>
          <w:p w14:paraId="256C1392" w14:textId="77777777" w:rsidR="00342A78" w:rsidRDefault="00342A78">
            <w:pPr>
              <w:widowControl/>
              <w:snapToGrid w:val="0"/>
              <w:spacing w:line="360" w:lineRule="auto"/>
              <w:jc w:val="left"/>
              <w:rPr>
                <w:szCs w:val="21"/>
              </w:rPr>
            </w:pPr>
          </w:p>
        </w:tc>
        <w:tc>
          <w:tcPr>
            <w:tcW w:w="1154" w:type="dxa"/>
            <w:vMerge w:val="restart"/>
            <w:vAlign w:val="center"/>
          </w:tcPr>
          <w:p w14:paraId="3E37821C" w14:textId="77777777" w:rsidR="00342A78" w:rsidRDefault="00000000">
            <w:pPr>
              <w:widowControl/>
              <w:snapToGrid w:val="0"/>
              <w:spacing w:line="360" w:lineRule="auto"/>
              <w:jc w:val="left"/>
              <w:rPr>
                <w:szCs w:val="21"/>
              </w:rPr>
            </w:pPr>
            <w:r>
              <w:rPr>
                <w:szCs w:val="21"/>
              </w:rPr>
              <w:t>功能性</w:t>
            </w:r>
          </w:p>
        </w:tc>
        <w:tc>
          <w:tcPr>
            <w:tcW w:w="1944" w:type="dxa"/>
            <w:vAlign w:val="center"/>
          </w:tcPr>
          <w:p w14:paraId="72873D3E" w14:textId="77777777" w:rsidR="00342A78" w:rsidRDefault="00000000">
            <w:pPr>
              <w:widowControl/>
              <w:snapToGrid w:val="0"/>
              <w:spacing w:line="360" w:lineRule="auto"/>
              <w:jc w:val="left"/>
              <w:rPr>
                <w:szCs w:val="21"/>
              </w:rPr>
            </w:pPr>
            <w:r>
              <w:rPr>
                <w:rFonts w:hint="eastAsia"/>
                <w:szCs w:val="21"/>
              </w:rPr>
              <w:t>4</w:t>
            </w:r>
            <w:r>
              <w:rPr>
                <w:szCs w:val="21"/>
              </w:rPr>
              <w:t xml:space="preserve">.1 </w:t>
            </w:r>
            <w:r>
              <w:t>LPRNet</w:t>
            </w:r>
            <w:r>
              <w:rPr>
                <w:szCs w:val="21"/>
              </w:rPr>
              <w:t>算法进行车牌识别</w:t>
            </w:r>
          </w:p>
        </w:tc>
      </w:tr>
      <w:tr w:rsidR="00342A78" w14:paraId="7465D34B" w14:textId="77777777">
        <w:trPr>
          <w:trHeight w:val="90"/>
        </w:trPr>
        <w:tc>
          <w:tcPr>
            <w:tcW w:w="976" w:type="dxa"/>
            <w:vMerge/>
            <w:vAlign w:val="center"/>
          </w:tcPr>
          <w:p w14:paraId="05C9571A" w14:textId="77777777" w:rsidR="00342A78" w:rsidRDefault="00342A78">
            <w:pPr>
              <w:jc w:val="left"/>
              <w:rPr>
                <w:color w:val="000000"/>
              </w:rPr>
            </w:pPr>
          </w:p>
        </w:tc>
        <w:tc>
          <w:tcPr>
            <w:tcW w:w="2150" w:type="dxa"/>
            <w:vMerge/>
            <w:vAlign w:val="center"/>
          </w:tcPr>
          <w:p w14:paraId="181F29CF" w14:textId="77777777" w:rsidR="00342A78" w:rsidRDefault="00342A78">
            <w:pPr>
              <w:widowControl/>
              <w:snapToGrid w:val="0"/>
              <w:spacing w:line="360" w:lineRule="auto"/>
              <w:jc w:val="left"/>
              <w:rPr>
                <w:color w:val="0000FF"/>
                <w:szCs w:val="21"/>
              </w:rPr>
            </w:pPr>
          </w:p>
        </w:tc>
        <w:tc>
          <w:tcPr>
            <w:tcW w:w="1655" w:type="dxa"/>
            <w:vMerge/>
            <w:vAlign w:val="center"/>
          </w:tcPr>
          <w:p w14:paraId="7E93A7DD" w14:textId="77777777" w:rsidR="00342A78" w:rsidRDefault="00342A78">
            <w:pPr>
              <w:widowControl/>
              <w:snapToGrid w:val="0"/>
              <w:spacing w:line="360" w:lineRule="auto"/>
              <w:jc w:val="left"/>
              <w:rPr>
                <w:szCs w:val="21"/>
              </w:rPr>
            </w:pPr>
          </w:p>
        </w:tc>
        <w:tc>
          <w:tcPr>
            <w:tcW w:w="1657" w:type="dxa"/>
            <w:vMerge/>
            <w:vAlign w:val="center"/>
          </w:tcPr>
          <w:p w14:paraId="01754474" w14:textId="77777777" w:rsidR="00342A78" w:rsidRDefault="00342A78">
            <w:pPr>
              <w:widowControl/>
              <w:snapToGrid w:val="0"/>
              <w:spacing w:line="360" w:lineRule="auto"/>
              <w:jc w:val="left"/>
              <w:rPr>
                <w:szCs w:val="21"/>
              </w:rPr>
            </w:pPr>
          </w:p>
        </w:tc>
        <w:tc>
          <w:tcPr>
            <w:tcW w:w="1154" w:type="dxa"/>
            <w:vMerge/>
            <w:vAlign w:val="center"/>
          </w:tcPr>
          <w:p w14:paraId="019BB5EF" w14:textId="77777777" w:rsidR="00342A78" w:rsidRDefault="00342A78">
            <w:pPr>
              <w:widowControl/>
              <w:snapToGrid w:val="0"/>
              <w:spacing w:line="360" w:lineRule="auto"/>
              <w:jc w:val="left"/>
              <w:rPr>
                <w:szCs w:val="21"/>
              </w:rPr>
            </w:pPr>
          </w:p>
        </w:tc>
        <w:tc>
          <w:tcPr>
            <w:tcW w:w="1944" w:type="dxa"/>
            <w:vAlign w:val="center"/>
          </w:tcPr>
          <w:p w14:paraId="4D9F53FC" w14:textId="77777777" w:rsidR="00342A78" w:rsidRDefault="00000000">
            <w:pPr>
              <w:widowControl/>
              <w:snapToGrid w:val="0"/>
              <w:spacing w:line="360" w:lineRule="auto"/>
              <w:jc w:val="left"/>
              <w:rPr>
                <w:szCs w:val="21"/>
              </w:rPr>
            </w:pPr>
            <w:r>
              <w:rPr>
                <w:rFonts w:hint="eastAsia"/>
                <w:szCs w:val="21"/>
              </w:rPr>
              <w:t>4</w:t>
            </w:r>
            <w:r>
              <w:rPr>
                <w:szCs w:val="21"/>
              </w:rPr>
              <w:t xml:space="preserve">.2 </w:t>
            </w:r>
            <w:r>
              <w:rPr>
                <w:rFonts w:hint="eastAsia"/>
                <w:szCs w:val="21"/>
              </w:rPr>
              <w:t>ResNet50</w:t>
            </w:r>
            <w:r>
              <w:rPr>
                <w:szCs w:val="21"/>
              </w:rPr>
              <w:t>算法进行</w:t>
            </w:r>
            <w:r>
              <w:rPr>
                <w:rFonts w:hint="eastAsia"/>
                <w:szCs w:val="21"/>
              </w:rPr>
              <w:t>图像分类</w:t>
            </w:r>
          </w:p>
        </w:tc>
      </w:tr>
      <w:tr w:rsidR="00342A78" w14:paraId="437C2E4A" w14:textId="77777777">
        <w:trPr>
          <w:trHeight w:val="342"/>
        </w:trPr>
        <w:tc>
          <w:tcPr>
            <w:tcW w:w="976" w:type="dxa"/>
            <w:vMerge/>
            <w:vAlign w:val="center"/>
          </w:tcPr>
          <w:p w14:paraId="0167ED5E" w14:textId="77777777" w:rsidR="00342A78" w:rsidRDefault="00342A78">
            <w:pPr>
              <w:jc w:val="left"/>
              <w:rPr>
                <w:color w:val="000000"/>
              </w:rPr>
            </w:pPr>
          </w:p>
        </w:tc>
        <w:tc>
          <w:tcPr>
            <w:tcW w:w="2150" w:type="dxa"/>
            <w:vMerge/>
            <w:vAlign w:val="center"/>
          </w:tcPr>
          <w:p w14:paraId="0B09F236" w14:textId="77777777" w:rsidR="00342A78" w:rsidRDefault="00342A78">
            <w:pPr>
              <w:widowControl/>
              <w:snapToGrid w:val="0"/>
              <w:spacing w:line="360" w:lineRule="auto"/>
              <w:jc w:val="left"/>
              <w:rPr>
                <w:color w:val="0000FF"/>
                <w:szCs w:val="21"/>
              </w:rPr>
            </w:pPr>
          </w:p>
        </w:tc>
        <w:tc>
          <w:tcPr>
            <w:tcW w:w="1655" w:type="dxa"/>
            <w:vMerge/>
            <w:vAlign w:val="center"/>
          </w:tcPr>
          <w:p w14:paraId="179DCAE7" w14:textId="77777777" w:rsidR="00342A78" w:rsidRDefault="00342A78">
            <w:pPr>
              <w:widowControl/>
              <w:snapToGrid w:val="0"/>
              <w:spacing w:line="360" w:lineRule="auto"/>
              <w:jc w:val="left"/>
              <w:rPr>
                <w:szCs w:val="21"/>
              </w:rPr>
            </w:pPr>
          </w:p>
        </w:tc>
        <w:tc>
          <w:tcPr>
            <w:tcW w:w="1657" w:type="dxa"/>
            <w:vMerge/>
            <w:vAlign w:val="center"/>
          </w:tcPr>
          <w:p w14:paraId="5F0F3AD7" w14:textId="77777777" w:rsidR="00342A78" w:rsidRDefault="00342A78">
            <w:pPr>
              <w:widowControl/>
              <w:snapToGrid w:val="0"/>
              <w:spacing w:line="360" w:lineRule="auto"/>
              <w:jc w:val="left"/>
              <w:rPr>
                <w:szCs w:val="21"/>
              </w:rPr>
            </w:pPr>
          </w:p>
        </w:tc>
        <w:tc>
          <w:tcPr>
            <w:tcW w:w="1154" w:type="dxa"/>
            <w:vMerge/>
            <w:vAlign w:val="center"/>
          </w:tcPr>
          <w:p w14:paraId="1B7DB143" w14:textId="77777777" w:rsidR="00342A78" w:rsidRDefault="00342A78">
            <w:pPr>
              <w:widowControl/>
              <w:snapToGrid w:val="0"/>
              <w:spacing w:line="360" w:lineRule="auto"/>
              <w:jc w:val="left"/>
              <w:rPr>
                <w:szCs w:val="21"/>
              </w:rPr>
            </w:pPr>
          </w:p>
        </w:tc>
        <w:tc>
          <w:tcPr>
            <w:tcW w:w="1944" w:type="dxa"/>
            <w:vAlign w:val="center"/>
          </w:tcPr>
          <w:p w14:paraId="40060F0D" w14:textId="77777777" w:rsidR="00342A78" w:rsidRDefault="00000000">
            <w:pPr>
              <w:widowControl/>
              <w:snapToGrid w:val="0"/>
              <w:spacing w:line="360" w:lineRule="auto"/>
              <w:jc w:val="left"/>
              <w:rPr>
                <w:szCs w:val="21"/>
              </w:rPr>
            </w:pPr>
            <w:r>
              <w:rPr>
                <w:rFonts w:hint="eastAsia"/>
                <w:szCs w:val="21"/>
              </w:rPr>
              <w:t>4</w:t>
            </w:r>
            <w:r>
              <w:rPr>
                <w:szCs w:val="21"/>
              </w:rPr>
              <w:t>.</w:t>
            </w:r>
            <w:r>
              <w:rPr>
                <w:rFonts w:hint="eastAsia"/>
                <w:szCs w:val="21"/>
              </w:rPr>
              <w:t>3 YOLOv</w:t>
            </w:r>
            <w:r>
              <w:rPr>
                <w:szCs w:val="21"/>
              </w:rPr>
              <w:t>5</w:t>
            </w:r>
            <w:r>
              <w:rPr>
                <w:szCs w:val="21"/>
              </w:rPr>
              <w:t>算法进行</w:t>
            </w:r>
            <w:r>
              <w:rPr>
                <w:rFonts w:hint="eastAsia"/>
                <w:szCs w:val="21"/>
              </w:rPr>
              <w:t>目标检测</w:t>
            </w:r>
          </w:p>
        </w:tc>
      </w:tr>
      <w:tr w:rsidR="00342A78" w14:paraId="4E6E5B29" w14:textId="77777777">
        <w:trPr>
          <w:trHeight w:val="342"/>
        </w:trPr>
        <w:tc>
          <w:tcPr>
            <w:tcW w:w="976" w:type="dxa"/>
            <w:vMerge/>
            <w:vAlign w:val="center"/>
          </w:tcPr>
          <w:p w14:paraId="0E08B6D6" w14:textId="77777777" w:rsidR="00342A78" w:rsidRDefault="00342A78">
            <w:pPr>
              <w:jc w:val="left"/>
              <w:rPr>
                <w:color w:val="000000"/>
              </w:rPr>
            </w:pPr>
          </w:p>
        </w:tc>
        <w:tc>
          <w:tcPr>
            <w:tcW w:w="2150" w:type="dxa"/>
            <w:vMerge/>
            <w:vAlign w:val="center"/>
          </w:tcPr>
          <w:p w14:paraId="7F5ADD12" w14:textId="77777777" w:rsidR="00342A78" w:rsidRDefault="00342A78">
            <w:pPr>
              <w:widowControl/>
              <w:snapToGrid w:val="0"/>
              <w:spacing w:line="360" w:lineRule="auto"/>
              <w:jc w:val="left"/>
              <w:rPr>
                <w:color w:val="0000FF"/>
                <w:szCs w:val="21"/>
              </w:rPr>
            </w:pPr>
          </w:p>
        </w:tc>
        <w:tc>
          <w:tcPr>
            <w:tcW w:w="1655" w:type="dxa"/>
            <w:vMerge/>
            <w:vAlign w:val="center"/>
          </w:tcPr>
          <w:p w14:paraId="5BDFF79E" w14:textId="77777777" w:rsidR="00342A78" w:rsidRDefault="00342A78">
            <w:pPr>
              <w:widowControl/>
              <w:snapToGrid w:val="0"/>
              <w:spacing w:line="360" w:lineRule="auto"/>
              <w:jc w:val="left"/>
              <w:rPr>
                <w:szCs w:val="21"/>
              </w:rPr>
            </w:pPr>
          </w:p>
        </w:tc>
        <w:tc>
          <w:tcPr>
            <w:tcW w:w="1657" w:type="dxa"/>
            <w:vMerge/>
            <w:vAlign w:val="center"/>
          </w:tcPr>
          <w:p w14:paraId="709F29F7" w14:textId="77777777" w:rsidR="00342A78" w:rsidRDefault="00342A78">
            <w:pPr>
              <w:widowControl/>
              <w:snapToGrid w:val="0"/>
              <w:spacing w:line="360" w:lineRule="auto"/>
              <w:jc w:val="left"/>
              <w:rPr>
                <w:szCs w:val="21"/>
              </w:rPr>
            </w:pPr>
          </w:p>
        </w:tc>
        <w:tc>
          <w:tcPr>
            <w:tcW w:w="1154" w:type="dxa"/>
            <w:vMerge/>
            <w:vAlign w:val="center"/>
          </w:tcPr>
          <w:p w14:paraId="3A2B60CF" w14:textId="77777777" w:rsidR="00342A78" w:rsidRDefault="00342A78">
            <w:pPr>
              <w:widowControl/>
              <w:snapToGrid w:val="0"/>
              <w:spacing w:line="360" w:lineRule="auto"/>
              <w:jc w:val="left"/>
              <w:rPr>
                <w:szCs w:val="21"/>
              </w:rPr>
            </w:pPr>
          </w:p>
        </w:tc>
        <w:tc>
          <w:tcPr>
            <w:tcW w:w="1944" w:type="dxa"/>
            <w:vAlign w:val="center"/>
          </w:tcPr>
          <w:p w14:paraId="2D2DBB12" w14:textId="77777777" w:rsidR="00342A78" w:rsidRDefault="00000000">
            <w:pPr>
              <w:widowControl/>
              <w:snapToGrid w:val="0"/>
              <w:spacing w:line="360" w:lineRule="auto"/>
              <w:jc w:val="left"/>
              <w:rPr>
                <w:szCs w:val="21"/>
              </w:rPr>
            </w:pPr>
            <w:r>
              <w:rPr>
                <w:rFonts w:hint="eastAsia"/>
                <w:szCs w:val="21"/>
              </w:rPr>
              <w:t>4</w:t>
            </w:r>
            <w:r>
              <w:rPr>
                <w:szCs w:val="21"/>
              </w:rPr>
              <w:t>.</w:t>
            </w:r>
            <w:r>
              <w:rPr>
                <w:rFonts w:hint="eastAsia"/>
                <w:szCs w:val="21"/>
              </w:rPr>
              <w:t>4</w:t>
            </w:r>
            <w:r>
              <w:rPr>
                <w:szCs w:val="21"/>
              </w:rPr>
              <w:t xml:space="preserve"> </w:t>
            </w:r>
            <w:r>
              <w:rPr>
                <w:rFonts w:hint="eastAsia"/>
                <w:szCs w:val="21"/>
              </w:rPr>
              <w:t>BiSeNet</w:t>
            </w:r>
            <w:r>
              <w:rPr>
                <w:szCs w:val="21"/>
              </w:rPr>
              <w:t>算法进行</w:t>
            </w:r>
            <w:r>
              <w:rPr>
                <w:rFonts w:hint="eastAsia"/>
                <w:szCs w:val="21"/>
              </w:rPr>
              <w:t>语义分割</w:t>
            </w:r>
          </w:p>
        </w:tc>
      </w:tr>
      <w:tr w:rsidR="00342A78" w14:paraId="44B27281" w14:textId="77777777">
        <w:trPr>
          <w:trHeight w:val="675"/>
        </w:trPr>
        <w:tc>
          <w:tcPr>
            <w:tcW w:w="976" w:type="dxa"/>
            <w:vMerge/>
            <w:vAlign w:val="center"/>
          </w:tcPr>
          <w:p w14:paraId="7AAC0184" w14:textId="77777777" w:rsidR="00342A78" w:rsidRDefault="00342A78">
            <w:pPr>
              <w:jc w:val="left"/>
              <w:rPr>
                <w:color w:val="000000"/>
              </w:rPr>
            </w:pPr>
          </w:p>
        </w:tc>
        <w:tc>
          <w:tcPr>
            <w:tcW w:w="2150" w:type="dxa"/>
            <w:vMerge/>
            <w:vAlign w:val="center"/>
          </w:tcPr>
          <w:p w14:paraId="33C32C0D" w14:textId="77777777" w:rsidR="00342A78" w:rsidRDefault="00342A78">
            <w:pPr>
              <w:widowControl/>
              <w:snapToGrid w:val="0"/>
              <w:spacing w:line="360" w:lineRule="auto"/>
              <w:jc w:val="left"/>
              <w:rPr>
                <w:color w:val="0000FF"/>
                <w:szCs w:val="21"/>
              </w:rPr>
            </w:pPr>
          </w:p>
        </w:tc>
        <w:tc>
          <w:tcPr>
            <w:tcW w:w="1655" w:type="dxa"/>
            <w:vMerge/>
            <w:vAlign w:val="center"/>
          </w:tcPr>
          <w:p w14:paraId="617DB561" w14:textId="77777777" w:rsidR="00342A78" w:rsidRDefault="00342A78">
            <w:pPr>
              <w:widowControl/>
              <w:snapToGrid w:val="0"/>
              <w:spacing w:line="360" w:lineRule="auto"/>
              <w:jc w:val="left"/>
              <w:rPr>
                <w:szCs w:val="21"/>
              </w:rPr>
            </w:pPr>
          </w:p>
        </w:tc>
        <w:tc>
          <w:tcPr>
            <w:tcW w:w="1657" w:type="dxa"/>
            <w:vMerge/>
            <w:vAlign w:val="center"/>
          </w:tcPr>
          <w:p w14:paraId="39F666BD" w14:textId="77777777" w:rsidR="00342A78" w:rsidRDefault="00342A78">
            <w:pPr>
              <w:widowControl/>
              <w:snapToGrid w:val="0"/>
              <w:spacing w:line="360" w:lineRule="auto"/>
              <w:jc w:val="left"/>
              <w:rPr>
                <w:szCs w:val="21"/>
              </w:rPr>
            </w:pPr>
          </w:p>
        </w:tc>
        <w:tc>
          <w:tcPr>
            <w:tcW w:w="1154" w:type="dxa"/>
            <w:vMerge/>
            <w:vAlign w:val="center"/>
          </w:tcPr>
          <w:p w14:paraId="2EA42F18" w14:textId="77777777" w:rsidR="00342A78" w:rsidRDefault="00342A78">
            <w:pPr>
              <w:widowControl/>
              <w:snapToGrid w:val="0"/>
              <w:spacing w:line="360" w:lineRule="auto"/>
              <w:jc w:val="left"/>
              <w:rPr>
                <w:szCs w:val="21"/>
              </w:rPr>
            </w:pPr>
          </w:p>
        </w:tc>
        <w:tc>
          <w:tcPr>
            <w:tcW w:w="1944" w:type="dxa"/>
            <w:vAlign w:val="center"/>
          </w:tcPr>
          <w:p w14:paraId="6BAF71ED" w14:textId="77777777" w:rsidR="00342A78" w:rsidRDefault="00000000">
            <w:pPr>
              <w:widowControl/>
              <w:snapToGrid w:val="0"/>
              <w:spacing w:line="360" w:lineRule="auto"/>
              <w:jc w:val="left"/>
              <w:rPr>
                <w:szCs w:val="21"/>
              </w:rPr>
            </w:pPr>
            <w:r>
              <w:rPr>
                <w:color w:val="000000" w:themeColor="text1"/>
              </w:rPr>
              <w:t>4.</w:t>
            </w:r>
            <w:r>
              <w:rPr>
                <w:rFonts w:hint="eastAsia"/>
                <w:color w:val="000000" w:themeColor="text1"/>
              </w:rPr>
              <w:t xml:space="preserve">5 </w:t>
            </w:r>
            <w:r>
              <w:rPr>
                <w:color w:val="000000" w:themeColor="text1"/>
              </w:rPr>
              <w:t>SD LCM</w:t>
            </w:r>
            <w:r>
              <w:rPr>
                <w:color w:val="000000" w:themeColor="text1"/>
              </w:rPr>
              <w:t>算法进行图像生成</w:t>
            </w:r>
          </w:p>
        </w:tc>
      </w:tr>
      <w:tr w:rsidR="00342A78" w14:paraId="2448B32D" w14:textId="77777777">
        <w:trPr>
          <w:trHeight w:val="675"/>
        </w:trPr>
        <w:tc>
          <w:tcPr>
            <w:tcW w:w="976" w:type="dxa"/>
            <w:vMerge/>
            <w:vAlign w:val="center"/>
          </w:tcPr>
          <w:p w14:paraId="0CDF9DCD" w14:textId="77777777" w:rsidR="00342A78" w:rsidRDefault="00342A78">
            <w:pPr>
              <w:jc w:val="left"/>
              <w:rPr>
                <w:color w:val="000000"/>
              </w:rPr>
            </w:pPr>
          </w:p>
        </w:tc>
        <w:tc>
          <w:tcPr>
            <w:tcW w:w="2150" w:type="dxa"/>
            <w:vMerge/>
            <w:vAlign w:val="center"/>
          </w:tcPr>
          <w:p w14:paraId="79B57A44" w14:textId="77777777" w:rsidR="00342A78" w:rsidRDefault="00342A78">
            <w:pPr>
              <w:widowControl/>
              <w:snapToGrid w:val="0"/>
              <w:spacing w:line="360" w:lineRule="auto"/>
              <w:jc w:val="left"/>
              <w:rPr>
                <w:color w:val="0000FF"/>
                <w:szCs w:val="21"/>
              </w:rPr>
            </w:pPr>
          </w:p>
        </w:tc>
        <w:tc>
          <w:tcPr>
            <w:tcW w:w="1655" w:type="dxa"/>
            <w:vMerge/>
            <w:vAlign w:val="center"/>
          </w:tcPr>
          <w:p w14:paraId="422076C4" w14:textId="77777777" w:rsidR="00342A78" w:rsidRDefault="00342A78">
            <w:pPr>
              <w:widowControl/>
              <w:snapToGrid w:val="0"/>
              <w:spacing w:line="360" w:lineRule="auto"/>
              <w:jc w:val="left"/>
              <w:rPr>
                <w:szCs w:val="21"/>
              </w:rPr>
            </w:pPr>
          </w:p>
        </w:tc>
        <w:tc>
          <w:tcPr>
            <w:tcW w:w="1657" w:type="dxa"/>
            <w:vMerge/>
            <w:vAlign w:val="center"/>
          </w:tcPr>
          <w:p w14:paraId="72A9BA35" w14:textId="77777777" w:rsidR="00342A78" w:rsidRDefault="00342A78">
            <w:pPr>
              <w:widowControl/>
              <w:snapToGrid w:val="0"/>
              <w:spacing w:line="360" w:lineRule="auto"/>
              <w:jc w:val="left"/>
              <w:rPr>
                <w:szCs w:val="21"/>
              </w:rPr>
            </w:pPr>
          </w:p>
        </w:tc>
        <w:tc>
          <w:tcPr>
            <w:tcW w:w="1154" w:type="dxa"/>
            <w:vMerge/>
            <w:vAlign w:val="center"/>
          </w:tcPr>
          <w:p w14:paraId="727924FA" w14:textId="77777777" w:rsidR="00342A78" w:rsidRDefault="00342A78">
            <w:pPr>
              <w:widowControl/>
              <w:snapToGrid w:val="0"/>
              <w:spacing w:line="360" w:lineRule="auto"/>
              <w:jc w:val="left"/>
              <w:rPr>
                <w:szCs w:val="21"/>
              </w:rPr>
            </w:pPr>
          </w:p>
        </w:tc>
        <w:tc>
          <w:tcPr>
            <w:tcW w:w="1944" w:type="dxa"/>
            <w:tcBorders>
              <w:top w:val="single" w:sz="4" w:space="0" w:color="auto"/>
              <w:left w:val="single" w:sz="4" w:space="0" w:color="auto"/>
              <w:bottom w:val="single" w:sz="4" w:space="0" w:color="auto"/>
              <w:right w:val="single" w:sz="4" w:space="0" w:color="auto"/>
            </w:tcBorders>
            <w:vAlign w:val="center"/>
          </w:tcPr>
          <w:p w14:paraId="2C8C7A9D" w14:textId="77777777" w:rsidR="00342A78" w:rsidRDefault="00000000">
            <w:pPr>
              <w:widowControl/>
              <w:snapToGrid w:val="0"/>
              <w:spacing w:line="360" w:lineRule="auto"/>
              <w:jc w:val="left"/>
              <w:rPr>
                <w:szCs w:val="21"/>
              </w:rPr>
            </w:pPr>
            <w:r>
              <w:rPr>
                <w:rFonts w:hint="eastAsia"/>
                <w:szCs w:val="21"/>
              </w:rPr>
              <w:t>4.6 3</w:t>
            </w:r>
            <w:r>
              <w:rPr>
                <w:rFonts w:hint="eastAsia"/>
                <w:szCs w:val="21"/>
              </w:rPr>
              <w:t>个</w:t>
            </w:r>
            <w:r>
              <w:rPr>
                <w:rFonts w:hint="eastAsia"/>
                <w:szCs w:val="21"/>
              </w:rPr>
              <w:t>RK3588S</w:t>
            </w:r>
            <w:r>
              <w:rPr>
                <w:rFonts w:hint="eastAsia"/>
                <w:szCs w:val="21"/>
              </w:rPr>
              <w:t>本地部署推理</w:t>
            </w:r>
            <w:r>
              <w:rPr>
                <w:rFonts w:hint="eastAsia"/>
                <w:szCs w:val="21"/>
              </w:rPr>
              <w:t>qwen3-vl-8B</w:t>
            </w:r>
            <w:r>
              <w:rPr>
                <w:rFonts w:hint="eastAsia"/>
                <w:szCs w:val="21"/>
              </w:rPr>
              <w:t>大语言模型</w:t>
            </w:r>
          </w:p>
        </w:tc>
      </w:tr>
      <w:tr w:rsidR="00342A78" w14:paraId="22F580BE" w14:textId="77777777">
        <w:trPr>
          <w:trHeight w:val="675"/>
        </w:trPr>
        <w:tc>
          <w:tcPr>
            <w:tcW w:w="976" w:type="dxa"/>
            <w:vMerge/>
            <w:vAlign w:val="center"/>
          </w:tcPr>
          <w:p w14:paraId="140E8C88" w14:textId="77777777" w:rsidR="00342A78" w:rsidRDefault="00342A78">
            <w:pPr>
              <w:jc w:val="left"/>
              <w:rPr>
                <w:color w:val="000000"/>
              </w:rPr>
            </w:pPr>
          </w:p>
        </w:tc>
        <w:tc>
          <w:tcPr>
            <w:tcW w:w="2150" w:type="dxa"/>
            <w:vMerge/>
            <w:vAlign w:val="center"/>
          </w:tcPr>
          <w:p w14:paraId="0D320651" w14:textId="77777777" w:rsidR="00342A78" w:rsidRDefault="00342A78">
            <w:pPr>
              <w:widowControl/>
              <w:snapToGrid w:val="0"/>
              <w:spacing w:line="360" w:lineRule="auto"/>
              <w:jc w:val="left"/>
              <w:rPr>
                <w:color w:val="0000FF"/>
                <w:szCs w:val="21"/>
              </w:rPr>
            </w:pPr>
          </w:p>
        </w:tc>
        <w:tc>
          <w:tcPr>
            <w:tcW w:w="1655" w:type="dxa"/>
            <w:vMerge/>
            <w:vAlign w:val="center"/>
          </w:tcPr>
          <w:p w14:paraId="5328FAC9" w14:textId="77777777" w:rsidR="00342A78" w:rsidRDefault="00342A78">
            <w:pPr>
              <w:widowControl/>
              <w:snapToGrid w:val="0"/>
              <w:spacing w:line="360" w:lineRule="auto"/>
              <w:jc w:val="left"/>
              <w:rPr>
                <w:szCs w:val="21"/>
              </w:rPr>
            </w:pPr>
          </w:p>
        </w:tc>
        <w:tc>
          <w:tcPr>
            <w:tcW w:w="1657" w:type="dxa"/>
            <w:vMerge/>
            <w:vAlign w:val="center"/>
          </w:tcPr>
          <w:p w14:paraId="5C87855C" w14:textId="77777777" w:rsidR="00342A78" w:rsidRDefault="00342A78">
            <w:pPr>
              <w:widowControl/>
              <w:snapToGrid w:val="0"/>
              <w:spacing w:line="360" w:lineRule="auto"/>
              <w:jc w:val="left"/>
              <w:rPr>
                <w:szCs w:val="21"/>
              </w:rPr>
            </w:pPr>
          </w:p>
        </w:tc>
        <w:tc>
          <w:tcPr>
            <w:tcW w:w="1154" w:type="dxa"/>
            <w:vMerge/>
            <w:vAlign w:val="center"/>
          </w:tcPr>
          <w:p w14:paraId="6629D50C" w14:textId="77777777" w:rsidR="00342A78" w:rsidRDefault="00342A78">
            <w:pPr>
              <w:widowControl/>
              <w:snapToGrid w:val="0"/>
              <w:spacing w:line="360" w:lineRule="auto"/>
              <w:jc w:val="left"/>
              <w:rPr>
                <w:szCs w:val="21"/>
              </w:rPr>
            </w:pPr>
          </w:p>
        </w:tc>
        <w:tc>
          <w:tcPr>
            <w:tcW w:w="1944" w:type="dxa"/>
            <w:tcBorders>
              <w:top w:val="single" w:sz="4" w:space="0" w:color="auto"/>
              <w:left w:val="single" w:sz="4" w:space="0" w:color="auto"/>
              <w:bottom w:val="single" w:sz="4" w:space="0" w:color="auto"/>
              <w:right w:val="single" w:sz="4" w:space="0" w:color="auto"/>
            </w:tcBorders>
            <w:vAlign w:val="center"/>
          </w:tcPr>
          <w:p w14:paraId="6DDF1A01" w14:textId="77777777" w:rsidR="00342A78" w:rsidRDefault="00000000">
            <w:pPr>
              <w:widowControl/>
              <w:snapToGrid w:val="0"/>
              <w:spacing w:line="360" w:lineRule="auto"/>
              <w:jc w:val="left"/>
              <w:rPr>
                <w:szCs w:val="21"/>
              </w:rPr>
            </w:pPr>
            <w:r>
              <w:rPr>
                <w:rFonts w:hint="eastAsia"/>
                <w:color w:val="000000" w:themeColor="text1"/>
              </w:rPr>
              <w:t>4</w:t>
            </w:r>
            <w:r>
              <w:rPr>
                <w:color w:val="000000" w:themeColor="text1"/>
              </w:rPr>
              <w:t>.</w:t>
            </w:r>
            <w:r>
              <w:rPr>
                <w:rFonts w:hint="eastAsia"/>
                <w:color w:val="000000" w:themeColor="text1"/>
              </w:rPr>
              <w:t xml:space="preserve">7 </w:t>
            </w:r>
            <w:r>
              <w:rPr>
                <w:rFonts w:hint="eastAsia"/>
                <w:color w:val="000000" w:themeColor="text1"/>
              </w:rPr>
              <w:t>基于</w:t>
            </w:r>
            <w:r>
              <w:rPr>
                <w:rFonts w:hint="eastAsia"/>
                <w:color w:val="000000" w:themeColor="text1"/>
              </w:rPr>
              <w:t>Dial</w:t>
            </w:r>
            <w:r>
              <w:rPr>
                <w:rFonts w:hint="eastAsia"/>
                <w:color w:val="000000" w:themeColor="text1"/>
              </w:rPr>
              <w:t>系统的</w:t>
            </w:r>
            <w:r>
              <w:rPr>
                <w:rFonts w:hint="eastAsia"/>
                <w:color w:val="000000" w:themeColor="text1"/>
              </w:rPr>
              <w:t>qwen3-vl-8B</w:t>
            </w:r>
            <w:r>
              <w:rPr>
                <w:rFonts w:hint="eastAsia"/>
                <w:color w:val="000000" w:themeColor="text1"/>
              </w:rPr>
              <w:t>大语言模型的多模态推理</w:t>
            </w:r>
          </w:p>
        </w:tc>
      </w:tr>
    </w:tbl>
    <w:p w14:paraId="3F58AD8C" w14:textId="77777777" w:rsidR="00342A78" w:rsidRDefault="00000000">
      <w:pPr>
        <w:pStyle w:val="10"/>
        <w:numPr>
          <w:ilvl w:val="0"/>
          <w:numId w:val="15"/>
        </w:numPr>
        <w:spacing w:before="200" w:after="160" w:line="360" w:lineRule="auto"/>
      </w:pPr>
      <w:bookmarkStart w:id="46" w:name="_Toc29364"/>
      <w:r>
        <w:rPr>
          <w:sz w:val="32"/>
          <w:szCs w:val="32"/>
        </w:rPr>
        <w:t>测试内容</w:t>
      </w:r>
      <w:bookmarkEnd w:id="46"/>
    </w:p>
    <w:p w14:paraId="4806BA5C" w14:textId="77777777" w:rsidR="00342A78" w:rsidRDefault="00000000">
      <w:pPr>
        <w:pStyle w:val="21"/>
        <w:keepNext w:val="0"/>
        <w:widowControl/>
        <w:numPr>
          <w:ilvl w:val="1"/>
          <w:numId w:val="19"/>
        </w:numPr>
        <w:adjustRightInd w:val="0"/>
        <w:snapToGrid w:val="0"/>
        <w:spacing w:beforeLines="50" w:before="156" w:afterLines="50" w:after="156" w:line="360" w:lineRule="auto"/>
        <w:jc w:val="both"/>
        <w:textAlignment w:val="baseline"/>
        <w:rPr>
          <w:sz w:val="28"/>
          <w:szCs w:val="28"/>
        </w:rPr>
      </w:pPr>
      <w:bookmarkStart w:id="47" w:name="_Toc26857"/>
      <w:r>
        <w:rPr>
          <w:rFonts w:hint="eastAsia"/>
          <w:sz w:val="28"/>
          <w:szCs w:val="28"/>
        </w:rPr>
        <w:t>AiRE-</w:t>
      </w:r>
      <w:r>
        <w:rPr>
          <w:rFonts w:hint="eastAsia"/>
          <w:sz w:val="28"/>
          <w:szCs w:val="28"/>
        </w:rPr>
        <w:t>智能软件系统支撑环境</w:t>
      </w:r>
      <w:bookmarkEnd w:id="47"/>
      <w:commentRangeStart w:id="48"/>
      <w:commentRangeEnd w:id="48"/>
      <w:r>
        <w:rPr>
          <w:rStyle w:val="afff6"/>
          <w:sz w:val="28"/>
          <w:szCs w:val="28"/>
        </w:rPr>
        <w:commentReference w:id="48"/>
      </w:r>
    </w:p>
    <w:p w14:paraId="452847D8" w14:textId="77777777" w:rsidR="00342A78" w:rsidRDefault="00000000">
      <w:pPr>
        <w:pStyle w:val="31"/>
        <w:keepNext w:val="0"/>
        <w:widowControl/>
        <w:numPr>
          <w:ilvl w:val="0"/>
          <w:numId w:val="0"/>
        </w:numPr>
        <w:adjustRightInd w:val="0"/>
        <w:snapToGrid w:val="0"/>
        <w:spacing w:beforeLines="50" w:before="156" w:afterLines="50" w:after="156" w:line="360" w:lineRule="auto"/>
        <w:textAlignment w:val="baseline"/>
        <w:rPr>
          <w:sz w:val="28"/>
          <w:szCs w:val="28"/>
          <w:lang w:eastAsia="zh-TW"/>
        </w:rPr>
      </w:pPr>
      <w:bookmarkStart w:id="49" w:name="_Toc25231"/>
      <w:r>
        <w:rPr>
          <w:sz w:val="28"/>
          <w:szCs w:val="28"/>
        </w:rPr>
        <w:lastRenderedPageBreak/>
        <w:t>指标</w:t>
      </w:r>
      <w:r>
        <w:rPr>
          <w:sz w:val="28"/>
          <w:szCs w:val="28"/>
        </w:rPr>
        <w:t>1.1</w:t>
      </w:r>
      <w:r>
        <w:rPr>
          <w:rFonts w:hint="eastAsia"/>
          <w:sz w:val="28"/>
          <w:szCs w:val="28"/>
        </w:rPr>
        <w:t>支持</w:t>
      </w:r>
      <w:r>
        <w:rPr>
          <w:sz w:val="28"/>
          <w:szCs w:val="28"/>
        </w:rPr>
        <w:t>异构板卡</w:t>
      </w:r>
      <w:r>
        <w:rPr>
          <w:rFonts w:hint="eastAsia"/>
          <w:sz w:val="28"/>
          <w:szCs w:val="28"/>
        </w:rPr>
        <w:t>核心</w:t>
      </w:r>
      <w:bookmarkEnd w:id="49"/>
    </w:p>
    <w:p w14:paraId="3558FCF1" w14:textId="77777777" w:rsidR="00342A78" w:rsidRDefault="00000000">
      <w:pPr>
        <w:pStyle w:val="41"/>
        <w:numPr>
          <w:ilvl w:val="0"/>
          <w:numId w:val="20"/>
        </w:numPr>
        <w:spacing w:before="156" w:after="156"/>
        <w:rPr>
          <w:bCs/>
          <w:color w:val="404040"/>
        </w:rPr>
      </w:pPr>
      <w:bookmarkStart w:id="50" w:name="_Toc200614628"/>
      <w:bookmarkStart w:id="51" w:name="_Toc199942151"/>
      <w:bookmarkStart w:id="52" w:name="_Toc4608"/>
      <w:bookmarkStart w:id="53" w:name="_Toc21270"/>
      <w:r>
        <w:t>指标描述</w:t>
      </w:r>
      <w:bookmarkEnd w:id="50"/>
      <w:bookmarkEnd w:id="51"/>
      <w:bookmarkEnd w:id="52"/>
      <w:bookmarkEnd w:id="53"/>
    </w:p>
    <w:tbl>
      <w:tblPr>
        <w:tblStyle w:val="afff1"/>
        <w:tblW w:w="0" w:type="auto"/>
        <w:jc w:val="center"/>
        <w:tblLook w:val="04A0" w:firstRow="1" w:lastRow="0" w:firstColumn="1" w:lastColumn="0" w:noHBand="0" w:noVBand="1"/>
      </w:tblPr>
      <w:tblGrid>
        <w:gridCol w:w="2406"/>
        <w:gridCol w:w="2407"/>
        <w:gridCol w:w="2407"/>
        <w:gridCol w:w="2407"/>
      </w:tblGrid>
      <w:tr w:rsidR="00342A78" w14:paraId="63EFD218" w14:textId="77777777">
        <w:trPr>
          <w:jc w:val="center"/>
        </w:trPr>
        <w:tc>
          <w:tcPr>
            <w:tcW w:w="2406" w:type="dxa"/>
            <w:vAlign w:val="center"/>
          </w:tcPr>
          <w:p w14:paraId="31EC6A5D" w14:textId="77777777" w:rsidR="00342A78" w:rsidRDefault="00000000">
            <w:pPr>
              <w:spacing w:line="312" w:lineRule="auto"/>
              <w:jc w:val="center"/>
              <w:rPr>
                <w:b/>
                <w:bCs/>
                <w:color w:val="404040"/>
                <w:szCs w:val="21"/>
                <w:lang w:eastAsia="zh-TW"/>
              </w:rPr>
            </w:pPr>
            <w:r>
              <w:rPr>
                <w:rFonts w:hint="eastAsia"/>
                <w:b/>
                <w:bCs/>
                <w:color w:val="404040"/>
                <w:szCs w:val="21"/>
                <w:lang w:eastAsia="zh-TW"/>
              </w:rPr>
              <w:t>指标名称</w:t>
            </w:r>
          </w:p>
        </w:tc>
        <w:tc>
          <w:tcPr>
            <w:tcW w:w="2407" w:type="dxa"/>
            <w:vAlign w:val="center"/>
          </w:tcPr>
          <w:p w14:paraId="55B95032" w14:textId="77777777" w:rsidR="00342A78" w:rsidRDefault="00000000">
            <w:pPr>
              <w:spacing w:line="312" w:lineRule="auto"/>
              <w:jc w:val="center"/>
              <w:rPr>
                <w:b/>
                <w:bCs/>
                <w:color w:val="404040"/>
                <w:szCs w:val="21"/>
                <w:lang w:eastAsia="zh-TW"/>
              </w:rPr>
            </w:pPr>
            <w:r>
              <w:rPr>
                <w:rFonts w:hint="eastAsia"/>
                <w:b/>
                <w:bCs/>
                <w:color w:val="404040"/>
                <w:szCs w:val="21"/>
                <w:lang w:eastAsia="zh-TW"/>
              </w:rPr>
              <w:t>立项时已有指标值</w:t>
            </w:r>
            <w:r>
              <w:rPr>
                <w:rFonts w:hint="eastAsia"/>
                <w:b/>
                <w:bCs/>
                <w:color w:val="404040"/>
                <w:szCs w:val="21"/>
                <w:lang w:eastAsia="zh-TW"/>
              </w:rPr>
              <w:t>/</w:t>
            </w:r>
            <w:r>
              <w:rPr>
                <w:rFonts w:hint="eastAsia"/>
                <w:b/>
                <w:bCs/>
                <w:color w:val="404040"/>
                <w:szCs w:val="21"/>
                <w:lang w:eastAsia="zh-TW"/>
              </w:rPr>
              <w:t>状态</w:t>
            </w:r>
          </w:p>
        </w:tc>
        <w:tc>
          <w:tcPr>
            <w:tcW w:w="2407" w:type="dxa"/>
            <w:vAlign w:val="center"/>
          </w:tcPr>
          <w:p w14:paraId="414662E9" w14:textId="77777777" w:rsidR="00342A78" w:rsidRDefault="00000000">
            <w:pPr>
              <w:spacing w:line="312" w:lineRule="auto"/>
              <w:jc w:val="center"/>
              <w:rPr>
                <w:b/>
                <w:bCs/>
                <w:color w:val="404040"/>
                <w:szCs w:val="21"/>
                <w:lang w:eastAsia="zh-TW"/>
              </w:rPr>
            </w:pPr>
            <w:r>
              <w:rPr>
                <w:rFonts w:hint="eastAsia"/>
                <w:b/>
                <w:bCs/>
                <w:color w:val="404040"/>
                <w:szCs w:val="21"/>
                <w:lang w:eastAsia="zh-TW"/>
              </w:rPr>
              <w:t>结题指标值</w:t>
            </w:r>
            <w:r>
              <w:rPr>
                <w:rFonts w:hint="eastAsia"/>
                <w:b/>
                <w:bCs/>
                <w:color w:val="404040"/>
                <w:szCs w:val="21"/>
                <w:lang w:eastAsia="zh-TW"/>
              </w:rPr>
              <w:t>/</w:t>
            </w:r>
            <w:r>
              <w:rPr>
                <w:rFonts w:hint="eastAsia"/>
                <w:b/>
                <w:bCs/>
                <w:color w:val="404040"/>
                <w:szCs w:val="21"/>
                <w:lang w:eastAsia="zh-TW"/>
              </w:rPr>
              <w:t>状态</w:t>
            </w:r>
          </w:p>
        </w:tc>
        <w:tc>
          <w:tcPr>
            <w:tcW w:w="2407" w:type="dxa"/>
            <w:vAlign w:val="center"/>
          </w:tcPr>
          <w:p w14:paraId="444D48D4" w14:textId="77777777" w:rsidR="00342A78" w:rsidRDefault="00000000">
            <w:pPr>
              <w:spacing w:line="312" w:lineRule="auto"/>
              <w:jc w:val="center"/>
              <w:rPr>
                <w:b/>
                <w:bCs/>
                <w:color w:val="404040"/>
                <w:szCs w:val="21"/>
                <w:lang w:eastAsia="zh-TW"/>
              </w:rPr>
            </w:pPr>
            <w:r>
              <w:rPr>
                <w:rFonts w:hint="eastAsia"/>
                <w:b/>
                <w:bCs/>
                <w:color w:val="404040"/>
                <w:szCs w:val="21"/>
                <w:lang w:eastAsia="zh-TW"/>
              </w:rPr>
              <w:t>完成时指标值</w:t>
            </w:r>
            <w:r>
              <w:rPr>
                <w:rFonts w:hint="eastAsia"/>
                <w:b/>
                <w:bCs/>
                <w:color w:val="404040"/>
                <w:szCs w:val="21"/>
                <w:lang w:eastAsia="zh-TW"/>
              </w:rPr>
              <w:t>/</w:t>
            </w:r>
            <w:r>
              <w:rPr>
                <w:rFonts w:hint="eastAsia"/>
                <w:b/>
                <w:bCs/>
                <w:color w:val="404040"/>
                <w:szCs w:val="21"/>
                <w:lang w:eastAsia="zh-TW"/>
              </w:rPr>
              <w:t>状态</w:t>
            </w:r>
          </w:p>
        </w:tc>
      </w:tr>
      <w:tr w:rsidR="00342A78" w14:paraId="2B978E04" w14:textId="77777777">
        <w:trPr>
          <w:jc w:val="center"/>
        </w:trPr>
        <w:tc>
          <w:tcPr>
            <w:tcW w:w="2406" w:type="dxa"/>
            <w:vAlign w:val="center"/>
          </w:tcPr>
          <w:p w14:paraId="025BBDD6" w14:textId="77777777" w:rsidR="00342A78" w:rsidRDefault="00000000">
            <w:pPr>
              <w:spacing w:line="312" w:lineRule="auto"/>
              <w:jc w:val="center"/>
              <w:rPr>
                <w:color w:val="404040"/>
                <w:szCs w:val="21"/>
                <w:lang w:eastAsia="zh-TW"/>
              </w:rPr>
            </w:pPr>
            <w:r>
              <w:rPr>
                <w:rFonts w:hint="eastAsia"/>
                <w:color w:val="404040"/>
                <w:szCs w:val="21"/>
                <w:lang w:eastAsia="zh-TW"/>
              </w:rPr>
              <w:t>支持异构板卡核心</w:t>
            </w:r>
          </w:p>
        </w:tc>
        <w:tc>
          <w:tcPr>
            <w:tcW w:w="2407" w:type="dxa"/>
            <w:vAlign w:val="center"/>
          </w:tcPr>
          <w:p w14:paraId="148E696D" w14:textId="77777777" w:rsidR="00342A78" w:rsidRDefault="00000000">
            <w:pPr>
              <w:spacing w:line="312" w:lineRule="auto"/>
              <w:jc w:val="center"/>
              <w:rPr>
                <w:color w:val="404040"/>
                <w:szCs w:val="21"/>
                <w:lang w:eastAsia="zh-TW"/>
              </w:rPr>
            </w:pPr>
            <w:r>
              <w:rPr>
                <w:rFonts w:hint="eastAsia"/>
                <w:color w:val="404040"/>
                <w:szCs w:val="21"/>
                <w:lang w:eastAsia="zh-TW"/>
              </w:rPr>
              <w:t>/</w:t>
            </w:r>
          </w:p>
        </w:tc>
        <w:tc>
          <w:tcPr>
            <w:tcW w:w="2407" w:type="dxa"/>
            <w:vAlign w:val="center"/>
          </w:tcPr>
          <w:p w14:paraId="366F344C" w14:textId="77777777" w:rsidR="00342A78" w:rsidRDefault="00000000">
            <w:pPr>
              <w:spacing w:line="312" w:lineRule="auto"/>
              <w:jc w:val="center"/>
              <w:rPr>
                <w:color w:val="404040"/>
                <w:szCs w:val="21"/>
                <w:lang w:eastAsia="zh-TW"/>
              </w:rPr>
            </w:pPr>
            <w:r>
              <w:rPr>
                <w:rFonts w:hint="eastAsia"/>
                <w:color w:val="404040"/>
                <w:szCs w:val="21"/>
                <w:lang w:eastAsia="zh-TW"/>
              </w:rPr>
              <w:t>支持</w:t>
            </w:r>
            <w:r>
              <w:rPr>
                <w:rFonts w:hint="eastAsia"/>
                <w:color w:val="404040"/>
                <w:szCs w:val="21"/>
                <w:lang w:eastAsia="zh-TW"/>
              </w:rPr>
              <w:t>8CPU+2AI</w:t>
            </w:r>
            <w:r>
              <w:rPr>
                <w:rFonts w:hint="eastAsia"/>
                <w:color w:val="404040"/>
                <w:szCs w:val="21"/>
                <w:lang w:eastAsia="zh-TW"/>
              </w:rPr>
              <w:t>核心异构板卡</w:t>
            </w:r>
          </w:p>
        </w:tc>
        <w:tc>
          <w:tcPr>
            <w:tcW w:w="2407" w:type="dxa"/>
            <w:vAlign w:val="center"/>
          </w:tcPr>
          <w:p w14:paraId="63360CD7" w14:textId="77777777" w:rsidR="00342A78" w:rsidRDefault="00000000">
            <w:pPr>
              <w:spacing w:line="312" w:lineRule="auto"/>
              <w:jc w:val="center"/>
              <w:rPr>
                <w:color w:val="404040"/>
                <w:szCs w:val="21"/>
                <w:lang w:eastAsia="zh-TW"/>
              </w:rPr>
            </w:pPr>
            <w:r>
              <w:rPr>
                <w:rFonts w:hint="eastAsia"/>
                <w:color w:val="404040"/>
                <w:szCs w:val="21"/>
                <w:lang w:eastAsia="zh-TW"/>
              </w:rPr>
              <w:t>支持</w:t>
            </w:r>
            <w:r>
              <w:rPr>
                <w:rFonts w:hint="eastAsia"/>
                <w:color w:val="404040"/>
                <w:szCs w:val="21"/>
                <w:lang w:eastAsia="zh-TW"/>
              </w:rPr>
              <w:t>8CPU+2AI</w:t>
            </w:r>
            <w:r>
              <w:rPr>
                <w:rFonts w:hint="eastAsia"/>
                <w:color w:val="404040"/>
                <w:szCs w:val="21"/>
                <w:lang w:eastAsia="zh-TW"/>
              </w:rPr>
              <w:t>核心异构板卡</w:t>
            </w:r>
          </w:p>
        </w:tc>
      </w:tr>
    </w:tbl>
    <w:p w14:paraId="702FF73B" w14:textId="77777777" w:rsidR="00342A78" w:rsidRDefault="00000000">
      <w:pPr>
        <w:pStyle w:val="41"/>
        <w:numPr>
          <w:ilvl w:val="0"/>
          <w:numId w:val="20"/>
        </w:numPr>
        <w:spacing w:before="156" w:after="156"/>
      </w:pPr>
      <w:bookmarkStart w:id="54" w:name="_Toc23668"/>
      <w:bookmarkStart w:id="55" w:name="_Toc199942152"/>
      <w:bookmarkStart w:id="56" w:name="_Toc30653"/>
      <w:bookmarkStart w:id="57" w:name="_Toc200614629"/>
      <w:r>
        <w:t>测试环境</w:t>
      </w:r>
      <w:bookmarkEnd w:id="54"/>
      <w:bookmarkEnd w:id="55"/>
      <w:bookmarkEnd w:id="56"/>
      <w:bookmarkEnd w:id="57"/>
    </w:p>
    <w:p w14:paraId="7B2C9315"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在具有多核心异构板卡的硬件板子上进行详细测试，输出板子的各项参数。</w:t>
      </w:r>
    </w:p>
    <w:p w14:paraId="7813882F"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在硬件方面，测试选用</w:t>
      </w:r>
      <w:r>
        <w:rPr>
          <w:color w:val="333333"/>
          <w:sz w:val="24"/>
        </w:rPr>
        <w:t xml:space="preserve"> Firefly ROC-</w:t>
      </w:r>
      <w:r>
        <w:rPr>
          <w:rFonts w:hint="eastAsia"/>
          <w:color w:val="333333"/>
          <w:sz w:val="24"/>
        </w:rPr>
        <w:t>RK3588S</w:t>
      </w:r>
      <w:r>
        <w:rPr>
          <w:color w:val="333333"/>
          <w:sz w:val="24"/>
        </w:rPr>
        <w:t>-PC</w:t>
      </w:r>
      <w:r>
        <w:rPr>
          <w:color w:val="333333"/>
          <w:sz w:val="24"/>
        </w:rPr>
        <w:t>嵌入式开发板，该硬件平台信息如下表所示。</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7927"/>
      </w:tblGrid>
      <w:tr w:rsidR="00342A78" w14:paraId="13079BD7" w14:textId="77777777">
        <w:trPr>
          <w:trHeight w:hRule="exact" w:val="510"/>
          <w:jc w:val="center"/>
        </w:trPr>
        <w:tc>
          <w:tcPr>
            <w:tcW w:w="5000" w:type="pct"/>
            <w:gridSpan w:val="2"/>
            <w:tcBorders>
              <w:top w:val="single" w:sz="12" w:space="0" w:color="auto"/>
              <w:bottom w:val="single" w:sz="4" w:space="0" w:color="auto"/>
            </w:tcBorders>
          </w:tcPr>
          <w:p w14:paraId="205C6125"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ROC-RK3588S-PC</w:t>
            </w:r>
            <w:r>
              <w:rPr>
                <w:color w:val="000000"/>
                <w:szCs w:val="21"/>
              </w:rPr>
              <w:t>硬件信息</w:t>
            </w:r>
          </w:p>
        </w:tc>
      </w:tr>
      <w:tr w:rsidR="00342A78" w14:paraId="31D0B592" w14:textId="77777777">
        <w:trPr>
          <w:trHeight w:hRule="exact" w:val="510"/>
          <w:jc w:val="center"/>
        </w:trPr>
        <w:tc>
          <w:tcPr>
            <w:tcW w:w="887" w:type="pct"/>
            <w:tcBorders>
              <w:top w:val="single" w:sz="4" w:space="0" w:color="auto"/>
            </w:tcBorders>
          </w:tcPr>
          <w:p w14:paraId="25F240F4"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处理器</w:t>
            </w:r>
          </w:p>
        </w:tc>
        <w:tc>
          <w:tcPr>
            <w:tcW w:w="4112" w:type="pct"/>
            <w:tcBorders>
              <w:top w:val="single" w:sz="4" w:space="0" w:color="auto"/>
            </w:tcBorders>
          </w:tcPr>
          <w:p w14:paraId="59B28CCF" w14:textId="77777777" w:rsidR="00342A78" w:rsidRDefault="00000000">
            <w:pPr>
              <w:widowControl/>
              <w:adjustRightInd w:val="0"/>
              <w:spacing w:line="312" w:lineRule="auto"/>
              <w:jc w:val="center"/>
              <w:textAlignment w:val="baseline"/>
              <w:rPr>
                <w:color w:val="000000"/>
                <w:szCs w:val="21"/>
              </w:rPr>
            </w:pPr>
            <w:r>
              <w:rPr>
                <w:color w:val="000000"/>
                <w:szCs w:val="21"/>
              </w:rPr>
              <w:t>4×Cortex-A76+4×Cortex-A55</w:t>
            </w:r>
            <w:r>
              <w:rPr>
                <w:color w:val="000000"/>
                <w:szCs w:val="21"/>
              </w:rPr>
              <w:t>，主频</w:t>
            </w:r>
            <w:r>
              <w:rPr>
                <w:color w:val="000000"/>
                <w:szCs w:val="21"/>
              </w:rPr>
              <w:t xml:space="preserve"> 2.4GHz</w:t>
            </w:r>
          </w:p>
        </w:tc>
      </w:tr>
      <w:tr w:rsidR="00342A78" w14:paraId="11DBD3FF" w14:textId="77777777">
        <w:trPr>
          <w:trHeight w:hRule="exact" w:val="510"/>
          <w:jc w:val="center"/>
        </w:trPr>
        <w:tc>
          <w:tcPr>
            <w:tcW w:w="887" w:type="pct"/>
          </w:tcPr>
          <w:p w14:paraId="2ED269BF"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内存</w:t>
            </w:r>
          </w:p>
        </w:tc>
        <w:tc>
          <w:tcPr>
            <w:tcW w:w="4112" w:type="pct"/>
          </w:tcPr>
          <w:p w14:paraId="592F97B5" w14:textId="77777777" w:rsidR="00342A78" w:rsidRDefault="00000000">
            <w:pPr>
              <w:widowControl/>
              <w:adjustRightInd w:val="0"/>
              <w:spacing w:line="312" w:lineRule="auto"/>
              <w:jc w:val="center"/>
              <w:textAlignment w:val="baseline"/>
              <w:rPr>
                <w:color w:val="000000"/>
                <w:szCs w:val="21"/>
              </w:rPr>
            </w:pPr>
            <w:r>
              <w:rPr>
                <w:color w:val="000000"/>
                <w:szCs w:val="21"/>
              </w:rPr>
              <w:t>8GB 64bit LPDDR4</w:t>
            </w:r>
          </w:p>
        </w:tc>
      </w:tr>
      <w:tr w:rsidR="00342A78" w14:paraId="2C74A0F3" w14:textId="77777777">
        <w:trPr>
          <w:trHeight w:hRule="exact" w:val="510"/>
          <w:jc w:val="center"/>
        </w:trPr>
        <w:tc>
          <w:tcPr>
            <w:tcW w:w="887" w:type="pct"/>
          </w:tcPr>
          <w:p w14:paraId="39609DED"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存储</w:t>
            </w:r>
          </w:p>
        </w:tc>
        <w:tc>
          <w:tcPr>
            <w:tcW w:w="4112" w:type="pct"/>
          </w:tcPr>
          <w:p w14:paraId="4A976118" w14:textId="77777777" w:rsidR="00342A78" w:rsidRDefault="00000000">
            <w:pPr>
              <w:widowControl/>
              <w:adjustRightInd w:val="0"/>
              <w:spacing w:line="312" w:lineRule="auto"/>
              <w:jc w:val="center"/>
              <w:textAlignment w:val="baseline"/>
              <w:rPr>
                <w:color w:val="000000"/>
                <w:szCs w:val="21"/>
              </w:rPr>
            </w:pPr>
            <w:r>
              <w:rPr>
                <w:color w:val="000000"/>
                <w:szCs w:val="21"/>
              </w:rPr>
              <w:t>64GB eMMC 5.1</w:t>
            </w:r>
          </w:p>
        </w:tc>
      </w:tr>
      <w:tr w:rsidR="00342A78" w14:paraId="415849DB" w14:textId="77777777">
        <w:trPr>
          <w:trHeight w:hRule="exact" w:val="510"/>
          <w:jc w:val="center"/>
        </w:trPr>
        <w:tc>
          <w:tcPr>
            <w:tcW w:w="887" w:type="pct"/>
            <w:tcBorders>
              <w:bottom w:val="nil"/>
            </w:tcBorders>
          </w:tcPr>
          <w:p w14:paraId="114F4BD8"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网卡</w:t>
            </w:r>
          </w:p>
        </w:tc>
        <w:tc>
          <w:tcPr>
            <w:tcW w:w="4112" w:type="pct"/>
            <w:tcBorders>
              <w:bottom w:val="nil"/>
            </w:tcBorders>
          </w:tcPr>
          <w:p w14:paraId="2A1D4E79" w14:textId="77777777" w:rsidR="00342A78" w:rsidRDefault="00000000">
            <w:pPr>
              <w:widowControl/>
              <w:adjustRightInd w:val="0"/>
              <w:spacing w:line="312" w:lineRule="auto"/>
              <w:jc w:val="center"/>
              <w:textAlignment w:val="baseline"/>
              <w:rPr>
                <w:color w:val="000000"/>
                <w:szCs w:val="21"/>
              </w:rPr>
            </w:pPr>
            <w:r>
              <w:rPr>
                <w:color w:val="000000"/>
                <w:szCs w:val="21"/>
              </w:rPr>
              <w:t>1 × 1000Mbps</w:t>
            </w:r>
            <w:r>
              <w:rPr>
                <w:color w:val="000000"/>
                <w:szCs w:val="21"/>
              </w:rPr>
              <w:t>以太网（</w:t>
            </w:r>
            <w:r>
              <w:rPr>
                <w:color w:val="000000"/>
                <w:szCs w:val="21"/>
              </w:rPr>
              <w:t>RJ45</w:t>
            </w:r>
            <w:r>
              <w:rPr>
                <w:color w:val="000000"/>
                <w:szCs w:val="21"/>
              </w:rPr>
              <w:t>）</w:t>
            </w:r>
          </w:p>
        </w:tc>
      </w:tr>
      <w:tr w:rsidR="00342A78" w14:paraId="3A58FF2B" w14:textId="77777777">
        <w:trPr>
          <w:trHeight w:hRule="exact" w:val="799"/>
          <w:jc w:val="center"/>
        </w:trPr>
        <w:tc>
          <w:tcPr>
            <w:tcW w:w="887" w:type="pct"/>
            <w:tcBorders>
              <w:bottom w:val="nil"/>
            </w:tcBorders>
          </w:tcPr>
          <w:p w14:paraId="73161E7D"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调试接口</w:t>
            </w:r>
          </w:p>
        </w:tc>
        <w:tc>
          <w:tcPr>
            <w:tcW w:w="4112" w:type="pct"/>
            <w:tcBorders>
              <w:bottom w:val="nil"/>
            </w:tcBorders>
          </w:tcPr>
          <w:p w14:paraId="329C89A3" w14:textId="77777777" w:rsidR="00342A78" w:rsidRDefault="00000000">
            <w:pPr>
              <w:widowControl/>
              <w:adjustRightInd w:val="0"/>
              <w:spacing w:line="312" w:lineRule="auto"/>
              <w:jc w:val="center"/>
              <w:textAlignment w:val="baseline"/>
              <w:rPr>
                <w:color w:val="000000"/>
                <w:szCs w:val="21"/>
              </w:rPr>
            </w:pPr>
            <w:r>
              <w:rPr>
                <w:color w:val="000000"/>
                <w:szCs w:val="21"/>
              </w:rPr>
              <w:t>调试串口</w:t>
            </w:r>
            <w:r>
              <w:rPr>
                <w:color w:val="000000"/>
                <w:szCs w:val="21"/>
              </w:rPr>
              <w:t>UART2</w:t>
            </w:r>
          </w:p>
        </w:tc>
      </w:tr>
      <w:tr w:rsidR="00342A78" w14:paraId="6B9984FF" w14:textId="77777777">
        <w:trPr>
          <w:trHeight w:hRule="exact" w:val="510"/>
          <w:jc w:val="center"/>
        </w:trPr>
        <w:tc>
          <w:tcPr>
            <w:tcW w:w="887" w:type="pct"/>
            <w:tcBorders>
              <w:bottom w:val="nil"/>
            </w:tcBorders>
          </w:tcPr>
          <w:p w14:paraId="0341DD01"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引脚排针</w:t>
            </w:r>
          </w:p>
        </w:tc>
        <w:tc>
          <w:tcPr>
            <w:tcW w:w="4112" w:type="pct"/>
            <w:tcBorders>
              <w:bottom w:val="nil"/>
            </w:tcBorders>
          </w:tcPr>
          <w:p w14:paraId="10C834AD" w14:textId="77777777" w:rsidR="00342A78" w:rsidRDefault="00000000">
            <w:pPr>
              <w:widowControl/>
              <w:adjustRightInd w:val="0"/>
              <w:spacing w:line="312" w:lineRule="auto"/>
              <w:jc w:val="center"/>
              <w:textAlignment w:val="baseline"/>
              <w:rPr>
                <w:color w:val="000000"/>
                <w:szCs w:val="21"/>
              </w:rPr>
            </w:pPr>
            <w:r>
              <w:rPr>
                <w:color w:val="000000"/>
                <w:szCs w:val="21"/>
              </w:rPr>
              <w:t>GPIO (GPIO3_C6_u)</w:t>
            </w:r>
            <w:r>
              <w:rPr>
                <w:color w:val="000000"/>
                <w:szCs w:val="21"/>
              </w:rPr>
              <w:t>、</w:t>
            </w:r>
            <w:r>
              <w:rPr>
                <w:color w:val="000000"/>
                <w:szCs w:val="21"/>
              </w:rPr>
              <w:t>UART</w:t>
            </w:r>
            <w:r>
              <w:rPr>
                <w:color w:val="000000"/>
                <w:szCs w:val="21"/>
              </w:rPr>
              <w:t>、</w:t>
            </w:r>
            <w:r>
              <w:rPr>
                <w:color w:val="000000"/>
                <w:szCs w:val="21"/>
              </w:rPr>
              <w:t>SPI</w:t>
            </w:r>
            <w:r>
              <w:rPr>
                <w:color w:val="000000"/>
                <w:szCs w:val="21"/>
              </w:rPr>
              <w:t>、</w:t>
            </w:r>
            <w:r>
              <w:rPr>
                <w:color w:val="000000"/>
                <w:szCs w:val="21"/>
              </w:rPr>
              <w:t>ADC</w:t>
            </w:r>
            <w:r>
              <w:rPr>
                <w:color w:val="000000"/>
                <w:szCs w:val="21"/>
              </w:rPr>
              <w:t>、</w:t>
            </w:r>
            <w:r>
              <w:rPr>
                <w:color w:val="000000"/>
                <w:szCs w:val="21"/>
              </w:rPr>
              <w:t>VCC(5V/3.3V/1.8V)</w:t>
            </w:r>
          </w:p>
        </w:tc>
      </w:tr>
      <w:tr w:rsidR="00342A78" w14:paraId="301C374C" w14:textId="77777777">
        <w:trPr>
          <w:trHeight w:hRule="exact" w:val="851"/>
          <w:jc w:val="center"/>
        </w:trPr>
        <w:tc>
          <w:tcPr>
            <w:tcW w:w="887" w:type="pct"/>
            <w:tcBorders>
              <w:top w:val="nil"/>
              <w:bottom w:val="single" w:sz="12" w:space="0" w:color="auto"/>
            </w:tcBorders>
          </w:tcPr>
          <w:p w14:paraId="7B902BA9"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I/O</w:t>
            </w:r>
            <w:r>
              <w:rPr>
                <w:color w:val="000000"/>
                <w:szCs w:val="21"/>
              </w:rPr>
              <w:t>插槽</w:t>
            </w:r>
          </w:p>
        </w:tc>
        <w:tc>
          <w:tcPr>
            <w:tcW w:w="4112" w:type="pct"/>
            <w:tcBorders>
              <w:top w:val="nil"/>
              <w:bottom w:val="single" w:sz="12" w:space="0" w:color="auto"/>
            </w:tcBorders>
          </w:tcPr>
          <w:p w14:paraId="64E7EA81" w14:textId="77777777" w:rsidR="00342A78" w:rsidRDefault="00000000">
            <w:pPr>
              <w:widowControl/>
              <w:adjustRightInd w:val="0"/>
              <w:spacing w:line="312" w:lineRule="auto"/>
              <w:jc w:val="center"/>
              <w:textAlignment w:val="baseline"/>
              <w:rPr>
                <w:color w:val="000000"/>
                <w:szCs w:val="21"/>
              </w:rPr>
            </w:pPr>
            <w:r>
              <w:rPr>
                <w:color w:val="000000"/>
                <w:szCs w:val="21"/>
              </w:rPr>
              <w:t>PCIe 2.0</w:t>
            </w:r>
            <w:r>
              <w:rPr>
                <w:color w:val="000000"/>
                <w:szCs w:val="21"/>
              </w:rPr>
              <w:t>、</w:t>
            </w:r>
            <w:r>
              <w:rPr>
                <w:color w:val="000000"/>
                <w:szCs w:val="21"/>
              </w:rPr>
              <w:t xml:space="preserve"> SATA3.0</w:t>
            </w:r>
            <w:r>
              <w:rPr>
                <w:color w:val="000000"/>
                <w:szCs w:val="21"/>
              </w:rPr>
              <w:t>、</w:t>
            </w:r>
            <w:r>
              <w:rPr>
                <w:color w:val="000000"/>
                <w:szCs w:val="21"/>
              </w:rPr>
              <w:t>1 × USB3.0</w:t>
            </w:r>
            <w:r>
              <w:rPr>
                <w:color w:val="000000"/>
                <w:szCs w:val="21"/>
              </w:rPr>
              <w:t>、</w:t>
            </w:r>
            <w:r>
              <w:rPr>
                <w:color w:val="000000"/>
                <w:szCs w:val="21"/>
              </w:rPr>
              <w:t>3 × USB2.0</w:t>
            </w:r>
            <w:r>
              <w:rPr>
                <w:color w:val="000000"/>
                <w:szCs w:val="21"/>
              </w:rPr>
              <w:t>、</w:t>
            </w:r>
            <w:r>
              <w:rPr>
                <w:color w:val="000000"/>
                <w:szCs w:val="21"/>
              </w:rPr>
              <w:t>1 × M.2</w:t>
            </w:r>
            <w:r>
              <w:rPr>
                <w:color w:val="000000"/>
                <w:szCs w:val="21"/>
              </w:rPr>
              <w:t>、</w:t>
            </w:r>
            <w:r>
              <w:rPr>
                <w:color w:val="000000"/>
                <w:szCs w:val="21"/>
              </w:rPr>
              <w:t>1 × TF Card</w:t>
            </w:r>
          </w:p>
        </w:tc>
      </w:tr>
    </w:tbl>
    <w:p w14:paraId="45822FAF"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软件平台信息如下表：</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7924"/>
      </w:tblGrid>
      <w:tr w:rsidR="00342A78" w14:paraId="035E60F7" w14:textId="77777777">
        <w:trPr>
          <w:trHeight w:hRule="exact" w:val="510"/>
          <w:jc w:val="center"/>
        </w:trPr>
        <w:tc>
          <w:tcPr>
            <w:tcW w:w="9853" w:type="dxa"/>
            <w:gridSpan w:val="2"/>
            <w:tcBorders>
              <w:top w:val="single" w:sz="12" w:space="0" w:color="auto"/>
              <w:bottom w:val="nil"/>
            </w:tcBorders>
          </w:tcPr>
          <w:p w14:paraId="2E6C1495"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软件信息</w:t>
            </w:r>
          </w:p>
        </w:tc>
      </w:tr>
      <w:tr w:rsidR="00342A78" w14:paraId="52CC176A" w14:textId="77777777">
        <w:trPr>
          <w:trHeight w:hRule="exact" w:val="1230"/>
          <w:jc w:val="center"/>
        </w:trPr>
        <w:tc>
          <w:tcPr>
            <w:tcW w:w="1748" w:type="dxa"/>
            <w:tcBorders>
              <w:top w:val="nil"/>
              <w:bottom w:val="single" w:sz="12" w:space="0" w:color="auto"/>
            </w:tcBorders>
          </w:tcPr>
          <w:p w14:paraId="56BA861F"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OS</w:t>
            </w:r>
          </w:p>
        </w:tc>
        <w:tc>
          <w:tcPr>
            <w:tcW w:w="8105" w:type="dxa"/>
            <w:tcBorders>
              <w:top w:val="nil"/>
              <w:bottom w:val="single" w:sz="12" w:space="0" w:color="auto"/>
            </w:tcBorders>
          </w:tcPr>
          <w:p w14:paraId="4CB83B69" w14:textId="77777777" w:rsidR="00342A78" w:rsidRDefault="00000000">
            <w:pPr>
              <w:widowControl/>
              <w:adjustRightInd w:val="0"/>
              <w:spacing w:line="312" w:lineRule="auto"/>
              <w:jc w:val="center"/>
              <w:textAlignment w:val="baseline"/>
              <w:rPr>
                <w:color w:val="000000"/>
                <w:szCs w:val="21"/>
              </w:rPr>
            </w:pPr>
            <w:r>
              <w:rPr>
                <w:color w:val="000000"/>
                <w:szCs w:val="21"/>
              </w:rPr>
              <w:t>Rust-Shyper</w:t>
            </w:r>
            <w:r>
              <w:rPr>
                <w:color w:val="000000"/>
                <w:szCs w:val="21"/>
              </w:rPr>
              <w:t>；</w:t>
            </w:r>
            <w:r>
              <w:rPr>
                <w:color w:val="000000"/>
                <w:szCs w:val="21"/>
              </w:rPr>
              <w:t>VM</w:t>
            </w:r>
            <w:r>
              <w:rPr>
                <w:rFonts w:hint="eastAsia"/>
                <w:color w:val="000000"/>
                <w:szCs w:val="21"/>
              </w:rPr>
              <w:t>0</w:t>
            </w:r>
            <w:r>
              <w:rPr>
                <w:color w:val="000000"/>
                <w:szCs w:val="21"/>
              </w:rPr>
              <w:t>运行</w:t>
            </w:r>
            <w:r>
              <w:rPr>
                <w:color w:val="000000"/>
                <w:szCs w:val="21"/>
              </w:rPr>
              <w:t>openEuler Embedded 24.03-LTS</w:t>
            </w:r>
            <w:r>
              <w:rPr>
                <w:color w:val="000000"/>
                <w:szCs w:val="21"/>
              </w:rPr>
              <w:t>（</w:t>
            </w:r>
            <w:r>
              <w:rPr>
                <w:color w:val="000000"/>
                <w:szCs w:val="21"/>
              </w:rPr>
              <w:t>Linux 5.10.160</w:t>
            </w:r>
            <w:r>
              <w:rPr>
                <w:color w:val="000000"/>
                <w:szCs w:val="21"/>
              </w:rPr>
              <w:t>）；</w:t>
            </w:r>
            <w:r>
              <w:rPr>
                <w:color w:val="000000"/>
                <w:szCs w:val="21"/>
              </w:rPr>
              <w:t>RKNPU</w:t>
            </w:r>
            <w:r>
              <w:rPr>
                <w:color w:val="000000"/>
                <w:szCs w:val="21"/>
              </w:rPr>
              <w:t>驱动</w:t>
            </w:r>
            <w:r>
              <w:rPr>
                <w:color w:val="000000"/>
                <w:szCs w:val="21"/>
              </w:rPr>
              <w:t>0.9.2</w:t>
            </w:r>
            <w:r>
              <w:rPr>
                <w:color w:val="000000"/>
                <w:szCs w:val="21"/>
              </w:rPr>
              <w:t>；</w:t>
            </w:r>
            <w:r>
              <w:rPr>
                <w:color w:val="000000"/>
                <w:szCs w:val="21"/>
              </w:rPr>
              <w:t>RKNN Runtime 2.3.2</w:t>
            </w:r>
            <w:r>
              <w:rPr>
                <w:color w:val="000000"/>
                <w:szCs w:val="21"/>
              </w:rPr>
              <w:t>；</w:t>
            </w:r>
            <w:r>
              <w:rPr>
                <w:color w:val="000000"/>
                <w:szCs w:val="21"/>
              </w:rPr>
              <w:t>AiRE</w:t>
            </w:r>
            <w:r>
              <w:rPr>
                <w:color w:val="000000"/>
                <w:szCs w:val="21"/>
              </w:rPr>
              <w:t>运行环境</w:t>
            </w:r>
          </w:p>
        </w:tc>
      </w:tr>
    </w:tbl>
    <w:p w14:paraId="7AAB2967" w14:textId="77777777" w:rsidR="00342A78" w:rsidRDefault="00000000">
      <w:pPr>
        <w:pStyle w:val="41"/>
        <w:numPr>
          <w:ilvl w:val="0"/>
          <w:numId w:val="20"/>
        </w:numPr>
        <w:spacing w:before="156" w:after="156"/>
        <w:rPr>
          <w:color w:val="000000"/>
        </w:rPr>
      </w:pPr>
      <w:bookmarkStart w:id="58" w:name="_Toc22749"/>
      <w:bookmarkStart w:id="59" w:name="_Toc200614630"/>
      <w:bookmarkStart w:id="60" w:name="_Toc199942153"/>
      <w:bookmarkStart w:id="61" w:name="_Toc13680"/>
      <w:r>
        <w:t>测试原理</w:t>
      </w:r>
      <w:bookmarkEnd w:id="58"/>
      <w:bookmarkEnd w:id="59"/>
      <w:bookmarkEnd w:id="60"/>
      <w:bookmarkEnd w:id="61"/>
    </w:p>
    <w:p w14:paraId="7D693F85"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本项目基于</w:t>
      </w:r>
      <w:r>
        <w:rPr>
          <w:color w:val="333333"/>
          <w:sz w:val="24"/>
        </w:rPr>
        <w:t>openEuler</w:t>
      </w:r>
      <w:r>
        <w:rPr>
          <w:color w:val="333333"/>
          <w:sz w:val="24"/>
        </w:rPr>
        <w:t>，在</w:t>
      </w:r>
      <w:r>
        <w:rPr>
          <w:color w:val="333333"/>
          <w:sz w:val="24"/>
        </w:rPr>
        <w:t>ROC-RK3588S-PC</w:t>
      </w:r>
      <w:r>
        <w:rPr>
          <w:color w:val="333333"/>
          <w:sz w:val="24"/>
        </w:rPr>
        <w:t>开发板上加载并启动</w:t>
      </w:r>
      <w:r>
        <w:rPr>
          <w:color w:val="333333"/>
          <w:sz w:val="24"/>
        </w:rPr>
        <w:t>Rust-Shyper</w:t>
      </w:r>
      <w:r>
        <w:rPr>
          <w:color w:val="333333"/>
          <w:sz w:val="24"/>
        </w:rPr>
        <w:t>，启动</w:t>
      </w:r>
      <w:r>
        <w:rPr>
          <w:color w:val="333333"/>
          <w:sz w:val="24"/>
        </w:rPr>
        <w:t>VM0</w:t>
      </w:r>
      <w:r>
        <w:rPr>
          <w:color w:val="333333"/>
          <w:sz w:val="24"/>
        </w:rPr>
        <w:t>，并输出开发板的</w:t>
      </w:r>
      <w:r>
        <w:rPr>
          <w:color w:val="333333"/>
          <w:sz w:val="24"/>
        </w:rPr>
        <w:t>CPU</w:t>
      </w:r>
      <w:r>
        <w:rPr>
          <w:color w:val="333333"/>
          <w:sz w:val="24"/>
        </w:rPr>
        <w:t>、</w:t>
      </w:r>
      <w:r>
        <w:rPr>
          <w:color w:val="333333"/>
          <w:sz w:val="24"/>
        </w:rPr>
        <w:t>GPU</w:t>
      </w:r>
      <w:r>
        <w:rPr>
          <w:color w:val="333333"/>
          <w:sz w:val="24"/>
        </w:rPr>
        <w:t>、</w:t>
      </w:r>
      <w:r>
        <w:rPr>
          <w:color w:val="333333"/>
          <w:sz w:val="24"/>
        </w:rPr>
        <w:t>NPU</w:t>
      </w:r>
      <w:r>
        <w:rPr>
          <w:color w:val="333333"/>
          <w:sz w:val="24"/>
        </w:rPr>
        <w:t>各项信息。</w:t>
      </w:r>
    </w:p>
    <w:p w14:paraId="3B40BF7D" w14:textId="77777777" w:rsidR="00342A78" w:rsidRDefault="00000000">
      <w:pPr>
        <w:adjustRightInd w:val="0"/>
        <w:snapToGrid w:val="0"/>
        <w:spacing w:before="60" w:after="60" w:line="300" w:lineRule="auto"/>
        <w:ind w:firstLineChars="200" w:firstLine="480"/>
        <w:jc w:val="left"/>
        <w:rPr>
          <w:color w:val="000000"/>
          <w:sz w:val="24"/>
        </w:rPr>
      </w:pPr>
      <w:r>
        <w:rPr>
          <w:color w:val="333333"/>
          <w:sz w:val="24"/>
        </w:rPr>
        <w:t>通过确认</w:t>
      </w:r>
      <w:r>
        <w:rPr>
          <w:color w:val="333333"/>
          <w:sz w:val="24"/>
        </w:rPr>
        <w:t>VM0</w:t>
      </w:r>
      <w:r>
        <w:rPr>
          <w:color w:val="333333"/>
          <w:sz w:val="24"/>
        </w:rPr>
        <w:t>正常运行，并正确输出开发板</w:t>
      </w:r>
      <w:r>
        <w:rPr>
          <w:color w:val="333333"/>
          <w:sz w:val="24"/>
        </w:rPr>
        <w:t>8</w:t>
      </w:r>
      <w:r>
        <w:rPr>
          <w:color w:val="333333"/>
          <w:sz w:val="24"/>
        </w:rPr>
        <w:t>个</w:t>
      </w:r>
      <w:r>
        <w:rPr>
          <w:color w:val="333333"/>
          <w:sz w:val="24"/>
        </w:rPr>
        <w:t>CPU</w:t>
      </w:r>
      <w:r>
        <w:rPr>
          <w:color w:val="333333"/>
          <w:sz w:val="24"/>
        </w:rPr>
        <w:t>核心以及</w:t>
      </w:r>
      <w:r>
        <w:rPr>
          <w:color w:val="333333"/>
          <w:sz w:val="24"/>
        </w:rPr>
        <w:t>GPU</w:t>
      </w:r>
      <w:r>
        <w:rPr>
          <w:color w:val="333333"/>
          <w:sz w:val="24"/>
        </w:rPr>
        <w:t>、</w:t>
      </w:r>
      <w:r>
        <w:rPr>
          <w:color w:val="333333"/>
          <w:sz w:val="24"/>
        </w:rPr>
        <w:t>NPU</w:t>
      </w:r>
      <w:r>
        <w:rPr>
          <w:color w:val="333333"/>
          <w:sz w:val="24"/>
        </w:rPr>
        <w:t>两类</w:t>
      </w:r>
      <w:r>
        <w:rPr>
          <w:color w:val="333333"/>
          <w:sz w:val="24"/>
        </w:rPr>
        <w:t>AI</w:t>
      </w:r>
      <w:r>
        <w:rPr>
          <w:color w:val="333333"/>
          <w:sz w:val="24"/>
        </w:rPr>
        <w:t>计算单元的信息，验证</w:t>
      </w:r>
      <w:r>
        <w:rPr>
          <w:color w:val="333333"/>
          <w:sz w:val="24"/>
        </w:rPr>
        <w:t>Rust-Shyper</w:t>
      </w:r>
      <w:r>
        <w:rPr>
          <w:color w:val="333333"/>
          <w:sz w:val="24"/>
        </w:rPr>
        <w:t>环境对多核心异构板卡的支持。</w:t>
      </w:r>
    </w:p>
    <w:p w14:paraId="6F20A8F0" w14:textId="77777777" w:rsidR="00342A78" w:rsidRDefault="00000000">
      <w:pPr>
        <w:pStyle w:val="41"/>
        <w:numPr>
          <w:ilvl w:val="0"/>
          <w:numId w:val="1"/>
        </w:numPr>
        <w:spacing w:before="156" w:after="156"/>
      </w:pPr>
      <w:bookmarkStart w:id="62" w:name="_Toc200614631"/>
      <w:r>
        <w:lastRenderedPageBreak/>
        <w:t>测试用例</w:t>
      </w:r>
      <w:bookmarkEnd w:id="62"/>
    </w:p>
    <w:p w14:paraId="4991D470" w14:textId="77777777" w:rsidR="00342A78" w:rsidRDefault="00000000">
      <w:pPr>
        <w:pStyle w:val="51"/>
        <w:spacing w:before="156" w:after="156"/>
        <w:rPr>
          <w:color w:val="000000" w:themeColor="text1"/>
        </w:rPr>
      </w:pPr>
      <w:r>
        <w:rPr>
          <w:color w:val="000000" w:themeColor="text1"/>
        </w:rPr>
        <w:t>测试用例</w:t>
      </w:r>
      <w:r>
        <w:rPr>
          <w:rFonts w:hint="eastAsia"/>
          <w:color w:val="000000" w:themeColor="text1"/>
        </w:rPr>
        <w:t>1.1</w:t>
      </w:r>
      <w:r>
        <w:rPr>
          <w:color w:val="000000" w:themeColor="text1"/>
        </w:rPr>
        <w:t>：</w:t>
      </w:r>
      <w:r>
        <w:rPr>
          <w:rFonts w:hint="eastAsia"/>
          <w:color w:val="000000" w:themeColor="text1"/>
        </w:rPr>
        <w:t>RK3588S</w:t>
      </w:r>
      <w:r>
        <w:rPr>
          <w:rFonts w:hint="eastAsia"/>
          <w:color w:val="000000" w:themeColor="text1"/>
        </w:rPr>
        <w:t>启动</w:t>
      </w:r>
      <w:r>
        <w:rPr>
          <w:color w:val="000000"/>
          <w:szCs w:val="21"/>
        </w:rPr>
        <w:t>Rust-Shyper</w:t>
      </w:r>
    </w:p>
    <w:tbl>
      <w:tblPr>
        <w:tblStyle w:val="afff1"/>
        <w:tblW w:w="0" w:type="auto"/>
        <w:tblLayout w:type="fixed"/>
        <w:tblLook w:val="04A0" w:firstRow="1" w:lastRow="0" w:firstColumn="1" w:lastColumn="0" w:noHBand="0" w:noVBand="1"/>
      </w:tblPr>
      <w:tblGrid>
        <w:gridCol w:w="1557"/>
        <w:gridCol w:w="8070"/>
      </w:tblGrid>
      <w:tr w:rsidR="00342A78" w14:paraId="2883D784" w14:textId="77777777">
        <w:tc>
          <w:tcPr>
            <w:tcW w:w="1557" w:type="dxa"/>
          </w:tcPr>
          <w:p w14:paraId="1ECB31D7" w14:textId="77777777" w:rsidR="00342A78" w:rsidRDefault="00000000">
            <w:pPr>
              <w:snapToGrid w:val="0"/>
              <w:spacing w:before="156" w:after="156" w:line="300" w:lineRule="auto"/>
              <w:jc w:val="left"/>
              <w:rPr>
                <w:b/>
                <w:bCs/>
                <w:color w:val="333333"/>
                <w:sz w:val="22"/>
                <w:szCs w:val="22"/>
              </w:rPr>
            </w:pPr>
            <w:r>
              <w:rPr>
                <w:b/>
                <w:bCs/>
                <w:color w:val="333333"/>
                <w:sz w:val="22"/>
                <w:szCs w:val="22"/>
              </w:rPr>
              <w:t>测试输入或条件</w:t>
            </w:r>
          </w:p>
        </w:tc>
        <w:tc>
          <w:tcPr>
            <w:tcW w:w="8070" w:type="dxa"/>
          </w:tcPr>
          <w:p w14:paraId="2A745922" w14:textId="77777777" w:rsidR="00342A78" w:rsidRDefault="00000000">
            <w:pPr>
              <w:snapToGrid w:val="0"/>
              <w:spacing w:before="60" w:after="60" w:line="300" w:lineRule="auto"/>
              <w:jc w:val="left"/>
              <w:rPr>
                <w:color w:val="C00000"/>
              </w:rPr>
            </w:pPr>
            <w:r>
              <w:rPr>
                <w:color w:val="333333"/>
                <w:szCs w:val="21"/>
              </w:rPr>
              <w:t>RK3588S</w:t>
            </w:r>
            <w:r>
              <w:rPr>
                <w:color w:val="333333"/>
                <w:szCs w:val="21"/>
              </w:rPr>
              <w:t>开发板已上电，测试主机能够通过</w:t>
            </w:r>
            <w:r>
              <w:rPr>
                <w:color w:val="333333"/>
                <w:szCs w:val="21"/>
              </w:rPr>
              <w:t>COM5</w:t>
            </w:r>
            <w:r>
              <w:rPr>
                <w:color w:val="333333"/>
                <w:szCs w:val="21"/>
              </w:rPr>
              <w:t>串口连接开发板，串口波特率设置为</w:t>
            </w:r>
            <w:r>
              <w:rPr>
                <w:color w:val="333333"/>
                <w:szCs w:val="21"/>
              </w:rPr>
              <w:t>1500000</w:t>
            </w:r>
            <w:r>
              <w:rPr>
                <w:color w:val="333333"/>
                <w:szCs w:val="21"/>
              </w:rPr>
              <w:t>；</w:t>
            </w:r>
            <w:r>
              <w:rPr>
                <w:color w:val="333333"/>
                <w:szCs w:val="21"/>
              </w:rPr>
              <w:t>MMC</w:t>
            </w:r>
            <w:r>
              <w:rPr>
                <w:color w:val="333333"/>
                <w:szCs w:val="21"/>
              </w:rPr>
              <w:t>分区中已存放</w:t>
            </w:r>
            <w:r>
              <w:rPr>
                <w:color w:val="333333"/>
                <w:szCs w:val="21"/>
              </w:rPr>
              <w:t>Rust-Shyper</w:t>
            </w:r>
            <w:r>
              <w:rPr>
                <w:color w:val="333333"/>
                <w:szCs w:val="21"/>
              </w:rPr>
              <w:t>镜像</w:t>
            </w:r>
            <w:r>
              <w:rPr>
                <w:color w:val="333333"/>
                <w:szCs w:val="21"/>
              </w:rPr>
              <w:t>Image_rk3588</w:t>
            </w:r>
            <w:r>
              <w:rPr>
                <w:color w:val="333333"/>
                <w:szCs w:val="21"/>
              </w:rPr>
              <w:t>和设备树文件</w:t>
            </w:r>
            <w:r>
              <w:rPr>
                <w:color w:val="333333"/>
                <w:szCs w:val="21"/>
              </w:rPr>
              <w:t>rk3588-v12-live.dtb</w:t>
            </w:r>
            <w:r>
              <w:rPr>
                <w:rFonts w:hint="eastAsia"/>
                <w:color w:val="333333"/>
                <w:szCs w:val="21"/>
              </w:rPr>
              <w:t>；</w:t>
            </w:r>
          </w:p>
        </w:tc>
      </w:tr>
      <w:tr w:rsidR="00342A78" w14:paraId="52F1BE9C" w14:textId="77777777">
        <w:tc>
          <w:tcPr>
            <w:tcW w:w="1557" w:type="dxa"/>
          </w:tcPr>
          <w:p w14:paraId="73D25835" w14:textId="77777777" w:rsidR="00342A78" w:rsidRDefault="00000000">
            <w:pPr>
              <w:snapToGrid w:val="0"/>
              <w:spacing w:before="156" w:after="156" w:line="300" w:lineRule="auto"/>
              <w:jc w:val="left"/>
              <w:rPr>
                <w:b/>
                <w:bCs/>
                <w:color w:val="333333"/>
                <w:sz w:val="22"/>
                <w:szCs w:val="22"/>
              </w:rPr>
            </w:pPr>
            <w:r>
              <w:rPr>
                <w:b/>
                <w:bCs/>
                <w:color w:val="333333"/>
                <w:sz w:val="22"/>
                <w:szCs w:val="22"/>
              </w:rPr>
              <w:t>测试步骤</w:t>
            </w:r>
          </w:p>
        </w:tc>
        <w:tc>
          <w:tcPr>
            <w:tcW w:w="8070" w:type="dxa"/>
          </w:tcPr>
          <w:p w14:paraId="022BCFD0" w14:textId="77777777" w:rsidR="00342A78" w:rsidRDefault="00000000">
            <w:pPr>
              <w:numPr>
                <w:ilvl w:val="0"/>
                <w:numId w:val="21"/>
              </w:numPr>
              <w:adjustRightInd/>
              <w:snapToGrid w:val="0"/>
              <w:spacing w:before="60" w:after="60" w:line="300" w:lineRule="auto"/>
              <w:textAlignment w:val="auto"/>
              <w:rPr>
                <w:rFonts w:ascii="Consolas"/>
                <w:color w:val="000000"/>
                <w:szCs w:val="21"/>
              </w:rPr>
            </w:pPr>
            <w:r>
              <w:rPr>
                <w:rFonts w:ascii="Consolas"/>
                <w:color w:val="000000"/>
                <w:szCs w:val="21"/>
              </w:rPr>
              <w:t>通过</w:t>
            </w:r>
            <w:r>
              <w:rPr>
                <w:rFonts w:ascii="Consolas"/>
                <w:color w:val="000000"/>
                <w:szCs w:val="21"/>
              </w:rPr>
              <w:t>COM5</w:t>
            </w:r>
            <w:r>
              <w:rPr>
                <w:rFonts w:ascii="Consolas"/>
                <w:color w:val="000000"/>
                <w:szCs w:val="21"/>
              </w:rPr>
              <w:t>串口连接</w:t>
            </w:r>
            <w:r>
              <w:rPr>
                <w:rFonts w:ascii="Consolas"/>
                <w:color w:val="000000"/>
                <w:szCs w:val="21"/>
              </w:rPr>
              <w:t>RK3588S</w:t>
            </w:r>
            <w:r>
              <w:rPr>
                <w:rFonts w:ascii="Consolas"/>
                <w:color w:val="000000"/>
                <w:szCs w:val="21"/>
              </w:rPr>
              <w:t>开发板，波特率设置为</w:t>
            </w:r>
            <w:r>
              <w:rPr>
                <w:rFonts w:ascii="Consolas"/>
                <w:color w:val="000000"/>
                <w:szCs w:val="21"/>
              </w:rPr>
              <w:t>1500000</w:t>
            </w:r>
            <w:r>
              <w:rPr>
                <w:rFonts w:ascii="Consolas"/>
                <w:color w:val="000000"/>
                <w:szCs w:val="21"/>
              </w:rPr>
              <w:t>。中断系统自动启动流程，进入</w:t>
            </w:r>
            <w:r>
              <w:rPr>
                <w:rFonts w:ascii="Consolas"/>
                <w:color w:val="000000"/>
                <w:szCs w:val="21"/>
              </w:rPr>
              <w:t>U-Boot</w:t>
            </w:r>
            <w:r>
              <w:rPr>
                <w:rFonts w:ascii="Consolas"/>
                <w:color w:val="000000"/>
                <w:szCs w:val="21"/>
              </w:rPr>
              <w:t>命令行，并依次执行以下三条命令</w:t>
            </w:r>
            <w:r>
              <w:rPr>
                <w:rFonts w:ascii="Consolas" w:hint="eastAsia"/>
                <w:color w:val="000000"/>
                <w:szCs w:val="21"/>
              </w:rPr>
              <w:t>启动</w:t>
            </w:r>
            <w:r>
              <w:rPr>
                <w:rFonts w:ascii="Consolas" w:hint="eastAsia"/>
                <w:color w:val="000000"/>
                <w:szCs w:val="21"/>
              </w:rPr>
              <w:t>VM0</w:t>
            </w:r>
            <w:r>
              <w:rPr>
                <w:rFonts w:ascii="Consolas"/>
                <w:color w:val="000000"/>
                <w:szCs w:val="21"/>
              </w:rPr>
              <w:t>：</w:t>
            </w:r>
            <w:r>
              <w:rPr>
                <w:rFonts w:ascii="Consolas"/>
                <w:color w:val="000000"/>
                <w:szCs w:val="21"/>
              </w:rPr>
              <w:t xml:space="preserve"> </w:t>
            </w:r>
          </w:p>
          <w:sdt>
            <w:sdtPr>
              <w:rPr>
                <w:rFonts w:ascii="Consolas"/>
                <w:color w:val="000000"/>
                <w:szCs w:val="21"/>
              </w:rPr>
              <w:id w:val="147462051"/>
              <w:placeholder>
                <w:docPart w:val="{1103b92d-0534-4075-b771-7378bff5e9b9}"/>
              </w:placeholder>
              <w15:appearance w15:val="hidden"/>
              <w:text w:multiLine="1"/>
            </w:sdtPr>
            <w:sdtEndPr>
              <w:rPr>
                <w:color w:val="000000" w:themeColor="text1"/>
              </w:rPr>
            </w:sdtEndPr>
            <w:sdtContent>
              <w:p w14:paraId="5A1D83D8" w14:textId="77777777" w:rsidR="00342A78" w:rsidRDefault="00000000">
                <w:pPr>
                  <w:numPr>
                    <w:ilvl w:val="255"/>
                    <w:numId w:val="0"/>
                  </w:numPr>
                  <w:shd w:val="clear" w:color="auto" w:fill="F5F5F5"/>
                  <w:snapToGrid w:val="0"/>
                  <w:spacing w:before="60" w:after="60" w:line="240" w:lineRule="auto"/>
                  <w:ind w:leftChars="200" w:left="420"/>
                  <w:jc w:val="left"/>
                  <w:rPr>
                    <w:color w:val="000000" w:themeColor="text1"/>
                    <w:szCs w:val="21"/>
                  </w:rPr>
                </w:pPr>
                <w:r>
                  <w:rPr>
                    <w:rFonts w:ascii="Consolas" w:hint="eastAsia"/>
                    <w:color w:val="252525"/>
                    <w:szCs w:val="21"/>
                  </w:rPr>
                  <w:t>load mmc 0:3 0x00400000 Image_rk3588</w:t>
                </w:r>
                <w:r>
                  <w:br/>
                </w:r>
                <w:r>
                  <w:rPr>
                    <w:rFonts w:ascii="Consolas" w:hint="eastAsia"/>
                    <w:color w:val="252525"/>
                    <w:szCs w:val="21"/>
                  </w:rPr>
                  <w:t>load mmc 0:3 0x10000000 rk3588-v12-live.dtb</w:t>
                </w:r>
                <w:r>
                  <w:br/>
                </w:r>
                <w:r>
                  <w:rPr>
                    <w:rFonts w:ascii="Consolas" w:hint="eastAsia"/>
                    <w:color w:val="252525"/>
                    <w:szCs w:val="21"/>
                  </w:rPr>
                  <w:t>bootm 0x00400000 - 0x10000000</w:t>
                </w:r>
              </w:p>
            </w:sdtContent>
          </w:sdt>
          <w:p w14:paraId="7F7E5145" w14:textId="77777777" w:rsidR="00342A78" w:rsidRDefault="00000000">
            <w:pPr>
              <w:numPr>
                <w:ilvl w:val="0"/>
                <w:numId w:val="21"/>
              </w:numPr>
            </w:pPr>
            <w:r>
              <w:rPr>
                <w:rFonts w:hint="eastAsia"/>
              </w:rPr>
              <w:t>执行以下命令，查看虚拟机运行状态，确认</w:t>
            </w:r>
            <w:r>
              <w:rPr>
                <w:rFonts w:hint="eastAsia"/>
              </w:rPr>
              <w:t>VM0</w:t>
            </w:r>
            <w:r>
              <w:rPr>
                <w:rFonts w:hint="eastAsia"/>
              </w:rPr>
              <w:t>为</w:t>
            </w:r>
            <w:r>
              <w:rPr>
                <w:rFonts w:hint="eastAsia"/>
              </w:rPr>
              <w:t>Active</w:t>
            </w:r>
            <w:r>
              <w:rPr>
                <w:rFonts w:hint="eastAsia"/>
              </w:rPr>
              <w:t>状态。</w:t>
            </w:r>
          </w:p>
          <w:p w14:paraId="719F93AC" w14:textId="77777777" w:rsidR="00342A78" w:rsidRDefault="00000000">
            <w:pPr>
              <w:numPr>
                <w:ilvl w:val="255"/>
                <w:numId w:val="0"/>
              </w:numPr>
              <w:shd w:val="clear" w:color="auto" w:fill="F5F5F5"/>
              <w:snapToGrid w:val="0"/>
              <w:spacing w:before="60" w:after="60" w:line="240" w:lineRule="auto"/>
              <w:ind w:leftChars="200" w:left="420"/>
              <w:jc w:val="left"/>
            </w:pPr>
            <w:r>
              <w:rPr>
                <w:rFonts w:ascii="Consolas" w:hint="eastAsia"/>
                <w:color w:val="252525"/>
              </w:rPr>
              <w:t>/root/shyper/shyper vm list</w:t>
            </w:r>
          </w:p>
          <w:p w14:paraId="56192D28" w14:textId="77777777" w:rsidR="00342A78" w:rsidRDefault="00000000">
            <w:pPr>
              <w:numPr>
                <w:ilvl w:val="0"/>
                <w:numId w:val="21"/>
              </w:numPr>
            </w:pPr>
            <w:r>
              <w:rPr>
                <w:rFonts w:hint="eastAsia"/>
              </w:rPr>
              <w:t>在</w:t>
            </w:r>
            <w:r>
              <w:rPr>
                <w:rFonts w:hint="eastAsia"/>
              </w:rPr>
              <w:t>VM0</w:t>
            </w:r>
            <w:r>
              <w:rPr>
                <w:rFonts w:hint="eastAsia"/>
              </w:rPr>
              <w:t>中执行</w:t>
            </w:r>
            <w:r>
              <w:rPr>
                <w:rFonts w:hint="eastAsia"/>
              </w:rPr>
              <w:t>cat /etc/os-release</w:t>
            </w:r>
            <w:r>
              <w:rPr>
                <w:rFonts w:hint="eastAsia"/>
              </w:rPr>
              <w:t>、</w:t>
            </w:r>
            <w:r>
              <w:rPr>
                <w:rFonts w:hint="eastAsia"/>
              </w:rPr>
              <w:t>uname -r</w:t>
            </w:r>
            <w:r>
              <w:rPr>
                <w:rFonts w:hint="eastAsia"/>
              </w:rPr>
              <w:t>检查操作系统和内核。</w:t>
            </w:r>
          </w:p>
          <w:sdt>
            <w:sdtPr>
              <w:rPr>
                <w:rFonts w:ascii="Consolas"/>
                <w:color w:val="000000"/>
                <w:szCs w:val="21"/>
              </w:rPr>
              <w:id w:val="147460584"/>
              <w:placeholder>
                <w:docPart w:val="{e9f11588-eccc-42a9-a599-b0038c319a83}"/>
              </w:placeholder>
              <w15:appearance w15:val="hidden"/>
              <w:text w:multiLine="1"/>
            </w:sdtPr>
            <w:sdtEndPr>
              <w:rPr>
                <w:color w:val="000000" w:themeColor="text1"/>
              </w:rPr>
            </w:sdtEndPr>
            <w:sdtContent>
              <w:p w14:paraId="6D559CD1" w14:textId="77777777" w:rsidR="00342A78" w:rsidRDefault="00000000">
                <w:pPr>
                  <w:numPr>
                    <w:ilvl w:val="255"/>
                    <w:numId w:val="0"/>
                  </w:numPr>
                  <w:shd w:val="clear" w:color="auto" w:fill="F5F5F5"/>
                  <w:snapToGrid w:val="0"/>
                  <w:spacing w:before="60" w:after="60" w:line="240" w:lineRule="auto"/>
                  <w:ind w:leftChars="200" w:left="420"/>
                  <w:jc w:val="left"/>
                </w:pPr>
                <w:r>
                  <w:rPr>
                    <w:rFonts w:ascii="Consolas" w:hint="eastAsia"/>
                    <w:color w:val="000000"/>
                    <w:szCs w:val="21"/>
                  </w:rPr>
                  <w:t>cat /etc/os-release</w:t>
                </w:r>
                <w:r>
                  <w:br/>
                </w:r>
                <w:r>
                  <w:rPr>
                    <w:rFonts w:ascii="Consolas" w:hint="eastAsia"/>
                    <w:color w:val="000000"/>
                    <w:szCs w:val="21"/>
                  </w:rPr>
                  <w:t>uname -r</w:t>
                </w:r>
              </w:p>
            </w:sdtContent>
          </w:sdt>
        </w:tc>
      </w:tr>
      <w:tr w:rsidR="00342A78" w14:paraId="068D3704" w14:textId="77777777">
        <w:tc>
          <w:tcPr>
            <w:tcW w:w="1557" w:type="dxa"/>
          </w:tcPr>
          <w:p w14:paraId="4E1DE75D" w14:textId="77777777" w:rsidR="00342A78" w:rsidRDefault="00000000">
            <w:pPr>
              <w:rPr>
                <w:color w:val="C00000"/>
              </w:rPr>
            </w:pPr>
            <w:r>
              <w:rPr>
                <w:b/>
                <w:bCs/>
                <w:color w:val="333333"/>
                <w:sz w:val="22"/>
                <w:szCs w:val="22"/>
              </w:rPr>
              <w:t>预期结果</w:t>
            </w:r>
          </w:p>
        </w:tc>
        <w:tc>
          <w:tcPr>
            <w:tcW w:w="8070" w:type="dxa"/>
          </w:tcPr>
          <w:p w14:paraId="59F5902A" w14:textId="77777777" w:rsidR="00342A78" w:rsidRDefault="00000000">
            <w:r>
              <w:rPr>
                <w:rFonts w:hint="eastAsia"/>
              </w:rPr>
              <w:t>Rust-Shyper</w:t>
            </w:r>
            <w:r>
              <w:rPr>
                <w:rFonts w:hint="eastAsia"/>
              </w:rPr>
              <w:t>能够正常启动，</w:t>
            </w:r>
            <w:r>
              <w:rPr>
                <w:rFonts w:hint="eastAsia"/>
              </w:rPr>
              <w:t>VM0</w:t>
            </w:r>
            <w:r>
              <w:rPr>
                <w:rFonts w:hint="eastAsia"/>
              </w:rPr>
              <w:t>处于</w:t>
            </w:r>
            <w:r>
              <w:rPr>
                <w:rFonts w:hint="eastAsia"/>
              </w:rPr>
              <w:t>Active</w:t>
            </w:r>
            <w:r>
              <w:rPr>
                <w:rFonts w:hint="eastAsia"/>
              </w:rPr>
              <w:t>状态；输出</w:t>
            </w:r>
            <w:r>
              <w:rPr>
                <w:rFonts w:hint="eastAsia"/>
              </w:rPr>
              <w:t>VM0</w:t>
            </w:r>
            <w:r>
              <w:rPr>
                <w:rFonts w:hint="eastAsia"/>
              </w:rPr>
              <w:t>的操作系统</w:t>
            </w:r>
            <w:r>
              <w:rPr>
                <w:rFonts w:hint="eastAsia"/>
              </w:rPr>
              <w:t>openEuler Embedded 24.03-LTS</w:t>
            </w:r>
            <w:r>
              <w:rPr>
                <w:rFonts w:hint="eastAsia"/>
              </w:rPr>
              <w:t>和内核</w:t>
            </w:r>
            <w:r>
              <w:rPr>
                <w:color w:val="000000"/>
                <w:szCs w:val="21"/>
                <w:lang w:eastAsia="zh-TW"/>
              </w:rPr>
              <w:t>Linux 5.10.160</w:t>
            </w:r>
            <w:r>
              <w:rPr>
                <w:rFonts w:hint="eastAsia"/>
              </w:rPr>
              <w:t>。</w:t>
            </w:r>
          </w:p>
          <w:p w14:paraId="480C1CE9" w14:textId="77777777" w:rsidR="00342A78" w:rsidRDefault="00342A78"/>
        </w:tc>
      </w:tr>
    </w:tbl>
    <w:p w14:paraId="52FDF712" w14:textId="77777777" w:rsidR="00342A78" w:rsidRDefault="00000000">
      <w:pPr>
        <w:pStyle w:val="51"/>
        <w:spacing w:before="156" w:after="156"/>
        <w:rPr>
          <w:color w:val="000000" w:themeColor="text1"/>
        </w:rPr>
      </w:pPr>
      <w:r>
        <w:rPr>
          <w:color w:val="000000" w:themeColor="text1"/>
        </w:rPr>
        <w:t>测试用例</w:t>
      </w:r>
      <w:r>
        <w:rPr>
          <w:rFonts w:hint="eastAsia"/>
          <w:color w:val="000000" w:themeColor="text1"/>
        </w:rPr>
        <w:t>1.2</w:t>
      </w:r>
      <w:r>
        <w:rPr>
          <w:color w:val="000000" w:themeColor="text1"/>
        </w:rPr>
        <w:t>：</w:t>
      </w:r>
      <w:r>
        <w:rPr>
          <w:rFonts w:hint="eastAsia"/>
          <w:color w:val="000000" w:themeColor="text1"/>
        </w:rPr>
        <w:t>RK3588S</w:t>
      </w:r>
      <w:r>
        <w:rPr>
          <w:color w:val="000000"/>
          <w:szCs w:val="21"/>
        </w:rPr>
        <w:t>支持</w:t>
      </w:r>
      <w:r>
        <w:rPr>
          <w:color w:val="000000"/>
          <w:szCs w:val="21"/>
        </w:rPr>
        <w:t>8CPU</w:t>
      </w:r>
    </w:p>
    <w:tbl>
      <w:tblPr>
        <w:tblStyle w:val="afff1"/>
        <w:tblW w:w="0" w:type="auto"/>
        <w:tblLayout w:type="fixed"/>
        <w:tblLook w:val="04A0" w:firstRow="1" w:lastRow="0" w:firstColumn="1" w:lastColumn="0" w:noHBand="0" w:noVBand="1"/>
      </w:tblPr>
      <w:tblGrid>
        <w:gridCol w:w="1557"/>
        <w:gridCol w:w="8070"/>
      </w:tblGrid>
      <w:tr w:rsidR="00342A78" w14:paraId="25FE9233" w14:textId="77777777">
        <w:tc>
          <w:tcPr>
            <w:tcW w:w="1557" w:type="dxa"/>
          </w:tcPr>
          <w:p w14:paraId="73FC5F5A" w14:textId="77777777" w:rsidR="00342A78" w:rsidRDefault="00000000">
            <w:pPr>
              <w:snapToGrid w:val="0"/>
              <w:spacing w:before="156" w:after="156" w:line="300" w:lineRule="auto"/>
              <w:jc w:val="left"/>
              <w:rPr>
                <w:b/>
                <w:bCs/>
                <w:color w:val="333333"/>
                <w:sz w:val="22"/>
                <w:szCs w:val="22"/>
              </w:rPr>
            </w:pPr>
            <w:r>
              <w:rPr>
                <w:b/>
                <w:bCs/>
                <w:color w:val="333333"/>
                <w:sz w:val="22"/>
                <w:szCs w:val="22"/>
              </w:rPr>
              <w:t>测试输入或条件</w:t>
            </w:r>
          </w:p>
        </w:tc>
        <w:tc>
          <w:tcPr>
            <w:tcW w:w="8070" w:type="dxa"/>
          </w:tcPr>
          <w:p w14:paraId="33E2FC87" w14:textId="77777777" w:rsidR="00342A78" w:rsidRDefault="00000000">
            <w:pPr>
              <w:snapToGrid w:val="0"/>
              <w:spacing w:before="60" w:after="60" w:line="300" w:lineRule="auto"/>
              <w:jc w:val="left"/>
              <w:rPr>
                <w:color w:val="C00000"/>
              </w:rPr>
            </w:pPr>
            <w:r>
              <w:rPr>
                <w:color w:val="000000"/>
                <w:szCs w:val="21"/>
              </w:rPr>
              <w:t>已按测试用例</w:t>
            </w:r>
            <w:r>
              <w:rPr>
                <w:color w:val="000000"/>
                <w:szCs w:val="21"/>
              </w:rPr>
              <w:t>1.</w:t>
            </w:r>
            <w:r>
              <w:rPr>
                <w:rFonts w:hint="eastAsia"/>
                <w:color w:val="000000"/>
                <w:szCs w:val="21"/>
              </w:rPr>
              <w:t>1</w:t>
            </w:r>
            <w:r>
              <w:rPr>
                <w:color w:val="000000"/>
                <w:szCs w:val="21"/>
              </w:rPr>
              <w:t>启动</w:t>
            </w:r>
            <w:r>
              <w:rPr>
                <w:color w:val="000000"/>
                <w:szCs w:val="21"/>
              </w:rPr>
              <w:t>Rust-Shyper</w:t>
            </w:r>
            <w:r>
              <w:rPr>
                <w:rFonts w:hint="eastAsia"/>
                <w:color w:val="000000"/>
                <w:szCs w:val="21"/>
              </w:rPr>
              <w:t>和</w:t>
            </w:r>
            <w:r>
              <w:rPr>
                <w:color w:val="000000"/>
                <w:szCs w:val="21"/>
              </w:rPr>
              <w:t>VM0</w:t>
            </w:r>
          </w:p>
        </w:tc>
      </w:tr>
      <w:tr w:rsidR="00342A78" w14:paraId="558DA491" w14:textId="77777777">
        <w:trPr>
          <w:trHeight w:val="1182"/>
        </w:trPr>
        <w:tc>
          <w:tcPr>
            <w:tcW w:w="1557" w:type="dxa"/>
          </w:tcPr>
          <w:p w14:paraId="323B691F" w14:textId="77777777" w:rsidR="00342A78" w:rsidRDefault="00000000">
            <w:pPr>
              <w:snapToGrid w:val="0"/>
              <w:spacing w:before="156" w:after="156" w:line="300" w:lineRule="auto"/>
              <w:jc w:val="left"/>
              <w:rPr>
                <w:b/>
                <w:bCs/>
                <w:color w:val="333333"/>
                <w:sz w:val="22"/>
                <w:szCs w:val="22"/>
              </w:rPr>
            </w:pPr>
            <w:r>
              <w:rPr>
                <w:b/>
                <w:bCs/>
                <w:color w:val="333333"/>
                <w:sz w:val="22"/>
                <w:szCs w:val="22"/>
              </w:rPr>
              <w:t>测试步骤</w:t>
            </w:r>
          </w:p>
        </w:tc>
        <w:tc>
          <w:tcPr>
            <w:tcW w:w="8070" w:type="dxa"/>
          </w:tcPr>
          <w:p w14:paraId="2C3CA5C0" w14:textId="77777777" w:rsidR="00342A78" w:rsidRDefault="00000000">
            <w:pPr>
              <w:numPr>
                <w:ilvl w:val="0"/>
                <w:numId w:val="22"/>
              </w:numPr>
              <w:snapToGrid w:val="0"/>
              <w:spacing w:before="60" w:after="60" w:line="300" w:lineRule="auto"/>
              <w:jc w:val="left"/>
              <w:rPr>
                <w:color w:val="000000"/>
                <w:szCs w:val="21"/>
              </w:rPr>
            </w:pPr>
            <w:r>
              <w:rPr>
                <w:color w:val="000000"/>
                <w:szCs w:val="21"/>
              </w:rPr>
              <w:t>按测试用例</w:t>
            </w:r>
            <w:r>
              <w:rPr>
                <w:color w:val="000000"/>
                <w:szCs w:val="21"/>
              </w:rPr>
              <w:t>1.</w:t>
            </w:r>
            <w:r>
              <w:rPr>
                <w:rFonts w:hint="eastAsia"/>
                <w:color w:val="000000"/>
                <w:szCs w:val="21"/>
              </w:rPr>
              <w:t>1</w:t>
            </w:r>
            <w:r>
              <w:rPr>
                <w:color w:val="000000"/>
                <w:szCs w:val="21"/>
              </w:rPr>
              <w:t>的步骤启动</w:t>
            </w:r>
            <w:r>
              <w:rPr>
                <w:color w:val="000000"/>
                <w:szCs w:val="21"/>
              </w:rPr>
              <w:t>Rust-Shyper</w:t>
            </w:r>
            <w:r>
              <w:rPr>
                <w:color w:val="000000"/>
                <w:szCs w:val="21"/>
              </w:rPr>
              <w:t>和</w:t>
            </w:r>
            <w:r>
              <w:rPr>
                <w:color w:val="000000"/>
                <w:szCs w:val="21"/>
              </w:rPr>
              <w:t>VM</w:t>
            </w:r>
            <w:r>
              <w:rPr>
                <w:rFonts w:hint="eastAsia"/>
                <w:color w:val="000000"/>
                <w:szCs w:val="21"/>
              </w:rPr>
              <w:t>0</w:t>
            </w:r>
            <w:r>
              <w:rPr>
                <w:color w:val="000000"/>
                <w:szCs w:val="21"/>
              </w:rPr>
              <w:t>，并确认</w:t>
            </w:r>
            <w:r>
              <w:rPr>
                <w:color w:val="000000"/>
                <w:szCs w:val="21"/>
              </w:rPr>
              <w:t>VM0</w:t>
            </w:r>
            <w:r>
              <w:rPr>
                <w:color w:val="000000"/>
                <w:szCs w:val="21"/>
              </w:rPr>
              <w:t>为</w:t>
            </w:r>
            <w:r>
              <w:rPr>
                <w:color w:val="000000"/>
                <w:szCs w:val="21"/>
              </w:rPr>
              <w:t>Active</w:t>
            </w:r>
            <w:r>
              <w:rPr>
                <w:color w:val="000000"/>
                <w:szCs w:val="21"/>
              </w:rPr>
              <w:t>；</w:t>
            </w:r>
          </w:p>
          <w:p w14:paraId="056E37D7" w14:textId="77777777" w:rsidR="00342A78" w:rsidRDefault="00000000">
            <w:pPr>
              <w:numPr>
                <w:ilvl w:val="0"/>
                <w:numId w:val="23"/>
              </w:numPr>
              <w:snapToGrid w:val="0"/>
              <w:spacing w:before="60" w:after="60" w:line="300" w:lineRule="auto"/>
              <w:jc w:val="left"/>
              <w:rPr>
                <w:rFonts w:ascii="Consolas"/>
                <w:color w:val="000000"/>
                <w:szCs w:val="21"/>
              </w:rPr>
            </w:pPr>
            <w:r>
              <w:rPr>
                <w:color w:val="000000"/>
                <w:szCs w:val="21"/>
              </w:rPr>
              <w:t>通过命令</w:t>
            </w:r>
            <w:r>
              <w:rPr>
                <w:color w:val="000000"/>
                <w:szCs w:val="21"/>
              </w:rPr>
              <w:t>cat /proc/cpuinfo</w:t>
            </w:r>
            <w:r>
              <w:rPr>
                <w:color w:val="000000"/>
                <w:szCs w:val="21"/>
              </w:rPr>
              <w:t>输出</w:t>
            </w:r>
            <w:r>
              <w:rPr>
                <w:color w:val="000000"/>
                <w:szCs w:val="21"/>
              </w:rPr>
              <w:t>CPU</w:t>
            </w:r>
            <w:r>
              <w:rPr>
                <w:color w:val="000000"/>
                <w:szCs w:val="21"/>
              </w:rPr>
              <w:t>型号信息</w:t>
            </w:r>
            <w:r>
              <w:rPr>
                <w:rFonts w:hint="eastAsia"/>
                <w:color w:val="000000"/>
                <w:szCs w:val="21"/>
              </w:rPr>
              <w:t>；</w:t>
            </w:r>
          </w:p>
          <w:p w14:paraId="422ABAB4"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000000"/>
                <w:szCs w:val="21"/>
              </w:rPr>
            </w:pPr>
            <w:sdt>
              <w:sdtPr>
                <w:rPr>
                  <w:rFonts w:ascii="Consolas"/>
                  <w:color w:val="000000"/>
                  <w:szCs w:val="21"/>
                </w:rPr>
                <w:id w:val="147471723"/>
                <w:placeholder>
                  <w:docPart w:val="{24e6c7c2-181d-4525-8a24-614fcc2e0d5d}"/>
                </w:placeholder>
                <w15:appearance w15:val="hidden"/>
                <w:text w:multiLine="1"/>
              </w:sdtPr>
              <w:sdtEndPr>
                <w:rPr>
                  <w:color w:val="000000" w:themeColor="text1"/>
                </w:rPr>
              </w:sdtEndPr>
              <w:sdtContent>
                <w:r>
                  <w:rPr>
                    <w:rFonts w:ascii="Consolas" w:hint="eastAsia"/>
                    <w:color w:val="252525"/>
                    <w:szCs w:val="21"/>
                  </w:rPr>
                  <w:t>cat /proc/cpuinfo</w:t>
                </w:r>
              </w:sdtContent>
            </w:sdt>
            <w:sdt>
              <w:sdtPr>
                <w:rPr>
                  <w:rFonts w:ascii="Consolas" w:hint="eastAsia"/>
                  <w:color w:val="000000"/>
                  <w:szCs w:val="21"/>
                </w:rPr>
                <w:id w:val="147472860"/>
                <w:placeholder>
                  <w:docPart w:val="{1bda22a2-030a-4b5e-8b08-ca1134a50eab}"/>
                </w:placeholder>
                <w:showingPlcHdr/>
                <w15:appearance w15:val="hidden"/>
              </w:sdtPr>
              <w:sdtContent/>
            </w:sdt>
          </w:p>
        </w:tc>
      </w:tr>
      <w:tr w:rsidR="00342A78" w14:paraId="35A9A854" w14:textId="77777777">
        <w:trPr>
          <w:trHeight w:val="730"/>
        </w:trPr>
        <w:tc>
          <w:tcPr>
            <w:tcW w:w="1557" w:type="dxa"/>
          </w:tcPr>
          <w:p w14:paraId="35EF400B" w14:textId="77777777" w:rsidR="00342A78" w:rsidRDefault="00000000">
            <w:pPr>
              <w:rPr>
                <w:color w:val="C00000"/>
              </w:rPr>
            </w:pPr>
            <w:r>
              <w:rPr>
                <w:b/>
                <w:bCs/>
                <w:color w:val="333333"/>
                <w:sz w:val="22"/>
                <w:szCs w:val="22"/>
              </w:rPr>
              <w:t>预期结果</w:t>
            </w:r>
          </w:p>
        </w:tc>
        <w:tc>
          <w:tcPr>
            <w:tcW w:w="8070" w:type="dxa"/>
          </w:tcPr>
          <w:p w14:paraId="3678B904" w14:textId="77777777" w:rsidR="00342A78" w:rsidRDefault="00000000">
            <w:pPr>
              <w:jc w:val="left"/>
              <w:rPr>
                <w:color w:val="333333"/>
                <w:szCs w:val="21"/>
              </w:rPr>
            </w:pPr>
            <w:r>
              <w:rPr>
                <w:rFonts w:hint="eastAsia"/>
                <w:color w:val="333333"/>
                <w:szCs w:val="21"/>
              </w:rPr>
              <w:t>正确输出</w:t>
            </w:r>
            <w:r>
              <w:rPr>
                <w:rFonts w:hint="eastAsia"/>
                <w:color w:val="333333"/>
                <w:szCs w:val="21"/>
              </w:rPr>
              <w:t>8</w:t>
            </w:r>
            <w:r>
              <w:rPr>
                <w:rFonts w:hint="eastAsia"/>
                <w:color w:val="333333"/>
                <w:szCs w:val="21"/>
              </w:rPr>
              <w:t>个</w:t>
            </w:r>
            <w:r>
              <w:rPr>
                <w:color w:val="333333"/>
                <w:szCs w:val="21"/>
              </w:rPr>
              <w:t>CPU</w:t>
            </w:r>
            <w:r>
              <w:rPr>
                <w:rFonts w:hint="eastAsia"/>
                <w:color w:val="333333"/>
                <w:szCs w:val="21"/>
              </w:rPr>
              <w:t>的</w:t>
            </w:r>
            <w:r>
              <w:rPr>
                <w:color w:val="333333"/>
                <w:szCs w:val="21"/>
              </w:rPr>
              <w:t>型号信息</w:t>
            </w:r>
            <w:r>
              <w:rPr>
                <w:rFonts w:hint="eastAsia"/>
                <w:color w:val="333333"/>
                <w:szCs w:val="21"/>
              </w:rPr>
              <w:t>。</w:t>
            </w:r>
          </w:p>
          <w:p w14:paraId="5BE685D8" w14:textId="77777777" w:rsidR="00342A78" w:rsidRDefault="00342A78">
            <w:pPr>
              <w:rPr>
                <w:color w:val="C00000"/>
                <w:sz w:val="24"/>
              </w:rPr>
            </w:pPr>
          </w:p>
        </w:tc>
      </w:tr>
    </w:tbl>
    <w:p w14:paraId="48AB77D4" w14:textId="77777777" w:rsidR="00342A78" w:rsidRDefault="00000000">
      <w:pPr>
        <w:pStyle w:val="51"/>
        <w:spacing w:before="156" w:after="156"/>
        <w:rPr>
          <w:color w:val="000000" w:themeColor="text1"/>
        </w:rPr>
      </w:pPr>
      <w:r>
        <w:rPr>
          <w:color w:val="000000" w:themeColor="text1"/>
        </w:rPr>
        <w:t>测试用例</w:t>
      </w:r>
      <w:r>
        <w:rPr>
          <w:rFonts w:hint="eastAsia"/>
          <w:color w:val="000000" w:themeColor="text1"/>
        </w:rPr>
        <w:t>1.2</w:t>
      </w:r>
      <w:r>
        <w:rPr>
          <w:color w:val="000000" w:themeColor="text1"/>
        </w:rPr>
        <w:t>：</w:t>
      </w:r>
      <w:r>
        <w:rPr>
          <w:rFonts w:hint="eastAsia"/>
          <w:color w:val="000000" w:themeColor="text1"/>
        </w:rPr>
        <w:t>RK3588S</w:t>
      </w:r>
      <w:r>
        <w:rPr>
          <w:rFonts w:hint="eastAsia"/>
          <w:color w:val="000000" w:themeColor="text1"/>
        </w:rPr>
        <w:t>支持</w:t>
      </w:r>
      <w:r>
        <w:rPr>
          <w:rFonts w:hint="eastAsia"/>
          <w:color w:val="000000" w:themeColor="text1"/>
        </w:rPr>
        <w:t>GPU</w:t>
      </w:r>
      <w:r>
        <w:rPr>
          <w:rFonts w:hint="eastAsia"/>
          <w:color w:val="000000" w:themeColor="text1"/>
        </w:rPr>
        <w:t>核心</w:t>
      </w:r>
    </w:p>
    <w:tbl>
      <w:tblPr>
        <w:tblStyle w:val="afff1"/>
        <w:tblW w:w="0" w:type="auto"/>
        <w:tblLayout w:type="fixed"/>
        <w:tblLook w:val="04A0" w:firstRow="1" w:lastRow="0" w:firstColumn="1" w:lastColumn="0" w:noHBand="0" w:noVBand="1"/>
      </w:tblPr>
      <w:tblGrid>
        <w:gridCol w:w="1555"/>
        <w:gridCol w:w="8072"/>
      </w:tblGrid>
      <w:tr w:rsidR="00342A78" w14:paraId="17787C1C" w14:textId="77777777">
        <w:tc>
          <w:tcPr>
            <w:tcW w:w="1555" w:type="dxa"/>
          </w:tcPr>
          <w:p w14:paraId="7520EDA2" w14:textId="77777777" w:rsidR="00342A78" w:rsidRDefault="00000000">
            <w:pPr>
              <w:rPr>
                <w:b/>
                <w:bCs/>
                <w:color w:val="000000"/>
              </w:rPr>
            </w:pPr>
            <w:r>
              <w:rPr>
                <w:b/>
                <w:bCs/>
                <w:color w:val="000000"/>
              </w:rPr>
              <w:t>测试输入或条件</w:t>
            </w:r>
          </w:p>
        </w:tc>
        <w:tc>
          <w:tcPr>
            <w:tcW w:w="8072" w:type="dxa"/>
          </w:tcPr>
          <w:p w14:paraId="0B495618" w14:textId="77777777" w:rsidR="00342A78" w:rsidRDefault="00000000">
            <w:pPr>
              <w:snapToGrid w:val="0"/>
              <w:spacing w:before="60" w:after="60" w:line="300" w:lineRule="auto"/>
              <w:jc w:val="left"/>
              <w:rPr>
                <w:color w:val="000000"/>
                <w:szCs w:val="21"/>
              </w:rPr>
            </w:pPr>
            <w:r>
              <w:rPr>
                <w:color w:val="000000"/>
                <w:szCs w:val="21"/>
              </w:rPr>
              <w:t>已按测试用例</w:t>
            </w:r>
            <w:r>
              <w:rPr>
                <w:color w:val="000000"/>
                <w:szCs w:val="21"/>
              </w:rPr>
              <w:t>1.</w:t>
            </w:r>
            <w:r>
              <w:rPr>
                <w:rFonts w:hint="eastAsia"/>
                <w:color w:val="000000"/>
                <w:szCs w:val="21"/>
              </w:rPr>
              <w:t>1</w:t>
            </w:r>
            <w:r>
              <w:rPr>
                <w:color w:val="000000"/>
                <w:szCs w:val="21"/>
              </w:rPr>
              <w:t>启动</w:t>
            </w:r>
            <w:r>
              <w:rPr>
                <w:color w:val="000000"/>
                <w:szCs w:val="21"/>
              </w:rPr>
              <w:t>Rust-Shyper</w:t>
            </w:r>
            <w:r>
              <w:rPr>
                <w:rFonts w:hint="eastAsia"/>
                <w:color w:val="000000"/>
                <w:szCs w:val="21"/>
              </w:rPr>
              <w:t>和</w:t>
            </w:r>
            <w:r>
              <w:rPr>
                <w:color w:val="000000"/>
                <w:szCs w:val="21"/>
              </w:rPr>
              <w:t>VM0</w:t>
            </w:r>
            <w:r>
              <w:rPr>
                <w:color w:val="000000"/>
                <w:szCs w:val="21"/>
              </w:rPr>
              <w:t>。</w:t>
            </w:r>
          </w:p>
        </w:tc>
      </w:tr>
      <w:tr w:rsidR="00342A78" w14:paraId="1CA87A82" w14:textId="77777777">
        <w:tc>
          <w:tcPr>
            <w:tcW w:w="1555" w:type="dxa"/>
          </w:tcPr>
          <w:p w14:paraId="043E0A27" w14:textId="77777777" w:rsidR="00342A78" w:rsidRDefault="00000000">
            <w:pPr>
              <w:rPr>
                <w:color w:val="000000"/>
              </w:rPr>
            </w:pPr>
            <w:r>
              <w:rPr>
                <w:b/>
                <w:bCs/>
                <w:color w:val="000000"/>
              </w:rPr>
              <w:t>测试步骤</w:t>
            </w:r>
          </w:p>
        </w:tc>
        <w:tc>
          <w:tcPr>
            <w:tcW w:w="8072" w:type="dxa"/>
          </w:tcPr>
          <w:p w14:paraId="5B1834B0" w14:textId="77777777" w:rsidR="00342A78" w:rsidRDefault="00000000">
            <w:pPr>
              <w:numPr>
                <w:ilvl w:val="0"/>
                <w:numId w:val="24"/>
              </w:numPr>
              <w:snapToGrid w:val="0"/>
              <w:spacing w:before="60" w:after="60" w:line="300" w:lineRule="auto"/>
              <w:jc w:val="left"/>
              <w:rPr>
                <w:color w:val="000000"/>
                <w:szCs w:val="21"/>
              </w:rPr>
            </w:pPr>
            <w:r>
              <w:rPr>
                <w:color w:val="000000"/>
                <w:szCs w:val="21"/>
              </w:rPr>
              <w:t>按测试用例</w:t>
            </w:r>
            <w:r>
              <w:rPr>
                <w:color w:val="000000"/>
                <w:szCs w:val="21"/>
              </w:rPr>
              <w:t>1.4</w:t>
            </w:r>
            <w:r>
              <w:rPr>
                <w:color w:val="000000"/>
                <w:szCs w:val="21"/>
              </w:rPr>
              <w:t>的步骤启动</w:t>
            </w:r>
            <w:r>
              <w:rPr>
                <w:color w:val="000000"/>
                <w:szCs w:val="21"/>
              </w:rPr>
              <w:t>Rust-Shyper</w:t>
            </w:r>
            <w:r>
              <w:rPr>
                <w:color w:val="000000"/>
                <w:szCs w:val="21"/>
              </w:rPr>
              <w:t>和</w:t>
            </w:r>
            <w:r>
              <w:rPr>
                <w:color w:val="000000"/>
                <w:szCs w:val="21"/>
              </w:rPr>
              <w:t>VM</w:t>
            </w:r>
            <w:r>
              <w:rPr>
                <w:rFonts w:hint="eastAsia"/>
                <w:color w:val="000000"/>
                <w:szCs w:val="21"/>
              </w:rPr>
              <w:t>0</w:t>
            </w:r>
            <w:r>
              <w:rPr>
                <w:color w:val="000000"/>
                <w:szCs w:val="21"/>
              </w:rPr>
              <w:t>，并确认</w:t>
            </w:r>
            <w:r>
              <w:rPr>
                <w:color w:val="000000"/>
                <w:szCs w:val="21"/>
              </w:rPr>
              <w:t>VM0</w:t>
            </w:r>
            <w:r>
              <w:rPr>
                <w:color w:val="000000"/>
                <w:szCs w:val="21"/>
              </w:rPr>
              <w:t>为</w:t>
            </w:r>
            <w:r>
              <w:rPr>
                <w:color w:val="000000"/>
                <w:szCs w:val="21"/>
              </w:rPr>
              <w:t>Active</w:t>
            </w:r>
            <w:r>
              <w:rPr>
                <w:color w:val="000000"/>
                <w:szCs w:val="21"/>
              </w:rPr>
              <w:t>；</w:t>
            </w:r>
          </w:p>
          <w:p w14:paraId="4AAA1875" w14:textId="77777777" w:rsidR="00342A78" w:rsidRDefault="00000000">
            <w:pPr>
              <w:numPr>
                <w:ilvl w:val="0"/>
                <w:numId w:val="24"/>
              </w:numPr>
              <w:snapToGrid w:val="0"/>
              <w:spacing w:before="60" w:after="60" w:line="300" w:lineRule="auto"/>
              <w:jc w:val="left"/>
              <w:rPr>
                <w:color w:val="000000"/>
                <w:szCs w:val="21"/>
              </w:rPr>
            </w:pPr>
            <w:r>
              <w:rPr>
                <w:rFonts w:ascii="宋体" w:hAnsi="宋体" w:cs="宋体"/>
                <w:szCs w:val="21"/>
              </w:rPr>
              <w:t xml:space="preserve">查看 </w:t>
            </w:r>
            <w:r>
              <w:rPr>
                <w:rFonts w:ascii="宋体" w:hAnsi="宋体" w:cs="宋体" w:hint="eastAsia"/>
                <w:szCs w:val="21"/>
              </w:rPr>
              <w:t>G</w:t>
            </w:r>
            <w:r>
              <w:rPr>
                <w:rFonts w:ascii="宋体" w:hAnsi="宋体" w:cs="宋体"/>
                <w:szCs w:val="21"/>
              </w:rPr>
              <w:t>PU 驱动是否加载</w:t>
            </w:r>
            <w:r>
              <w:rPr>
                <w:rFonts w:ascii="宋体" w:hAnsi="宋体" w:cs="宋体" w:hint="eastAsia"/>
                <w:szCs w:val="21"/>
              </w:rPr>
              <w:t>；</w:t>
            </w:r>
          </w:p>
          <w:sdt>
            <w:sdtPr>
              <w:rPr>
                <w:rFonts w:ascii="Consolas"/>
                <w:color w:val="000000"/>
                <w:szCs w:val="21"/>
              </w:rPr>
              <w:id w:val="147465220"/>
              <w:placeholder>
                <w:docPart w:val="{8f4d564d-148a-4368-ac83-4c383fbbeb75}"/>
              </w:placeholder>
              <w15:appearance w15:val="hidden"/>
              <w:text w:multiLine="1"/>
            </w:sdtPr>
            <w:sdtEndPr>
              <w:rPr>
                <w:color w:val="000000" w:themeColor="text1"/>
              </w:rPr>
            </w:sdtEndPr>
            <w:sdtContent>
              <w:p w14:paraId="7A791625" w14:textId="77777777" w:rsidR="00342A78" w:rsidRDefault="00000000">
                <w:pPr>
                  <w:numPr>
                    <w:ilvl w:val="255"/>
                    <w:numId w:val="0"/>
                  </w:numPr>
                  <w:shd w:val="clear" w:color="auto" w:fill="F5F5F5"/>
                  <w:snapToGrid w:val="0"/>
                  <w:spacing w:before="60" w:after="60" w:line="240" w:lineRule="auto"/>
                  <w:ind w:leftChars="200" w:left="420"/>
                  <w:jc w:val="left"/>
                  <w:rPr>
                    <w:color w:val="000000" w:themeColor="text1"/>
                    <w:szCs w:val="21"/>
                  </w:rPr>
                </w:pPr>
                <w:r>
                  <w:rPr>
                    <w:rFonts w:ascii="Consolas" w:hint="eastAsia"/>
                    <w:color w:val="000000" w:themeColor="text1"/>
                    <w:szCs w:val="21"/>
                  </w:rPr>
                  <w:t>dmesg | grep -iE "mali|gpu"</w:t>
                </w:r>
              </w:p>
            </w:sdtContent>
          </w:sdt>
          <w:p w14:paraId="12537AE3" w14:textId="77777777" w:rsidR="00342A78" w:rsidRDefault="00000000">
            <w:pPr>
              <w:numPr>
                <w:ilvl w:val="0"/>
                <w:numId w:val="24"/>
              </w:numPr>
              <w:snapToGrid w:val="0"/>
              <w:spacing w:before="60" w:after="60" w:line="300" w:lineRule="auto"/>
              <w:jc w:val="left"/>
              <w:rPr>
                <w:color w:val="000000"/>
                <w:szCs w:val="21"/>
              </w:rPr>
            </w:pPr>
            <w:r>
              <w:rPr>
                <w:rFonts w:ascii="宋体" w:hAnsi="宋体" w:cs="宋体"/>
                <w:szCs w:val="21"/>
              </w:rPr>
              <w:t xml:space="preserve">查看 </w:t>
            </w:r>
            <w:r>
              <w:rPr>
                <w:rFonts w:ascii="宋体" w:hAnsi="宋体" w:cs="宋体" w:hint="eastAsia"/>
                <w:szCs w:val="21"/>
              </w:rPr>
              <w:t>G</w:t>
            </w:r>
            <w:r>
              <w:rPr>
                <w:rFonts w:ascii="宋体" w:hAnsi="宋体" w:cs="宋体"/>
                <w:szCs w:val="21"/>
              </w:rPr>
              <w:t>PU 使用率</w:t>
            </w:r>
            <w:r>
              <w:rPr>
                <w:rFonts w:ascii="宋体" w:hAnsi="宋体" w:cs="宋体" w:hint="eastAsia"/>
                <w:szCs w:val="21"/>
              </w:rPr>
              <w:t>；</w:t>
            </w:r>
          </w:p>
          <w:sdt>
            <w:sdtPr>
              <w:rPr>
                <w:rFonts w:ascii="Consolas" w:hint="eastAsia"/>
                <w:color w:val="000000"/>
                <w:szCs w:val="21"/>
              </w:rPr>
              <w:id w:val="147451357"/>
              <w:placeholder>
                <w:docPart w:val="{8be1b2e8-7b40-466f-81a6-a8f09d0d6705}"/>
              </w:placeholder>
              <w15:appearance w15:val="hidden"/>
              <w:text w:multiLine="1"/>
            </w:sdtPr>
            <w:sdtContent>
              <w:p w14:paraId="279E0A3E"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000000"/>
                    <w:szCs w:val="21"/>
                  </w:rPr>
                </w:pPr>
                <w:r>
                  <w:rPr>
                    <w:rFonts w:ascii="Consolas" w:hint="eastAsia"/>
                    <w:color w:val="000000"/>
                    <w:szCs w:val="21"/>
                  </w:rPr>
                  <w:t>cat /sys/class/devfreq/fb000000.gpu/load</w:t>
                </w:r>
              </w:p>
            </w:sdtContent>
          </w:sdt>
          <w:p w14:paraId="74FBB3B4" w14:textId="77777777" w:rsidR="00342A78" w:rsidRDefault="00000000">
            <w:pPr>
              <w:numPr>
                <w:ilvl w:val="0"/>
                <w:numId w:val="24"/>
              </w:numPr>
              <w:snapToGrid w:val="0"/>
              <w:spacing w:before="60" w:after="60" w:line="300" w:lineRule="auto"/>
              <w:jc w:val="left"/>
              <w:rPr>
                <w:color w:val="000000"/>
                <w:szCs w:val="21"/>
              </w:rPr>
            </w:pPr>
            <w:r>
              <w:rPr>
                <w:rFonts w:ascii="宋体" w:hAnsi="宋体" w:cs="宋体"/>
                <w:szCs w:val="21"/>
              </w:rPr>
              <w:t xml:space="preserve">查看 </w:t>
            </w:r>
            <w:r>
              <w:rPr>
                <w:rFonts w:ascii="宋体" w:hAnsi="宋体" w:cs="宋体" w:hint="eastAsia"/>
                <w:szCs w:val="21"/>
              </w:rPr>
              <w:t>G</w:t>
            </w:r>
            <w:r>
              <w:rPr>
                <w:rFonts w:ascii="宋体" w:hAnsi="宋体" w:cs="宋体"/>
                <w:szCs w:val="21"/>
              </w:rPr>
              <w:t>PU 驱动版本</w:t>
            </w:r>
            <w:r>
              <w:rPr>
                <w:rFonts w:ascii="宋体" w:hAnsi="宋体" w:cs="宋体" w:hint="eastAsia"/>
                <w:szCs w:val="21"/>
              </w:rPr>
              <w:t>；</w:t>
            </w:r>
          </w:p>
          <w:sdt>
            <w:sdtPr>
              <w:rPr>
                <w:rFonts w:ascii="Consolas" w:hint="eastAsia"/>
                <w:color w:val="000000"/>
                <w:szCs w:val="21"/>
              </w:rPr>
              <w:id w:val="147459843"/>
              <w:placeholder>
                <w:docPart w:val="{216bdd27-ac5c-4e6a-afd6-5a36e99e6cbd}"/>
              </w:placeholder>
              <w15:appearance w15:val="hidden"/>
              <w:text w:multiLine="1"/>
            </w:sdtPr>
            <w:sdtContent>
              <w:p w14:paraId="7729EFA8"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000000"/>
                    <w:szCs w:val="21"/>
                  </w:rPr>
                </w:pPr>
                <w:r>
                  <w:rPr>
                    <w:rFonts w:ascii="Consolas" w:hint="eastAsia"/>
                    <w:color w:val="252525"/>
                    <w:szCs w:val="21"/>
                  </w:rPr>
                  <w:t>dmesg | grep -iE "Kernel DDK version|GPU identified|Probed as mali"</w:t>
                </w:r>
              </w:p>
            </w:sdtContent>
          </w:sdt>
          <w:p w14:paraId="1EDBF632" w14:textId="77777777" w:rsidR="00342A78" w:rsidRDefault="00000000">
            <w:pPr>
              <w:numPr>
                <w:ilvl w:val="0"/>
                <w:numId w:val="24"/>
              </w:numPr>
              <w:snapToGrid w:val="0"/>
              <w:spacing w:before="60" w:after="60" w:line="300" w:lineRule="auto"/>
              <w:jc w:val="left"/>
              <w:rPr>
                <w:color w:val="000000"/>
                <w:szCs w:val="21"/>
              </w:rPr>
            </w:pPr>
            <w:r>
              <w:rPr>
                <w:rFonts w:ascii="宋体" w:hAnsi="宋体" w:cs="宋体"/>
                <w:szCs w:val="21"/>
              </w:rPr>
              <w:t xml:space="preserve">查看 </w:t>
            </w:r>
            <w:r>
              <w:rPr>
                <w:rFonts w:ascii="宋体" w:hAnsi="宋体" w:cs="宋体" w:hint="eastAsia"/>
                <w:szCs w:val="21"/>
              </w:rPr>
              <w:t>G</w:t>
            </w:r>
            <w:r>
              <w:rPr>
                <w:rFonts w:ascii="宋体" w:hAnsi="宋体" w:cs="宋体"/>
                <w:szCs w:val="21"/>
              </w:rPr>
              <w:t>PU 当前频率</w:t>
            </w:r>
            <w:r>
              <w:rPr>
                <w:rFonts w:ascii="宋体" w:hAnsi="宋体" w:cs="宋体" w:hint="eastAsia"/>
                <w:szCs w:val="21"/>
              </w:rPr>
              <w:t>；</w:t>
            </w:r>
          </w:p>
          <w:sdt>
            <w:sdtPr>
              <w:rPr>
                <w:rFonts w:ascii="Consolas" w:hAnsi="Times New Roman"/>
                <w:color w:val="000000"/>
                <w:szCs w:val="21"/>
              </w:rPr>
              <w:id w:val="147451790"/>
              <w:placeholder>
                <w:docPart w:val="{7544d9fb-f526-4c7c-a89d-9b15b4cb0dc5}"/>
              </w:placeholder>
              <w15:appearance w15:val="hidden"/>
              <w:text w:multiLine="1"/>
            </w:sdtPr>
            <w:sdtContent>
              <w:p w14:paraId="7780A0DF" w14:textId="77777777" w:rsidR="00342A78" w:rsidRDefault="00000000">
                <w:pPr>
                  <w:pStyle w:val="afffd"/>
                  <w:numPr>
                    <w:ilvl w:val="255"/>
                    <w:numId w:val="0"/>
                  </w:numPr>
                  <w:shd w:val="clear" w:color="auto" w:fill="F5F5F5"/>
                  <w:spacing w:line="240" w:lineRule="auto"/>
                  <w:ind w:leftChars="200" w:left="420"/>
                  <w:jc w:val="left"/>
                  <w:rPr>
                    <w:rFonts w:ascii="Consolas" w:hAnsi="Times New Roman"/>
                    <w:color w:val="000000"/>
                    <w:szCs w:val="21"/>
                  </w:rPr>
                </w:pPr>
                <w:r>
                  <w:rPr>
                    <w:rFonts w:ascii="Consolas" w:hAnsi="Times New Roman"/>
                    <w:color w:val="000000"/>
                    <w:szCs w:val="21"/>
                  </w:rPr>
                  <w:t>cat /sys/kernel/debug/clk/clk_summary | grep -iE "clk_gpu|gpu"</w:t>
                </w:r>
              </w:p>
            </w:sdtContent>
          </w:sdt>
        </w:tc>
      </w:tr>
      <w:tr w:rsidR="00342A78" w14:paraId="6DD71119" w14:textId="77777777">
        <w:trPr>
          <w:trHeight w:val="852"/>
        </w:trPr>
        <w:tc>
          <w:tcPr>
            <w:tcW w:w="1555" w:type="dxa"/>
          </w:tcPr>
          <w:p w14:paraId="06708B7F" w14:textId="77777777" w:rsidR="00342A78" w:rsidRDefault="00000000">
            <w:pPr>
              <w:rPr>
                <w:color w:val="000000"/>
              </w:rPr>
            </w:pPr>
            <w:r>
              <w:rPr>
                <w:b/>
                <w:bCs/>
                <w:color w:val="000000"/>
              </w:rPr>
              <w:lastRenderedPageBreak/>
              <w:t>预期结果</w:t>
            </w:r>
          </w:p>
        </w:tc>
        <w:tc>
          <w:tcPr>
            <w:tcW w:w="8072" w:type="dxa"/>
          </w:tcPr>
          <w:p w14:paraId="26A43871" w14:textId="77777777" w:rsidR="00342A78" w:rsidRDefault="00000000">
            <w:pPr>
              <w:snapToGrid w:val="0"/>
              <w:spacing w:before="60" w:after="60" w:line="300" w:lineRule="auto"/>
              <w:jc w:val="left"/>
              <w:rPr>
                <w:color w:val="000000"/>
                <w:szCs w:val="21"/>
              </w:rPr>
            </w:pPr>
            <w:r>
              <w:rPr>
                <w:rFonts w:hint="eastAsia"/>
                <w:color w:val="000000"/>
                <w:szCs w:val="21"/>
              </w:rPr>
              <w:t>正确输出</w:t>
            </w:r>
            <w:r>
              <w:rPr>
                <w:rFonts w:hint="eastAsia"/>
                <w:color w:val="000000"/>
                <w:szCs w:val="21"/>
              </w:rPr>
              <w:t>GPU</w:t>
            </w:r>
            <w:r>
              <w:rPr>
                <w:rFonts w:hint="eastAsia"/>
                <w:color w:val="000000"/>
                <w:szCs w:val="21"/>
              </w:rPr>
              <w:t>驱动加载信息，</w:t>
            </w:r>
            <w:r>
              <w:rPr>
                <w:rFonts w:ascii="宋体" w:hAnsi="宋体" w:cs="宋体" w:hint="eastAsia"/>
                <w:szCs w:val="21"/>
              </w:rPr>
              <w:t>G</w:t>
            </w:r>
            <w:r>
              <w:rPr>
                <w:rFonts w:ascii="宋体" w:hAnsi="宋体" w:cs="宋体"/>
                <w:szCs w:val="21"/>
              </w:rPr>
              <w:t>PU 驱动版本</w:t>
            </w:r>
            <w:r>
              <w:rPr>
                <w:rFonts w:ascii="宋体" w:hAnsi="宋体" w:cs="宋体" w:hint="eastAsia"/>
                <w:szCs w:val="21"/>
              </w:rPr>
              <w:t>，G</w:t>
            </w:r>
            <w:r>
              <w:rPr>
                <w:rFonts w:ascii="宋体" w:hAnsi="宋体" w:cs="宋体"/>
                <w:szCs w:val="21"/>
              </w:rPr>
              <w:t>PU 使用率</w:t>
            </w:r>
            <w:r>
              <w:rPr>
                <w:rFonts w:ascii="宋体" w:hAnsi="宋体" w:cs="宋体" w:hint="eastAsia"/>
                <w:szCs w:val="21"/>
              </w:rPr>
              <w:t>，G</w:t>
            </w:r>
            <w:r>
              <w:rPr>
                <w:rFonts w:ascii="宋体" w:hAnsi="宋体" w:cs="宋体"/>
                <w:szCs w:val="21"/>
              </w:rPr>
              <w:t>PU 当前频率</w:t>
            </w:r>
            <w:r>
              <w:rPr>
                <w:rFonts w:ascii="宋体" w:hAnsi="宋体" w:cs="宋体" w:hint="eastAsia"/>
                <w:szCs w:val="21"/>
              </w:rPr>
              <w:t>。</w:t>
            </w:r>
          </w:p>
          <w:p w14:paraId="2638D884" w14:textId="77777777" w:rsidR="00342A78" w:rsidRDefault="00342A78">
            <w:pPr>
              <w:snapToGrid w:val="0"/>
              <w:spacing w:before="60" w:after="60" w:line="300" w:lineRule="auto"/>
              <w:jc w:val="left"/>
              <w:rPr>
                <w:color w:val="000000"/>
                <w:szCs w:val="21"/>
                <w:lang w:eastAsia="zh"/>
              </w:rPr>
            </w:pPr>
          </w:p>
        </w:tc>
      </w:tr>
    </w:tbl>
    <w:p w14:paraId="6EB7E16B" w14:textId="77777777" w:rsidR="00342A78" w:rsidRDefault="00000000">
      <w:pPr>
        <w:pStyle w:val="51"/>
        <w:spacing w:before="156" w:after="156"/>
        <w:rPr>
          <w:color w:val="000000" w:themeColor="text1"/>
        </w:rPr>
      </w:pPr>
      <w:r>
        <w:rPr>
          <w:color w:val="000000" w:themeColor="text1"/>
        </w:rPr>
        <w:t>测试用例</w:t>
      </w:r>
      <w:r>
        <w:rPr>
          <w:rFonts w:hint="eastAsia"/>
          <w:color w:val="000000" w:themeColor="text1"/>
        </w:rPr>
        <w:t>1.3</w:t>
      </w:r>
      <w:r>
        <w:rPr>
          <w:color w:val="000000" w:themeColor="text1"/>
        </w:rPr>
        <w:t>：</w:t>
      </w:r>
      <w:r>
        <w:rPr>
          <w:rFonts w:hint="eastAsia"/>
          <w:color w:val="000000" w:themeColor="text1"/>
        </w:rPr>
        <w:t>RK3588S</w:t>
      </w:r>
      <w:r>
        <w:rPr>
          <w:rFonts w:hint="eastAsia"/>
          <w:color w:val="000000" w:themeColor="text1"/>
        </w:rPr>
        <w:t>支持</w:t>
      </w:r>
      <w:r>
        <w:rPr>
          <w:rFonts w:hint="eastAsia"/>
          <w:color w:val="000000" w:themeColor="text1"/>
        </w:rPr>
        <w:t>NPU</w:t>
      </w:r>
      <w:r>
        <w:rPr>
          <w:rFonts w:hint="eastAsia"/>
          <w:color w:val="000000" w:themeColor="text1"/>
        </w:rPr>
        <w:t>核心</w:t>
      </w:r>
    </w:p>
    <w:tbl>
      <w:tblPr>
        <w:tblStyle w:val="afff1"/>
        <w:tblW w:w="0" w:type="auto"/>
        <w:tblLayout w:type="fixed"/>
        <w:tblLook w:val="04A0" w:firstRow="1" w:lastRow="0" w:firstColumn="1" w:lastColumn="0" w:noHBand="0" w:noVBand="1"/>
      </w:tblPr>
      <w:tblGrid>
        <w:gridCol w:w="1555"/>
        <w:gridCol w:w="8072"/>
      </w:tblGrid>
      <w:tr w:rsidR="00342A78" w14:paraId="5ADF2747" w14:textId="77777777">
        <w:tc>
          <w:tcPr>
            <w:tcW w:w="1555" w:type="dxa"/>
          </w:tcPr>
          <w:p w14:paraId="1F4FB119" w14:textId="77777777" w:rsidR="00342A78" w:rsidRDefault="00000000">
            <w:pPr>
              <w:rPr>
                <w:b/>
                <w:bCs/>
                <w:color w:val="000000"/>
              </w:rPr>
            </w:pPr>
            <w:r>
              <w:rPr>
                <w:b/>
                <w:bCs/>
                <w:color w:val="000000"/>
              </w:rPr>
              <w:t>测试输入或条件</w:t>
            </w:r>
          </w:p>
        </w:tc>
        <w:tc>
          <w:tcPr>
            <w:tcW w:w="8072" w:type="dxa"/>
          </w:tcPr>
          <w:p w14:paraId="4F49BCDC" w14:textId="77777777" w:rsidR="00342A78" w:rsidRDefault="00000000">
            <w:pPr>
              <w:snapToGrid w:val="0"/>
              <w:spacing w:before="60" w:after="60" w:line="300" w:lineRule="auto"/>
              <w:jc w:val="left"/>
              <w:rPr>
                <w:color w:val="000000"/>
                <w:szCs w:val="21"/>
              </w:rPr>
            </w:pPr>
            <w:r>
              <w:rPr>
                <w:color w:val="000000"/>
                <w:szCs w:val="21"/>
              </w:rPr>
              <w:t>已按测试用例</w:t>
            </w:r>
            <w:r>
              <w:rPr>
                <w:color w:val="000000"/>
                <w:szCs w:val="21"/>
              </w:rPr>
              <w:t>1.4</w:t>
            </w:r>
            <w:r>
              <w:rPr>
                <w:color w:val="000000"/>
                <w:szCs w:val="21"/>
              </w:rPr>
              <w:t>启动</w:t>
            </w:r>
            <w:r>
              <w:rPr>
                <w:color w:val="000000"/>
                <w:szCs w:val="21"/>
              </w:rPr>
              <w:t>Rust-Shyper</w:t>
            </w:r>
            <w:r>
              <w:rPr>
                <w:color w:val="000000"/>
                <w:szCs w:val="21"/>
              </w:rPr>
              <w:t>、</w:t>
            </w:r>
            <w:r>
              <w:rPr>
                <w:color w:val="000000"/>
                <w:szCs w:val="21"/>
              </w:rPr>
              <w:t>VM0</w:t>
            </w:r>
            <w:r>
              <w:rPr>
                <w:color w:val="000000"/>
                <w:szCs w:val="21"/>
              </w:rPr>
              <w:t>。</w:t>
            </w:r>
          </w:p>
        </w:tc>
      </w:tr>
      <w:tr w:rsidR="00342A78" w14:paraId="1047FE08" w14:textId="77777777">
        <w:tc>
          <w:tcPr>
            <w:tcW w:w="1555" w:type="dxa"/>
          </w:tcPr>
          <w:p w14:paraId="3DF2A316" w14:textId="77777777" w:rsidR="00342A78" w:rsidRDefault="00000000">
            <w:pPr>
              <w:rPr>
                <w:color w:val="000000"/>
              </w:rPr>
            </w:pPr>
            <w:r>
              <w:rPr>
                <w:b/>
                <w:bCs/>
                <w:color w:val="000000"/>
              </w:rPr>
              <w:t>测试步骤</w:t>
            </w:r>
          </w:p>
        </w:tc>
        <w:tc>
          <w:tcPr>
            <w:tcW w:w="8072" w:type="dxa"/>
          </w:tcPr>
          <w:p w14:paraId="3D65B3E8" w14:textId="77777777" w:rsidR="00342A78" w:rsidRDefault="00000000">
            <w:pPr>
              <w:numPr>
                <w:ilvl w:val="0"/>
                <w:numId w:val="25"/>
              </w:numPr>
              <w:snapToGrid w:val="0"/>
              <w:spacing w:before="60" w:after="60" w:line="300" w:lineRule="auto"/>
              <w:jc w:val="left"/>
              <w:rPr>
                <w:rFonts w:ascii="Consolas"/>
                <w:color w:val="000000"/>
                <w:szCs w:val="21"/>
              </w:rPr>
            </w:pPr>
            <w:r>
              <w:rPr>
                <w:color w:val="000000"/>
                <w:szCs w:val="21"/>
              </w:rPr>
              <w:t>按测试用例</w:t>
            </w:r>
            <w:r>
              <w:rPr>
                <w:color w:val="000000"/>
                <w:szCs w:val="21"/>
              </w:rPr>
              <w:t>1.4</w:t>
            </w:r>
            <w:r>
              <w:rPr>
                <w:color w:val="000000"/>
                <w:szCs w:val="21"/>
              </w:rPr>
              <w:t>启动</w:t>
            </w:r>
            <w:r>
              <w:rPr>
                <w:color w:val="000000"/>
                <w:szCs w:val="21"/>
              </w:rPr>
              <w:t>Rust-Shyper</w:t>
            </w:r>
            <w:r>
              <w:rPr>
                <w:color w:val="000000"/>
                <w:szCs w:val="21"/>
              </w:rPr>
              <w:t>和</w:t>
            </w:r>
            <w:r>
              <w:rPr>
                <w:color w:val="000000"/>
                <w:szCs w:val="21"/>
              </w:rPr>
              <w:t>VM</w:t>
            </w:r>
            <w:r>
              <w:rPr>
                <w:rFonts w:hint="eastAsia"/>
                <w:color w:val="000000"/>
                <w:szCs w:val="21"/>
              </w:rPr>
              <w:t>0</w:t>
            </w:r>
            <w:r>
              <w:rPr>
                <w:color w:val="000000"/>
                <w:szCs w:val="21"/>
              </w:rPr>
              <w:t>，确认</w:t>
            </w:r>
            <w:r>
              <w:rPr>
                <w:color w:val="000000"/>
                <w:szCs w:val="21"/>
              </w:rPr>
              <w:t>VM0</w:t>
            </w:r>
            <w:r>
              <w:rPr>
                <w:color w:val="000000"/>
                <w:szCs w:val="21"/>
              </w:rPr>
              <w:t>为</w:t>
            </w:r>
            <w:r>
              <w:rPr>
                <w:color w:val="000000"/>
                <w:szCs w:val="21"/>
              </w:rPr>
              <w:t>Active</w:t>
            </w:r>
            <w:r>
              <w:rPr>
                <w:color w:val="000000"/>
                <w:szCs w:val="21"/>
              </w:rPr>
              <w:t>。</w:t>
            </w:r>
          </w:p>
          <w:p w14:paraId="38BE056E" w14:textId="77777777" w:rsidR="00342A78" w:rsidRDefault="00000000">
            <w:pPr>
              <w:numPr>
                <w:ilvl w:val="0"/>
                <w:numId w:val="25"/>
              </w:numPr>
              <w:snapToGrid w:val="0"/>
              <w:spacing w:before="60" w:after="60" w:line="300" w:lineRule="auto"/>
              <w:jc w:val="left"/>
              <w:rPr>
                <w:color w:val="000000"/>
                <w:szCs w:val="21"/>
              </w:rPr>
            </w:pPr>
            <w:r>
              <w:rPr>
                <w:rFonts w:ascii="宋体" w:hAnsi="宋体" w:cs="宋体"/>
                <w:szCs w:val="21"/>
              </w:rPr>
              <w:t>查看NPU驱动是否加载</w:t>
            </w:r>
            <w:r>
              <w:rPr>
                <w:rFonts w:ascii="宋体" w:hAnsi="宋体" w:cs="宋体" w:hint="eastAsia"/>
                <w:szCs w:val="21"/>
              </w:rPr>
              <w:t>；</w:t>
            </w:r>
          </w:p>
          <w:sdt>
            <w:sdtPr>
              <w:rPr>
                <w:rFonts w:ascii="Consolas"/>
                <w:color w:val="000000"/>
                <w:szCs w:val="21"/>
              </w:rPr>
              <w:id w:val="147460342"/>
              <w:placeholder>
                <w:docPart w:val="{a4ea6c41-b8fd-4250-85db-0ce930d61ec6}"/>
              </w:placeholder>
              <w15:appearance w15:val="hidden"/>
              <w:text w:multiLine="1"/>
            </w:sdtPr>
            <w:sdtContent>
              <w:p w14:paraId="58BB10D2" w14:textId="77777777" w:rsidR="00342A78" w:rsidRDefault="00000000">
                <w:pPr>
                  <w:numPr>
                    <w:ilvl w:val="255"/>
                    <w:numId w:val="0"/>
                  </w:numPr>
                  <w:shd w:val="clear" w:color="auto" w:fill="F5F5F5"/>
                  <w:snapToGrid w:val="0"/>
                  <w:spacing w:before="60" w:after="60" w:line="240" w:lineRule="auto"/>
                  <w:ind w:leftChars="200" w:left="420"/>
                  <w:jc w:val="left"/>
                  <w:rPr>
                    <w:color w:val="000000"/>
                    <w:szCs w:val="21"/>
                  </w:rPr>
                </w:pPr>
                <w:r>
                  <w:rPr>
                    <w:rFonts w:ascii="Consolas" w:hint="eastAsia"/>
                    <w:color w:val="252525"/>
                    <w:szCs w:val="21"/>
                  </w:rPr>
                  <w:t>dmesg | grep -i rknpu</w:t>
                </w:r>
              </w:p>
            </w:sdtContent>
          </w:sdt>
          <w:p w14:paraId="05D6308A" w14:textId="77777777" w:rsidR="00342A78" w:rsidRDefault="00000000">
            <w:pPr>
              <w:numPr>
                <w:ilvl w:val="0"/>
                <w:numId w:val="25"/>
              </w:numPr>
              <w:snapToGrid w:val="0"/>
              <w:spacing w:before="60" w:after="60" w:line="300" w:lineRule="auto"/>
              <w:jc w:val="left"/>
              <w:rPr>
                <w:color w:val="000000"/>
                <w:szCs w:val="21"/>
              </w:rPr>
            </w:pPr>
            <w:r>
              <w:rPr>
                <w:rFonts w:ascii="宋体" w:hAnsi="宋体" w:cs="宋体"/>
                <w:szCs w:val="21"/>
              </w:rPr>
              <w:t>查看 NPU使用率</w:t>
            </w:r>
            <w:r>
              <w:rPr>
                <w:rFonts w:ascii="宋体" w:hAnsi="宋体" w:cs="宋体" w:hint="eastAsia"/>
                <w:szCs w:val="21"/>
              </w:rPr>
              <w:t>；</w:t>
            </w:r>
          </w:p>
          <w:sdt>
            <w:sdtPr>
              <w:rPr>
                <w:rFonts w:ascii="Consolas" w:hint="eastAsia"/>
                <w:color w:val="000000"/>
                <w:szCs w:val="21"/>
              </w:rPr>
              <w:id w:val="147469503"/>
              <w:placeholder>
                <w:docPart w:val="{fdefab3d-0f85-466a-81a2-066d40707e25}"/>
              </w:placeholder>
              <w15:appearance w15:val="hidden"/>
              <w:text w:multiLine="1"/>
            </w:sdtPr>
            <w:sdtContent>
              <w:p w14:paraId="2FE8CDCF"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000000"/>
                    <w:szCs w:val="21"/>
                  </w:rPr>
                </w:pPr>
                <w:r>
                  <w:rPr>
                    <w:rFonts w:ascii="Consolas" w:hint="eastAsia"/>
                    <w:color w:val="252525"/>
                    <w:szCs w:val="21"/>
                  </w:rPr>
                  <w:t>cat /sys/kernel/debug/rknpu/load</w:t>
                </w:r>
              </w:p>
            </w:sdtContent>
          </w:sdt>
          <w:p w14:paraId="296599E0" w14:textId="77777777" w:rsidR="00342A78" w:rsidRDefault="00000000">
            <w:pPr>
              <w:numPr>
                <w:ilvl w:val="0"/>
                <w:numId w:val="25"/>
              </w:numPr>
              <w:snapToGrid w:val="0"/>
              <w:spacing w:before="60" w:after="60" w:line="300" w:lineRule="auto"/>
              <w:jc w:val="left"/>
              <w:rPr>
                <w:color w:val="000000"/>
                <w:szCs w:val="21"/>
              </w:rPr>
            </w:pPr>
            <w:r>
              <w:rPr>
                <w:rFonts w:ascii="宋体" w:hAnsi="宋体" w:cs="宋体"/>
                <w:szCs w:val="21"/>
              </w:rPr>
              <w:t>查看 NPU驱动版本</w:t>
            </w:r>
            <w:r>
              <w:rPr>
                <w:rFonts w:ascii="宋体" w:hAnsi="宋体" w:cs="宋体" w:hint="eastAsia"/>
                <w:szCs w:val="21"/>
              </w:rPr>
              <w:t>；</w:t>
            </w:r>
          </w:p>
          <w:sdt>
            <w:sdtPr>
              <w:rPr>
                <w:rFonts w:ascii="Consolas" w:hint="eastAsia"/>
                <w:color w:val="000000"/>
                <w:szCs w:val="21"/>
                <w:lang w:val="de-DE"/>
              </w:rPr>
              <w:id w:val="147478953"/>
              <w:placeholder>
                <w:docPart w:val="{7626cf7a-5c21-48d9-aab0-e9d93d49d45c}"/>
              </w:placeholder>
              <w15:appearance w15:val="hidden"/>
              <w:text w:multiLine="1"/>
            </w:sdtPr>
            <w:sdtContent>
              <w:p w14:paraId="2E421B96"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000000"/>
                    <w:szCs w:val="21"/>
                    <w:lang w:val="de-DE"/>
                  </w:rPr>
                </w:pPr>
                <w:r>
                  <w:rPr>
                    <w:rFonts w:ascii="Consolas" w:hint="eastAsia"/>
                    <w:color w:val="252525"/>
                    <w:szCs w:val="21"/>
                    <w:lang w:val="de-DE"/>
                  </w:rPr>
                  <w:t>cat /sys/kernel/debug/rknpu/version</w:t>
                </w:r>
              </w:p>
            </w:sdtContent>
          </w:sdt>
          <w:p w14:paraId="328588E8" w14:textId="77777777" w:rsidR="00342A78" w:rsidRDefault="00000000">
            <w:pPr>
              <w:numPr>
                <w:ilvl w:val="0"/>
                <w:numId w:val="25"/>
              </w:numPr>
              <w:snapToGrid w:val="0"/>
              <w:spacing w:before="60" w:after="60" w:line="300" w:lineRule="auto"/>
              <w:jc w:val="left"/>
              <w:rPr>
                <w:color w:val="000000"/>
                <w:szCs w:val="21"/>
              </w:rPr>
            </w:pPr>
            <w:r>
              <w:rPr>
                <w:rFonts w:ascii="宋体" w:hAnsi="宋体" w:cs="宋体"/>
                <w:szCs w:val="21"/>
              </w:rPr>
              <w:t>查看NPU当前频率</w:t>
            </w:r>
            <w:r>
              <w:rPr>
                <w:rFonts w:ascii="宋体" w:hAnsi="宋体" w:cs="宋体" w:hint="eastAsia"/>
                <w:szCs w:val="21"/>
              </w:rPr>
              <w:t>；</w:t>
            </w:r>
          </w:p>
          <w:sdt>
            <w:sdtPr>
              <w:rPr>
                <w:rFonts w:ascii="Consolas" w:hint="eastAsia"/>
                <w:color w:val="000000"/>
                <w:szCs w:val="21"/>
                <w:lang w:val="de-DE"/>
              </w:rPr>
              <w:id w:val="147461129"/>
              <w:placeholder>
                <w:docPart w:val="{ba811b39-f291-4f97-8370-7ddad598238e}"/>
              </w:placeholder>
              <w15:appearance w15:val="hidden"/>
              <w:text w:multiLine="1"/>
            </w:sdtPr>
            <w:sdtContent>
              <w:p w14:paraId="7463C6F7" w14:textId="77777777" w:rsidR="00342A78" w:rsidRDefault="00000000">
                <w:pPr>
                  <w:numPr>
                    <w:ilvl w:val="255"/>
                    <w:numId w:val="0"/>
                  </w:numPr>
                  <w:shd w:val="clear" w:color="auto" w:fill="F5F5F5"/>
                  <w:snapToGrid w:val="0"/>
                  <w:spacing w:before="60" w:after="60" w:line="240" w:lineRule="auto"/>
                  <w:ind w:leftChars="200" w:left="420"/>
                  <w:jc w:val="left"/>
                </w:pPr>
                <w:r>
                  <w:rPr>
                    <w:rFonts w:ascii="Consolas" w:hint="eastAsia"/>
                    <w:color w:val="000000"/>
                    <w:szCs w:val="21"/>
                    <w:lang w:val="de-DE"/>
                  </w:rPr>
                  <w:t>cat /sys/kernel/debug/clk/clk_summary | grep clk_npu</w:t>
                </w:r>
              </w:p>
            </w:sdtContent>
          </w:sdt>
          <w:p w14:paraId="54B71FB3" w14:textId="77777777" w:rsidR="00342A78" w:rsidRDefault="00000000">
            <w:pPr>
              <w:numPr>
                <w:ilvl w:val="0"/>
                <w:numId w:val="25"/>
              </w:numPr>
              <w:snapToGrid w:val="0"/>
              <w:spacing w:before="60" w:after="60" w:line="300" w:lineRule="auto"/>
              <w:jc w:val="left"/>
            </w:pPr>
            <w:r>
              <w:rPr>
                <w:rFonts w:ascii="宋体" w:hAnsi="宋体" w:cs="宋体"/>
                <w:szCs w:val="21"/>
              </w:rPr>
              <w:t>在VM</w:t>
            </w:r>
            <w:r>
              <w:rPr>
                <w:rFonts w:ascii="宋体" w:hAnsi="宋体" w:cs="宋体" w:hint="eastAsia"/>
                <w:szCs w:val="21"/>
              </w:rPr>
              <w:t>0</w:t>
            </w:r>
            <w:r>
              <w:rPr>
                <w:rFonts w:ascii="宋体" w:hAnsi="宋体" w:cs="宋体"/>
                <w:szCs w:val="21"/>
              </w:rPr>
              <w:t>执行</w:t>
            </w:r>
            <w:r>
              <w:rPr>
                <w:rFonts w:ascii="宋体" w:hAnsi="宋体" w:cs="宋体" w:hint="eastAsia"/>
                <w:szCs w:val="21"/>
              </w:rPr>
              <w:t>NPU测试脚本</w:t>
            </w:r>
            <w:r>
              <w:rPr>
                <w:rFonts w:ascii="宋体" w:hAnsi="宋体" w:cs="宋体"/>
                <w:szCs w:val="21"/>
              </w:rPr>
              <w:t>记录运行时、驱动版本、退出码和真实RKNN模型推理结果。验证脚本退出码为0，输出runtime=2.3.2、driver=0.9.2及RKNPU_SMOKE_OK。</w:t>
            </w:r>
          </w:p>
          <w:sdt>
            <w:sdtPr>
              <w:rPr>
                <w:rFonts w:ascii="Consolas" w:hint="eastAsia"/>
                <w:color w:val="000000"/>
                <w:szCs w:val="21"/>
                <w:lang w:val="de-DE"/>
              </w:rPr>
              <w:id w:val="147452578"/>
              <w:placeholder>
                <w:docPart w:val="{f119de8b-4d68-4c7f-85ed-caaa038027f9}"/>
              </w:placeholder>
              <w15:appearance w15:val="hidden"/>
              <w:text w:multiLine="1"/>
            </w:sdtPr>
            <w:sdtContent>
              <w:p w14:paraId="15CECD46" w14:textId="77777777" w:rsidR="00342A78" w:rsidRDefault="00000000">
                <w:pPr>
                  <w:numPr>
                    <w:ilvl w:val="255"/>
                    <w:numId w:val="0"/>
                  </w:numPr>
                  <w:shd w:val="clear" w:color="auto" w:fill="F5F5F5"/>
                  <w:snapToGrid w:val="0"/>
                  <w:spacing w:before="60" w:after="60" w:line="240" w:lineRule="auto"/>
                  <w:ind w:leftChars="200" w:left="420"/>
                  <w:jc w:val="left"/>
                </w:pPr>
                <w:r>
                  <w:rPr>
                    <w:rFonts w:ascii="Consolas" w:hint="eastAsia"/>
                    <w:color w:val="000000"/>
                    <w:szCs w:val="21"/>
                    <w:lang w:val="de-DE"/>
                  </w:rPr>
                  <w:t>export LD_LIBRARY_PATH=/usr/lib64:/lib64:/lib</w:t>
                </w:r>
                <w:r>
                  <w:rPr>
                    <w:rFonts w:ascii="Consolas" w:hint="eastAsia"/>
                    <w:color w:val="000000"/>
                    <w:szCs w:val="21"/>
                    <w:lang w:val="de-DE"/>
                  </w:rPr>
                  <w:br/>
                  <w:t>/opt/rknpu/verify-vm</w:t>
                </w:r>
                <w:r>
                  <w:rPr>
                    <w:rFonts w:ascii="Consolas" w:hint="eastAsia"/>
                    <w:color w:val="000000"/>
                    <w:szCs w:val="21"/>
                  </w:rPr>
                  <w:t>0</w:t>
                </w:r>
                <w:r>
                  <w:rPr>
                    <w:rFonts w:ascii="Consolas" w:hint="eastAsia"/>
                    <w:color w:val="000000"/>
                    <w:szCs w:val="21"/>
                    <w:lang w:val="de-DE"/>
                  </w:rPr>
                  <w:t>-npu.sh</w:t>
                </w:r>
              </w:p>
            </w:sdtContent>
          </w:sdt>
        </w:tc>
      </w:tr>
      <w:tr w:rsidR="00342A78" w14:paraId="5CA1DD34" w14:textId="77777777">
        <w:trPr>
          <w:trHeight w:val="1040"/>
        </w:trPr>
        <w:tc>
          <w:tcPr>
            <w:tcW w:w="1555" w:type="dxa"/>
          </w:tcPr>
          <w:p w14:paraId="34E930E1" w14:textId="77777777" w:rsidR="00342A78" w:rsidRDefault="00000000">
            <w:pPr>
              <w:rPr>
                <w:color w:val="000000"/>
              </w:rPr>
            </w:pPr>
            <w:r>
              <w:rPr>
                <w:b/>
                <w:bCs/>
                <w:color w:val="000000"/>
              </w:rPr>
              <w:t>预期结果</w:t>
            </w:r>
          </w:p>
        </w:tc>
        <w:tc>
          <w:tcPr>
            <w:tcW w:w="8072" w:type="dxa"/>
          </w:tcPr>
          <w:p w14:paraId="71D0136A" w14:textId="77777777" w:rsidR="00342A78" w:rsidRDefault="00000000">
            <w:pPr>
              <w:snapToGrid w:val="0"/>
              <w:spacing w:before="60" w:after="60" w:line="300" w:lineRule="auto"/>
              <w:jc w:val="left"/>
              <w:rPr>
                <w:lang w:eastAsia="zh"/>
              </w:rPr>
            </w:pPr>
            <w:r>
              <w:rPr>
                <w:rFonts w:hint="eastAsia"/>
                <w:color w:val="000000"/>
                <w:szCs w:val="21"/>
              </w:rPr>
              <w:t>输出</w:t>
            </w:r>
            <w:r>
              <w:rPr>
                <w:rFonts w:hint="eastAsia"/>
                <w:color w:val="000000"/>
                <w:szCs w:val="21"/>
              </w:rPr>
              <w:t>NPU</w:t>
            </w:r>
            <w:r>
              <w:rPr>
                <w:rFonts w:hint="eastAsia"/>
                <w:color w:val="000000"/>
                <w:szCs w:val="21"/>
              </w:rPr>
              <w:t>驱动加载信息，驱动版本，</w:t>
            </w:r>
            <w:r>
              <w:rPr>
                <w:rFonts w:hint="eastAsia"/>
                <w:color w:val="000000"/>
                <w:szCs w:val="21"/>
              </w:rPr>
              <w:t>NPU</w:t>
            </w:r>
            <w:r>
              <w:rPr>
                <w:rFonts w:hint="eastAsia"/>
                <w:color w:val="000000"/>
                <w:szCs w:val="21"/>
              </w:rPr>
              <w:t>使用率，</w:t>
            </w:r>
            <w:r>
              <w:rPr>
                <w:rFonts w:hint="eastAsia"/>
                <w:color w:val="000000"/>
                <w:szCs w:val="21"/>
              </w:rPr>
              <w:t>NPU</w:t>
            </w:r>
            <w:r>
              <w:rPr>
                <w:rFonts w:hint="eastAsia"/>
                <w:color w:val="000000"/>
                <w:szCs w:val="21"/>
              </w:rPr>
              <w:t>频率，</w:t>
            </w:r>
            <w:r>
              <w:t>验证脚本退出码为</w:t>
            </w:r>
            <w:r>
              <w:t>0</w:t>
            </w:r>
            <w:r>
              <w:t>，输出</w:t>
            </w:r>
            <w:r>
              <w:t>runtime=2.3.2</w:t>
            </w:r>
            <w:r>
              <w:t>、</w:t>
            </w:r>
            <w:r>
              <w:t>driver=0.9.2</w:t>
            </w:r>
            <w:r>
              <w:t>及</w:t>
            </w:r>
            <w:r>
              <w:t>RKNPU_SMOKE_OK</w:t>
            </w:r>
            <w:r>
              <w:t>。</w:t>
            </w:r>
          </w:p>
        </w:tc>
      </w:tr>
    </w:tbl>
    <w:p w14:paraId="0CBE65DB" w14:textId="6704BFA2" w:rsidR="00342A78" w:rsidRPr="007141EE" w:rsidRDefault="00000000">
      <w:pPr>
        <w:pStyle w:val="51"/>
        <w:spacing w:before="156" w:after="156"/>
        <w:rPr>
          <w:color w:val="EE0000"/>
        </w:rPr>
      </w:pPr>
      <w:r w:rsidRPr="007141EE">
        <w:rPr>
          <w:color w:val="EE0000"/>
        </w:rPr>
        <w:t>测试用例</w:t>
      </w:r>
      <w:r w:rsidRPr="007141EE">
        <w:rPr>
          <w:rFonts w:hint="eastAsia"/>
          <w:color w:val="EE0000"/>
        </w:rPr>
        <w:t>1</w:t>
      </w:r>
      <w:r w:rsidRPr="007141EE">
        <w:rPr>
          <w:color w:val="EE0000"/>
        </w:rPr>
        <w:t>.</w:t>
      </w:r>
      <w:r w:rsidRPr="007141EE">
        <w:rPr>
          <w:rFonts w:hint="eastAsia"/>
          <w:color w:val="EE0000"/>
        </w:rPr>
        <w:t>4</w:t>
      </w:r>
      <w:r w:rsidRPr="007141EE">
        <w:rPr>
          <w:color w:val="EE0000"/>
        </w:rPr>
        <w:t>：</w:t>
      </w:r>
      <w:r w:rsidRPr="007141EE">
        <w:rPr>
          <w:rFonts w:hint="eastAsia"/>
          <w:color w:val="EE0000"/>
        </w:rPr>
        <w:t>Orin</w:t>
      </w:r>
      <w:r w:rsidR="00A12AA6" w:rsidRPr="007141EE">
        <w:rPr>
          <w:rFonts w:hint="eastAsia"/>
          <w:color w:val="EE0000"/>
        </w:rPr>
        <w:t>支持</w:t>
      </w:r>
      <w:r w:rsidRPr="007141EE">
        <w:rPr>
          <w:rFonts w:hint="eastAsia"/>
          <w:color w:val="EE0000"/>
        </w:rPr>
        <w:t>C</w:t>
      </w:r>
      <w:r w:rsidRPr="007141EE">
        <w:rPr>
          <w:color w:val="EE0000"/>
        </w:rPr>
        <w:t>PU</w:t>
      </w:r>
      <w:r w:rsidR="00A12AA6" w:rsidRPr="007141EE">
        <w:rPr>
          <w:rFonts w:hint="eastAsia"/>
          <w:color w:val="EE0000"/>
        </w:rPr>
        <w:t>核心</w:t>
      </w:r>
    </w:p>
    <w:tbl>
      <w:tblPr>
        <w:tblStyle w:val="afff1"/>
        <w:tblW w:w="0" w:type="auto"/>
        <w:tblLayout w:type="fixed"/>
        <w:tblLook w:val="04A0" w:firstRow="1" w:lastRow="0" w:firstColumn="1" w:lastColumn="0" w:noHBand="0" w:noVBand="1"/>
      </w:tblPr>
      <w:tblGrid>
        <w:gridCol w:w="1557"/>
        <w:gridCol w:w="8070"/>
      </w:tblGrid>
      <w:tr w:rsidR="00A12AA6" w14:paraId="3CEDDB98" w14:textId="77777777">
        <w:tc>
          <w:tcPr>
            <w:tcW w:w="1557" w:type="dxa"/>
          </w:tcPr>
          <w:p w14:paraId="7F56386E" w14:textId="77777777" w:rsidR="00A12AA6" w:rsidRDefault="00A12AA6" w:rsidP="00A12AA6">
            <w:pPr>
              <w:snapToGrid w:val="0"/>
              <w:spacing w:before="156" w:after="156" w:line="300" w:lineRule="auto"/>
              <w:jc w:val="left"/>
              <w:rPr>
                <w:b/>
                <w:bCs/>
                <w:color w:val="333333"/>
                <w:szCs w:val="21"/>
              </w:rPr>
            </w:pPr>
            <w:r>
              <w:rPr>
                <w:b/>
                <w:bCs/>
                <w:color w:val="333333"/>
                <w:szCs w:val="21"/>
              </w:rPr>
              <w:t>测试输入或条件</w:t>
            </w:r>
          </w:p>
        </w:tc>
        <w:tc>
          <w:tcPr>
            <w:tcW w:w="8070" w:type="dxa"/>
          </w:tcPr>
          <w:p w14:paraId="29BFC4CE" w14:textId="55A888B9" w:rsidR="00A12AA6" w:rsidRDefault="00A12AA6" w:rsidP="00A12AA6">
            <w:pPr>
              <w:snapToGrid w:val="0"/>
              <w:spacing w:before="60" w:after="60" w:line="300" w:lineRule="auto"/>
              <w:jc w:val="left"/>
              <w:rPr>
                <w:color w:val="C00000"/>
                <w:szCs w:val="21"/>
              </w:rPr>
            </w:pPr>
            <w:r>
              <w:rPr>
                <w:color w:val="000000"/>
                <w:szCs w:val="21"/>
              </w:rPr>
              <w:t>已按测试用例</w:t>
            </w:r>
            <w:r>
              <w:rPr>
                <w:color w:val="000000"/>
                <w:szCs w:val="21"/>
              </w:rPr>
              <w:t>1.</w:t>
            </w:r>
            <w:r>
              <w:rPr>
                <w:rFonts w:hint="eastAsia"/>
                <w:color w:val="000000"/>
                <w:szCs w:val="21"/>
              </w:rPr>
              <w:t>1</w:t>
            </w:r>
            <w:r>
              <w:rPr>
                <w:color w:val="000000"/>
                <w:szCs w:val="21"/>
              </w:rPr>
              <w:t>启动</w:t>
            </w:r>
            <w:r>
              <w:rPr>
                <w:color w:val="000000"/>
                <w:szCs w:val="21"/>
              </w:rPr>
              <w:t>Rust-Shyper</w:t>
            </w:r>
            <w:r>
              <w:rPr>
                <w:color w:val="000000"/>
                <w:szCs w:val="21"/>
              </w:rPr>
              <w:t>、</w:t>
            </w:r>
            <w:r>
              <w:rPr>
                <w:color w:val="000000"/>
                <w:szCs w:val="21"/>
              </w:rPr>
              <w:t>VM0</w:t>
            </w:r>
            <w:r>
              <w:rPr>
                <w:color w:val="000000"/>
                <w:szCs w:val="21"/>
              </w:rPr>
              <w:t>。</w:t>
            </w:r>
          </w:p>
        </w:tc>
      </w:tr>
      <w:tr w:rsidR="00A12AA6" w14:paraId="4EF1867F" w14:textId="77777777">
        <w:tc>
          <w:tcPr>
            <w:tcW w:w="1557" w:type="dxa"/>
          </w:tcPr>
          <w:p w14:paraId="0C0E1802" w14:textId="77777777" w:rsidR="00A12AA6" w:rsidRDefault="00A12AA6" w:rsidP="00A12AA6">
            <w:pPr>
              <w:snapToGrid w:val="0"/>
              <w:spacing w:before="156" w:after="156" w:line="300" w:lineRule="auto"/>
              <w:jc w:val="left"/>
              <w:rPr>
                <w:b/>
                <w:bCs/>
                <w:color w:val="333333"/>
                <w:szCs w:val="21"/>
              </w:rPr>
            </w:pPr>
            <w:r>
              <w:rPr>
                <w:b/>
                <w:bCs/>
                <w:color w:val="333333"/>
                <w:szCs w:val="21"/>
              </w:rPr>
              <w:t>测试步骤</w:t>
            </w:r>
          </w:p>
        </w:tc>
        <w:tc>
          <w:tcPr>
            <w:tcW w:w="8070" w:type="dxa"/>
          </w:tcPr>
          <w:p w14:paraId="2C3B3B22" w14:textId="77777777" w:rsidR="007141EE" w:rsidRDefault="007141EE">
            <w:pPr>
              <w:numPr>
                <w:ilvl w:val="0"/>
                <w:numId w:val="61"/>
              </w:numPr>
              <w:snapToGrid w:val="0"/>
              <w:spacing w:before="60" w:after="60" w:line="300" w:lineRule="auto"/>
              <w:jc w:val="left"/>
              <w:rPr>
                <w:color w:val="000000"/>
                <w:szCs w:val="21"/>
              </w:rPr>
            </w:pPr>
            <w:r>
              <w:rPr>
                <w:color w:val="000000"/>
                <w:szCs w:val="21"/>
              </w:rPr>
              <w:t>按测试用例</w:t>
            </w:r>
            <w:r>
              <w:rPr>
                <w:color w:val="000000"/>
                <w:szCs w:val="21"/>
              </w:rPr>
              <w:t>1.</w:t>
            </w:r>
            <w:r>
              <w:rPr>
                <w:rFonts w:hint="eastAsia"/>
                <w:color w:val="000000"/>
                <w:szCs w:val="21"/>
              </w:rPr>
              <w:t>1</w:t>
            </w:r>
            <w:r>
              <w:rPr>
                <w:color w:val="000000"/>
                <w:szCs w:val="21"/>
              </w:rPr>
              <w:t>的步骤启动</w:t>
            </w:r>
            <w:r>
              <w:rPr>
                <w:color w:val="000000"/>
                <w:szCs w:val="21"/>
              </w:rPr>
              <w:t>Rust-Shyper</w:t>
            </w:r>
            <w:r>
              <w:rPr>
                <w:color w:val="000000"/>
                <w:szCs w:val="21"/>
              </w:rPr>
              <w:t>和</w:t>
            </w:r>
            <w:r>
              <w:rPr>
                <w:color w:val="000000"/>
                <w:szCs w:val="21"/>
              </w:rPr>
              <w:t>VM</w:t>
            </w:r>
            <w:r>
              <w:rPr>
                <w:rFonts w:hint="eastAsia"/>
                <w:color w:val="000000"/>
                <w:szCs w:val="21"/>
              </w:rPr>
              <w:t>0</w:t>
            </w:r>
            <w:r>
              <w:rPr>
                <w:color w:val="000000"/>
                <w:szCs w:val="21"/>
              </w:rPr>
              <w:t>，并确认</w:t>
            </w:r>
            <w:r>
              <w:rPr>
                <w:color w:val="000000"/>
                <w:szCs w:val="21"/>
              </w:rPr>
              <w:t>VM0</w:t>
            </w:r>
            <w:r>
              <w:rPr>
                <w:color w:val="000000"/>
                <w:szCs w:val="21"/>
              </w:rPr>
              <w:t>为</w:t>
            </w:r>
            <w:r>
              <w:rPr>
                <w:color w:val="000000"/>
                <w:szCs w:val="21"/>
              </w:rPr>
              <w:t>Active</w:t>
            </w:r>
            <w:r>
              <w:rPr>
                <w:color w:val="000000"/>
                <w:szCs w:val="21"/>
              </w:rPr>
              <w:t>；</w:t>
            </w:r>
          </w:p>
          <w:p w14:paraId="775851AD" w14:textId="77777777" w:rsidR="007141EE" w:rsidRDefault="007141EE">
            <w:pPr>
              <w:numPr>
                <w:ilvl w:val="0"/>
                <w:numId w:val="62"/>
              </w:numPr>
              <w:snapToGrid w:val="0"/>
              <w:spacing w:before="60" w:after="60" w:line="300" w:lineRule="auto"/>
              <w:jc w:val="left"/>
              <w:rPr>
                <w:rFonts w:ascii="Consolas"/>
                <w:color w:val="000000"/>
                <w:szCs w:val="21"/>
              </w:rPr>
            </w:pPr>
            <w:r>
              <w:rPr>
                <w:color w:val="000000"/>
                <w:szCs w:val="21"/>
              </w:rPr>
              <w:t>通过命令</w:t>
            </w:r>
            <w:r>
              <w:rPr>
                <w:color w:val="000000"/>
                <w:szCs w:val="21"/>
              </w:rPr>
              <w:t>cat /proc/cpuinfo</w:t>
            </w:r>
            <w:r>
              <w:rPr>
                <w:color w:val="000000"/>
                <w:szCs w:val="21"/>
              </w:rPr>
              <w:t>输出</w:t>
            </w:r>
            <w:r>
              <w:rPr>
                <w:color w:val="000000"/>
                <w:szCs w:val="21"/>
              </w:rPr>
              <w:t>CPU</w:t>
            </w:r>
            <w:r>
              <w:rPr>
                <w:color w:val="000000"/>
                <w:szCs w:val="21"/>
              </w:rPr>
              <w:t>型号信息</w:t>
            </w:r>
            <w:r>
              <w:rPr>
                <w:rFonts w:hint="eastAsia"/>
                <w:color w:val="000000"/>
                <w:szCs w:val="21"/>
              </w:rPr>
              <w:t>；</w:t>
            </w:r>
          </w:p>
          <w:p w14:paraId="55AC52CE" w14:textId="67F421DA" w:rsidR="00A12AA6" w:rsidRPr="001325C3" w:rsidRDefault="00000000" w:rsidP="001325C3">
            <w:pPr>
              <w:snapToGrid w:val="0"/>
              <w:spacing w:before="60" w:after="60" w:line="300" w:lineRule="auto"/>
              <w:jc w:val="left"/>
              <w:rPr>
                <w:rFonts w:ascii="Consolas"/>
                <w:color w:val="000000"/>
                <w:szCs w:val="21"/>
              </w:rPr>
            </w:pPr>
            <w:sdt>
              <w:sdtPr>
                <w:rPr>
                  <w:rFonts w:ascii="Consolas"/>
                  <w:color w:val="000000"/>
                  <w:szCs w:val="21"/>
                </w:rPr>
                <w:id w:val="1921520490"/>
                <w:placeholder>
                  <w:docPart w:val="2DEF5D0BBE9644D490E1B205BEA8785B"/>
                </w:placeholder>
                <w15:appearance w15:val="hidden"/>
                <w:text w:multiLine="1"/>
              </w:sdtPr>
              <w:sdtEndPr>
                <w:rPr>
                  <w:color w:val="000000" w:themeColor="text1"/>
                </w:rPr>
              </w:sdtEndPr>
              <w:sdtContent>
                <w:r w:rsidR="007141EE">
                  <w:rPr>
                    <w:rFonts w:ascii="Consolas" w:hint="eastAsia"/>
                    <w:color w:val="252525"/>
                    <w:szCs w:val="21"/>
                  </w:rPr>
                  <w:t>cat /proc/cpuinfo</w:t>
                </w:r>
              </w:sdtContent>
            </w:sdt>
            <w:sdt>
              <w:sdtPr>
                <w:rPr>
                  <w:rFonts w:ascii="Consolas" w:hint="eastAsia"/>
                  <w:color w:val="000000"/>
                  <w:szCs w:val="21"/>
                </w:rPr>
                <w:id w:val="391164538"/>
                <w:placeholder>
                  <w:docPart w:val="02DAE979B8A7408A8DB47DE2CFE85D86"/>
                </w:placeholder>
                <w:showingPlcHdr/>
                <w15:appearance w15:val="hidden"/>
              </w:sdtPr>
              <w:sdtContent/>
            </w:sdt>
          </w:p>
        </w:tc>
      </w:tr>
      <w:tr w:rsidR="00A12AA6" w14:paraId="4EDF0D0F" w14:textId="77777777">
        <w:trPr>
          <w:trHeight w:val="1150"/>
        </w:trPr>
        <w:tc>
          <w:tcPr>
            <w:tcW w:w="1557" w:type="dxa"/>
          </w:tcPr>
          <w:p w14:paraId="22C191ED" w14:textId="77777777" w:rsidR="00A12AA6" w:rsidRDefault="00A12AA6" w:rsidP="00A12AA6">
            <w:pPr>
              <w:rPr>
                <w:color w:val="C00000"/>
                <w:szCs w:val="21"/>
              </w:rPr>
            </w:pPr>
            <w:r>
              <w:rPr>
                <w:b/>
                <w:bCs/>
                <w:color w:val="333333"/>
                <w:szCs w:val="21"/>
              </w:rPr>
              <w:t>预期结果</w:t>
            </w:r>
          </w:p>
        </w:tc>
        <w:tc>
          <w:tcPr>
            <w:tcW w:w="8070" w:type="dxa"/>
          </w:tcPr>
          <w:p w14:paraId="2EB5DF91" w14:textId="6B5C9D07" w:rsidR="007141EE" w:rsidRDefault="007141EE" w:rsidP="007141EE">
            <w:pPr>
              <w:jc w:val="left"/>
              <w:rPr>
                <w:color w:val="333333"/>
                <w:szCs w:val="21"/>
              </w:rPr>
            </w:pPr>
            <w:r>
              <w:rPr>
                <w:rFonts w:hint="eastAsia"/>
                <w:color w:val="333333"/>
                <w:szCs w:val="21"/>
              </w:rPr>
              <w:t>正确输出</w:t>
            </w:r>
            <w:r>
              <w:rPr>
                <w:color w:val="333333"/>
                <w:szCs w:val="21"/>
              </w:rPr>
              <w:t>CPU</w:t>
            </w:r>
            <w:r>
              <w:rPr>
                <w:rFonts w:hint="eastAsia"/>
                <w:color w:val="333333"/>
                <w:szCs w:val="21"/>
              </w:rPr>
              <w:t>的</w:t>
            </w:r>
            <w:r>
              <w:rPr>
                <w:color w:val="333333"/>
                <w:szCs w:val="21"/>
              </w:rPr>
              <w:t>型号信息</w:t>
            </w:r>
            <w:r>
              <w:rPr>
                <w:rFonts w:hint="eastAsia"/>
                <w:color w:val="333333"/>
                <w:szCs w:val="21"/>
              </w:rPr>
              <w:t>。</w:t>
            </w:r>
          </w:p>
          <w:p w14:paraId="79E12F43" w14:textId="77777777" w:rsidR="00A12AA6" w:rsidRDefault="00A12AA6" w:rsidP="00504213">
            <w:pPr>
              <w:rPr>
                <w:szCs w:val="21"/>
              </w:rPr>
            </w:pPr>
          </w:p>
        </w:tc>
      </w:tr>
    </w:tbl>
    <w:p w14:paraId="5E04CBB1" w14:textId="53DF3425" w:rsidR="00342A78" w:rsidRPr="00250A96" w:rsidRDefault="00000000">
      <w:pPr>
        <w:pStyle w:val="51"/>
        <w:spacing w:before="156" w:after="156"/>
        <w:rPr>
          <w:color w:val="EE0000"/>
        </w:rPr>
      </w:pPr>
      <w:r w:rsidRPr="006819F8">
        <w:rPr>
          <w:color w:val="EE0000"/>
        </w:rPr>
        <w:lastRenderedPageBreak/>
        <w:t>测试用例</w:t>
      </w:r>
      <w:r w:rsidRPr="006819F8">
        <w:rPr>
          <w:rFonts w:hint="eastAsia"/>
          <w:color w:val="EE0000"/>
        </w:rPr>
        <w:t>1</w:t>
      </w:r>
      <w:r w:rsidRPr="006819F8">
        <w:rPr>
          <w:color w:val="EE0000"/>
        </w:rPr>
        <w:t>.</w:t>
      </w:r>
      <w:r w:rsidRPr="006819F8">
        <w:rPr>
          <w:rFonts w:hint="eastAsia"/>
          <w:color w:val="EE0000"/>
        </w:rPr>
        <w:t>5</w:t>
      </w:r>
      <w:r w:rsidRPr="006819F8">
        <w:rPr>
          <w:color w:val="EE0000"/>
        </w:rPr>
        <w:t>：</w:t>
      </w:r>
      <w:r w:rsidRPr="006819F8">
        <w:rPr>
          <w:rFonts w:hint="eastAsia"/>
          <w:color w:val="EE0000"/>
        </w:rPr>
        <w:t>Orin</w:t>
      </w:r>
      <w:r w:rsidR="00250A96">
        <w:rPr>
          <w:rFonts w:hint="eastAsia"/>
          <w:color w:val="EE0000"/>
        </w:rPr>
        <w:t>支持</w:t>
      </w:r>
      <w:r w:rsidRPr="006819F8">
        <w:rPr>
          <w:rFonts w:hint="eastAsia"/>
          <w:color w:val="EE0000"/>
        </w:rPr>
        <w:t>G</w:t>
      </w:r>
      <w:r w:rsidRPr="006819F8">
        <w:rPr>
          <w:color w:val="EE0000"/>
        </w:rPr>
        <w:t>PU</w:t>
      </w:r>
      <w:r w:rsidR="00250A96">
        <w:rPr>
          <w:rFonts w:hint="eastAsia"/>
          <w:color w:val="EE0000"/>
        </w:rPr>
        <w:t>核心</w:t>
      </w:r>
    </w:p>
    <w:tbl>
      <w:tblPr>
        <w:tblStyle w:val="afff1"/>
        <w:tblW w:w="0" w:type="auto"/>
        <w:tblLayout w:type="fixed"/>
        <w:tblLook w:val="04A0" w:firstRow="1" w:lastRow="0" w:firstColumn="1" w:lastColumn="0" w:noHBand="0" w:noVBand="1"/>
      </w:tblPr>
      <w:tblGrid>
        <w:gridCol w:w="1555"/>
        <w:gridCol w:w="8072"/>
      </w:tblGrid>
      <w:tr w:rsidR="00342A78" w14:paraId="19519548" w14:textId="77777777">
        <w:tc>
          <w:tcPr>
            <w:tcW w:w="1555" w:type="dxa"/>
          </w:tcPr>
          <w:p w14:paraId="79073DEF" w14:textId="77777777" w:rsidR="00342A78" w:rsidRDefault="00000000">
            <w:pPr>
              <w:rPr>
                <w:b/>
                <w:bCs/>
                <w:color w:val="000000"/>
              </w:rPr>
            </w:pPr>
            <w:r>
              <w:rPr>
                <w:b/>
                <w:bCs/>
                <w:color w:val="000000"/>
              </w:rPr>
              <w:t>测试输入或条件</w:t>
            </w:r>
          </w:p>
        </w:tc>
        <w:tc>
          <w:tcPr>
            <w:tcW w:w="8072" w:type="dxa"/>
          </w:tcPr>
          <w:p w14:paraId="25DFE499" w14:textId="47A2A9D1" w:rsidR="00342A78" w:rsidRDefault="006819F8">
            <w:pPr>
              <w:snapToGrid w:val="0"/>
              <w:spacing w:before="60" w:after="60" w:line="300" w:lineRule="auto"/>
              <w:jc w:val="left"/>
              <w:rPr>
                <w:color w:val="000000"/>
                <w:szCs w:val="21"/>
              </w:rPr>
            </w:pPr>
            <w:r>
              <w:rPr>
                <w:color w:val="000000"/>
                <w:szCs w:val="21"/>
              </w:rPr>
              <w:t>已按测试用例</w:t>
            </w:r>
            <w:r>
              <w:rPr>
                <w:color w:val="000000"/>
                <w:szCs w:val="21"/>
              </w:rPr>
              <w:t>1.</w:t>
            </w:r>
            <w:r w:rsidR="003D51F6">
              <w:rPr>
                <w:rFonts w:hint="eastAsia"/>
                <w:color w:val="000000"/>
                <w:szCs w:val="21"/>
              </w:rPr>
              <w:t>1</w:t>
            </w:r>
            <w:r>
              <w:rPr>
                <w:color w:val="000000"/>
                <w:szCs w:val="21"/>
              </w:rPr>
              <w:t>启动</w:t>
            </w:r>
            <w:r>
              <w:rPr>
                <w:color w:val="000000"/>
                <w:szCs w:val="21"/>
              </w:rPr>
              <w:t>Rust-Shyper</w:t>
            </w:r>
            <w:r>
              <w:rPr>
                <w:color w:val="000000"/>
                <w:szCs w:val="21"/>
              </w:rPr>
              <w:t>、</w:t>
            </w:r>
            <w:r>
              <w:rPr>
                <w:color w:val="000000"/>
                <w:szCs w:val="21"/>
              </w:rPr>
              <w:t>VM0</w:t>
            </w:r>
            <w:r>
              <w:rPr>
                <w:color w:val="000000"/>
                <w:szCs w:val="21"/>
              </w:rPr>
              <w:t>。</w:t>
            </w:r>
          </w:p>
        </w:tc>
      </w:tr>
      <w:tr w:rsidR="00342A78" w14:paraId="1475CA95" w14:textId="77777777">
        <w:tc>
          <w:tcPr>
            <w:tcW w:w="1555" w:type="dxa"/>
          </w:tcPr>
          <w:p w14:paraId="69D89A82" w14:textId="77777777" w:rsidR="00342A78" w:rsidRDefault="00000000">
            <w:pPr>
              <w:rPr>
                <w:color w:val="000000"/>
              </w:rPr>
            </w:pPr>
            <w:r>
              <w:rPr>
                <w:b/>
                <w:bCs/>
                <w:color w:val="000000"/>
              </w:rPr>
              <w:t>测试步骤</w:t>
            </w:r>
          </w:p>
        </w:tc>
        <w:tc>
          <w:tcPr>
            <w:tcW w:w="8072" w:type="dxa"/>
          </w:tcPr>
          <w:p w14:paraId="35AC65A3" w14:textId="595AF094" w:rsidR="00342A78" w:rsidRDefault="00AF0EFD">
            <w:pPr>
              <w:numPr>
                <w:ilvl w:val="0"/>
                <w:numId w:val="26"/>
              </w:numPr>
              <w:snapToGrid w:val="0"/>
              <w:spacing w:before="60" w:after="60" w:line="300" w:lineRule="auto"/>
              <w:jc w:val="left"/>
              <w:rPr>
                <w:color w:val="000000"/>
                <w:szCs w:val="21"/>
              </w:rPr>
            </w:pPr>
            <w:r w:rsidRPr="00AF0EFD">
              <w:rPr>
                <w:color w:val="000000"/>
                <w:szCs w:val="21"/>
              </w:rPr>
              <w:t>按测试用例</w:t>
            </w:r>
            <w:r w:rsidRPr="00AF0EFD">
              <w:rPr>
                <w:color w:val="000000"/>
                <w:szCs w:val="21"/>
              </w:rPr>
              <w:t xml:space="preserve"> 1.4 </w:t>
            </w:r>
            <w:r w:rsidRPr="00AF0EFD">
              <w:rPr>
                <w:color w:val="000000"/>
                <w:szCs w:val="21"/>
              </w:rPr>
              <w:t>的步骤启动</w:t>
            </w:r>
            <w:r w:rsidRPr="00AF0EFD">
              <w:rPr>
                <w:color w:val="000000"/>
                <w:szCs w:val="21"/>
              </w:rPr>
              <w:t xml:space="preserve"> Rust-Shyper </w:t>
            </w:r>
            <w:r w:rsidRPr="00AF0EFD">
              <w:rPr>
                <w:color w:val="000000"/>
                <w:szCs w:val="21"/>
              </w:rPr>
              <w:t>和</w:t>
            </w:r>
            <w:r w:rsidRPr="00AF0EFD">
              <w:rPr>
                <w:color w:val="000000"/>
                <w:szCs w:val="21"/>
              </w:rPr>
              <w:t xml:space="preserve"> VM0</w:t>
            </w:r>
            <w:r w:rsidRPr="00AF0EFD">
              <w:rPr>
                <w:color w:val="000000"/>
                <w:szCs w:val="21"/>
              </w:rPr>
              <w:t>，并确认</w:t>
            </w:r>
            <w:r w:rsidRPr="00AF0EFD">
              <w:rPr>
                <w:color w:val="000000"/>
                <w:szCs w:val="21"/>
              </w:rPr>
              <w:t xml:space="preserve"> VM0 </w:t>
            </w:r>
            <w:r w:rsidRPr="00AF0EFD">
              <w:rPr>
                <w:color w:val="000000"/>
                <w:szCs w:val="21"/>
              </w:rPr>
              <w:t>为</w:t>
            </w:r>
            <w:r w:rsidRPr="00AF0EFD">
              <w:rPr>
                <w:color w:val="000000"/>
                <w:szCs w:val="21"/>
              </w:rPr>
              <w:t xml:space="preserve"> Active</w:t>
            </w:r>
            <w:r>
              <w:rPr>
                <w:rFonts w:hint="eastAsia"/>
                <w:color w:val="000000"/>
                <w:szCs w:val="21"/>
              </w:rPr>
              <w:t>；</w:t>
            </w:r>
          </w:p>
          <w:p w14:paraId="31C3F415" w14:textId="506DB654" w:rsidR="00342A78" w:rsidRDefault="00AF0EFD">
            <w:pPr>
              <w:numPr>
                <w:ilvl w:val="0"/>
                <w:numId w:val="26"/>
              </w:numPr>
              <w:snapToGrid w:val="0"/>
              <w:spacing w:before="60" w:after="60" w:line="300" w:lineRule="auto"/>
              <w:jc w:val="left"/>
              <w:rPr>
                <w:color w:val="000000"/>
                <w:szCs w:val="21"/>
              </w:rPr>
            </w:pPr>
            <w:r w:rsidRPr="00AF0EFD">
              <w:rPr>
                <w:rFonts w:ascii="宋体" w:hAnsi="宋体" w:cs="宋体"/>
                <w:szCs w:val="21"/>
              </w:rPr>
              <w:t>查看 GPU 驱动是否加载（VM0 内执行）：</w:t>
            </w:r>
          </w:p>
          <w:sdt>
            <w:sdtPr>
              <w:rPr>
                <w:rFonts w:ascii="Consolas"/>
                <w:color w:val="252525"/>
                <w:szCs w:val="21"/>
              </w:rPr>
              <w:id w:val="147460294"/>
              <w:placeholder>
                <w:docPart w:val="{55e6d39b-ae22-4a4c-958b-1c367bd82fb8}"/>
              </w:placeholder>
              <w15:appearance w15:val="hidden"/>
              <w:text w:multiLine="1"/>
            </w:sdtPr>
            <w:sdtContent>
              <w:p w14:paraId="4577A99D" w14:textId="60751C84" w:rsidR="00342A78" w:rsidRDefault="00AF0EFD" w:rsidP="00AF0EFD">
                <w:pPr>
                  <w:numPr>
                    <w:ilvl w:val="255"/>
                    <w:numId w:val="0"/>
                  </w:numPr>
                  <w:shd w:val="clear" w:color="auto" w:fill="F5F5F5"/>
                  <w:snapToGrid w:val="0"/>
                  <w:spacing w:before="60" w:after="60" w:line="240" w:lineRule="auto"/>
                  <w:ind w:leftChars="200" w:left="420"/>
                  <w:jc w:val="left"/>
                  <w:rPr>
                    <w:color w:val="000000"/>
                    <w:szCs w:val="21"/>
                  </w:rPr>
                </w:pPr>
                <w:r w:rsidRPr="00AF0EFD">
                  <w:rPr>
                    <w:rFonts w:ascii="Consolas"/>
                    <w:color w:val="252525"/>
                    <w:szCs w:val="21"/>
                  </w:rPr>
                  <w:t>dmesg | grep -iE "nvgpu|gpu"</w:t>
                </w:r>
                <w:r>
                  <w:rPr>
                    <w:rFonts w:ascii="Consolas"/>
                    <w:color w:val="252525"/>
                    <w:szCs w:val="21"/>
                  </w:rPr>
                  <w:br/>
                </w:r>
                <w:r w:rsidRPr="00AF0EFD">
                  <w:rPr>
                    <w:rFonts w:ascii="Consolas"/>
                    <w:color w:val="252525"/>
                    <w:szCs w:val="21"/>
                  </w:rPr>
                  <w:t>lsmod | grep nvgpu</w:t>
                </w:r>
              </w:p>
            </w:sdtContent>
          </w:sdt>
          <w:p w14:paraId="1AB2B9AA" w14:textId="77777777" w:rsidR="00342A78" w:rsidRDefault="00000000">
            <w:pPr>
              <w:numPr>
                <w:ilvl w:val="0"/>
                <w:numId w:val="26"/>
              </w:numPr>
              <w:snapToGrid w:val="0"/>
              <w:spacing w:before="60" w:after="60" w:line="300" w:lineRule="auto"/>
              <w:jc w:val="left"/>
              <w:rPr>
                <w:color w:val="000000"/>
                <w:szCs w:val="21"/>
              </w:rPr>
            </w:pPr>
            <w:r>
              <w:rPr>
                <w:rFonts w:ascii="宋体" w:hAnsi="宋体" w:cs="宋体"/>
                <w:szCs w:val="21"/>
              </w:rPr>
              <w:t xml:space="preserve">查看 </w:t>
            </w:r>
            <w:r>
              <w:rPr>
                <w:rFonts w:ascii="宋体" w:hAnsi="宋体" w:cs="宋体" w:hint="eastAsia"/>
                <w:szCs w:val="21"/>
              </w:rPr>
              <w:t>G</w:t>
            </w:r>
            <w:r>
              <w:rPr>
                <w:rFonts w:ascii="宋体" w:hAnsi="宋体" w:cs="宋体"/>
                <w:szCs w:val="21"/>
              </w:rPr>
              <w:t>PU 使用率</w:t>
            </w:r>
            <w:r>
              <w:rPr>
                <w:rFonts w:ascii="宋体" w:hAnsi="宋体" w:cs="宋体" w:hint="eastAsia"/>
                <w:szCs w:val="21"/>
              </w:rPr>
              <w:t>；</w:t>
            </w:r>
          </w:p>
          <w:sdt>
            <w:sdtPr>
              <w:rPr>
                <w:rFonts w:ascii="Consolas"/>
                <w:color w:val="252525"/>
                <w:szCs w:val="21"/>
              </w:rPr>
              <w:id w:val="147474083"/>
              <w:placeholder>
                <w:docPart w:val="{4999c80e-207d-45e4-837d-5d4da2cfcd1a}"/>
              </w:placeholder>
              <w15:appearance w15:val="hidden"/>
              <w:text w:multiLine="1"/>
            </w:sdtPr>
            <w:sdtContent>
              <w:p w14:paraId="55896920" w14:textId="7CC8F0F0" w:rsidR="00342A78" w:rsidRDefault="00AF0EFD">
                <w:pPr>
                  <w:numPr>
                    <w:ilvl w:val="255"/>
                    <w:numId w:val="0"/>
                  </w:numPr>
                  <w:shd w:val="clear" w:color="auto" w:fill="F5F5F5"/>
                  <w:snapToGrid w:val="0"/>
                  <w:spacing w:before="60" w:after="60" w:line="240" w:lineRule="auto"/>
                  <w:ind w:leftChars="200" w:left="420"/>
                  <w:jc w:val="left"/>
                  <w:rPr>
                    <w:rFonts w:ascii="Consolas"/>
                    <w:color w:val="000000"/>
                    <w:szCs w:val="21"/>
                  </w:rPr>
                </w:pPr>
                <w:r w:rsidRPr="00AF0EFD">
                  <w:rPr>
                    <w:rFonts w:ascii="Consolas"/>
                    <w:color w:val="252525"/>
                    <w:szCs w:val="21"/>
                  </w:rPr>
                  <w:t>cat /sys/class/devfreq/17000000.gpu/load</w:t>
                </w:r>
              </w:p>
            </w:sdtContent>
          </w:sdt>
          <w:p w14:paraId="1392DD93" w14:textId="77777777" w:rsidR="00342A78" w:rsidRDefault="00000000">
            <w:pPr>
              <w:numPr>
                <w:ilvl w:val="0"/>
                <w:numId w:val="26"/>
              </w:numPr>
              <w:snapToGrid w:val="0"/>
              <w:spacing w:before="60" w:after="60" w:line="300" w:lineRule="auto"/>
              <w:jc w:val="left"/>
              <w:rPr>
                <w:color w:val="000000"/>
                <w:szCs w:val="21"/>
              </w:rPr>
            </w:pPr>
            <w:r>
              <w:rPr>
                <w:rFonts w:ascii="宋体" w:hAnsi="宋体" w:cs="宋体"/>
                <w:szCs w:val="21"/>
              </w:rPr>
              <w:t xml:space="preserve">查看 </w:t>
            </w:r>
            <w:r>
              <w:rPr>
                <w:rFonts w:ascii="宋体" w:hAnsi="宋体" w:cs="宋体" w:hint="eastAsia"/>
                <w:szCs w:val="21"/>
              </w:rPr>
              <w:t>G</w:t>
            </w:r>
            <w:r>
              <w:rPr>
                <w:rFonts w:ascii="宋体" w:hAnsi="宋体" w:cs="宋体"/>
                <w:szCs w:val="21"/>
              </w:rPr>
              <w:t>PU 驱动版本</w:t>
            </w:r>
            <w:r>
              <w:rPr>
                <w:rFonts w:ascii="宋体" w:hAnsi="宋体" w:cs="宋体" w:hint="eastAsia"/>
                <w:szCs w:val="21"/>
              </w:rPr>
              <w:t>；</w:t>
            </w:r>
          </w:p>
          <w:sdt>
            <w:sdtPr>
              <w:rPr>
                <w:rFonts w:ascii="Consolas"/>
                <w:color w:val="252525"/>
                <w:szCs w:val="21"/>
              </w:rPr>
              <w:id w:val="147469725"/>
              <w:placeholder>
                <w:docPart w:val="{e152b0a5-9c2e-4d83-8c34-0e4ad8b4de27}"/>
              </w:placeholder>
              <w15:appearance w15:val="hidden"/>
              <w:text w:multiLine="1"/>
            </w:sdtPr>
            <w:sdtContent>
              <w:p w14:paraId="044B07EE" w14:textId="7C66E547" w:rsidR="00342A78" w:rsidRDefault="005F62F7">
                <w:pPr>
                  <w:numPr>
                    <w:ilvl w:val="255"/>
                    <w:numId w:val="0"/>
                  </w:numPr>
                  <w:shd w:val="clear" w:color="auto" w:fill="F5F5F5"/>
                  <w:snapToGrid w:val="0"/>
                  <w:spacing w:before="60" w:after="60" w:line="240" w:lineRule="auto"/>
                  <w:ind w:leftChars="200" w:left="420"/>
                  <w:jc w:val="left"/>
                  <w:rPr>
                    <w:rFonts w:ascii="Consolas"/>
                    <w:color w:val="000000"/>
                    <w:szCs w:val="21"/>
                  </w:rPr>
                </w:pPr>
                <w:r w:rsidRPr="005F62F7">
                  <w:rPr>
                    <w:rFonts w:ascii="Consolas"/>
                    <w:color w:val="252525"/>
                    <w:szCs w:val="21"/>
                  </w:rPr>
                  <w:t>dmesg | grep -iE "nvgpu"</w:t>
                </w:r>
              </w:p>
            </w:sdtContent>
          </w:sdt>
          <w:p w14:paraId="4D7BD96D" w14:textId="77777777" w:rsidR="00342A78" w:rsidRDefault="00000000">
            <w:pPr>
              <w:numPr>
                <w:ilvl w:val="0"/>
                <w:numId w:val="26"/>
              </w:numPr>
              <w:snapToGrid w:val="0"/>
              <w:spacing w:before="60" w:after="60" w:line="300" w:lineRule="auto"/>
              <w:jc w:val="left"/>
              <w:rPr>
                <w:color w:val="000000"/>
                <w:szCs w:val="21"/>
              </w:rPr>
            </w:pPr>
            <w:r>
              <w:rPr>
                <w:rFonts w:ascii="宋体" w:hAnsi="宋体" w:cs="宋体"/>
                <w:szCs w:val="21"/>
              </w:rPr>
              <w:t xml:space="preserve">查看 </w:t>
            </w:r>
            <w:r>
              <w:rPr>
                <w:rFonts w:ascii="宋体" w:hAnsi="宋体" w:cs="宋体" w:hint="eastAsia"/>
                <w:szCs w:val="21"/>
              </w:rPr>
              <w:t>G</w:t>
            </w:r>
            <w:r>
              <w:rPr>
                <w:rFonts w:ascii="宋体" w:hAnsi="宋体" w:cs="宋体"/>
                <w:szCs w:val="21"/>
              </w:rPr>
              <w:t>PU 当前频率</w:t>
            </w:r>
            <w:r>
              <w:rPr>
                <w:rFonts w:ascii="宋体" w:hAnsi="宋体" w:cs="宋体" w:hint="eastAsia"/>
                <w:szCs w:val="21"/>
              </w:rPr>
              <w:t>；</w:t>
            </w:r>
          </w:p>
          <w:p w14:paraId="2B9BD637" w14:textId="53D1B025" w:rsidR="00342A78" w:rsidRPr="00AE3359" w:rsidRDefault="00000000" w:rsidP="00AE3359">
            <w:pPr>
              <w:numPr>
                <w:ilvl w:val="255"/>
                <w:numId w:val="0"/>
              </w:numPr>
              <w:shd w:val="clear" w:color="auto" w:fill="F5F5F5"/>
              <w:snapToGrid w:val="0"/>
              <w:spacing w:before="60" w:after="60" w:line="240" w:lineRule="auto"/>
              <w:ind w:leftChars="200" w:left="420"/>
              <w:jc w:val="left"/>
              <w:rPr>
                <w:rFonts w:ascii="Consolas"/>
                <w:color w:val="000000"/>
                <w:szCs w:val="21"/>
              </w:rPr>
            </w:pPr>
            <w:sdt>
              <w:sdtPr>
                <w:rPr>
                  <w:rFonts w:ascii="Consolas"/>
                  <w:color w:val="252525"/>
                  <w:szCs w:val="21"/>
                </w:rPr>
                <w:id w:val="147455694"/>
                <w:placeholder>
                  <w:docPart w:val="{deebff3d-e470-4f66-94b5-4212acdaab40}"/>
                </w:placeholder>
                <w15:appearance w15:val="hidden"/>
                <w:text w:multiLine="1"/>
              </w:sdtPr>
              <w:sdtContent>
                <w:r w:rsidR="00121FC3" w:rsidRPr="00121FC3">
                  <w:rPr>
                    <w:rFonts w:ascii="Consolas"/>
                    <w:color w:val="252525"/>
                    <w:szCs w:val="21"/>
                  </w:rPr>
                  <w:t>cat /sys/class/devfreq/17000000.gpu/available_frequencies</w:t>
                </w:r>
              </w:sdtContent>
            </w:sdt>
            <w:sdt>
              <w:sdtPr>
                <w:id w:val="147477297"/>
                <w:placeholder>
                  <w:docPart w:val="{f5bde0e1-7f9c-47d3-a934-fe4cb9650f53}"/>
                </w:placeholder>
                <w:showingPlcHdr/>
                <w15:appearance w15:val="hidden"/>
                <w:text w:multiLine="1"/>
              </w:sdtPr>
              <w:sdtContent/>
            </w:sdt>
          </w:p>
        </w:tc>
      </w:tr>
      <w:tr w:rsidR="00342A78" w14:paraId="7DEE6FF3" w14:textId="77777777">
        <w:tc>
          <w:tcPr>
            <w:tcW w:w="1555" w:type="dxa"/>
          </w:tcPr>
          <w:p w14:paraId="05E97E5D" w14:textId="77777777" w:rsidR="00342A78" w:rsidRDefault="00000000">
            <w:pPr>
              <w:rPr>
                <w:color w:val="000000"/>
              </w:rPr>
            </w:pPr>
            <w:r>
              <w:rPr>
                <w:b/>
                <w:bCs/>
                <w:color w:val="000000"/>
              </w:rPr>
              <w:t>预期结果</w:t>
            </w:r>
          </w:p>
        </w:tc>
        <w:tc>
          <w:tcPr>
            <w:tcW w:w="8072" w:type="dxa"/>
          </w:tcPr>
          <w:p w14:paraId="75F97445" w14:textId="54A1F0C3" w:rsidR="00342A78" w:rsidRPr="00A74009" w:rsidRDefault="00AE3359">
            <w:pPr>
              <w:snapToGrid w:val="0"/>
              <w:spacing w:before="60" w:after="60" w:line="300" w:lineRule="auto"/>
              <w:jc w:val="left"/>
              <w:rPr>
                <w:color w:val="000000"/>
                <w:szCs w:val="21"/>
              </w:rPr>
            </w:pPr>
            <w:r>
              <w:rPr>
                <w:rFonts w:hint="eastAsia"/>
                <w:color w:val="000000"/>
                <w:szCs w:val="21"/>
              </w:rPr>
              <w:t>正确输出</w:t>
            </w:r>
            <w:r>
              <w:rPr>
                <w:rFonts w:hint="eastAsia"/>
                <w:color w:val="000000"/>
                <w:szCs w:val="21"/>
              </w:rPr>
              <w:t>GPU</w:t>
            </w:r>
            <w:r>
              <w:rPr>
                <w:rFonts w:hint="eastAsia"/>
                <w:color w:val="000000"/>
                <w:szCs w:val="21"/>
              </w:rPr>
              <w:t>驱动加载信息，</w:t>
            </w:r>
            <w:r>
              <w:rPr>
                <w:rFonts w:ascii="宋体" w:hAnsi="宋体" w:cs="宋体" w:hint="eastAsia"/>
                <w:szCs w:val="21"/>
              </w:rPr>
              <w:t>G</w:t>
            </w:r>
            <w:r>
              <w:rPr>
                <w:rFonts w:ascii="宋体" w:hAnsi="宋体" w:cs="宋体"/>
                <w:szCs w:val="21"/>
              </w:rPr>
              <w:t>PU 驱动版本</w:t>
            </w:r>
            <w:r>
              <w:rPr>
                <w:rFonts w:ascii="宋体" w:hAnsi="宋体" w:cs="宋体" w:hint="eastAsia"/>
                <w:szCs w:val="21"/>
              </w:rPr>
              <w:t>，G</w:t>
            </w:r>
            <w:r>
              <w:rPr>
                <w:rFonts w:ascii="宋体" w:hAnsi="宋体" w:cs="宋体"/>
                <w:szCs w:val="21"/>
              </w:rPr>
              <w:t>PU 使用率</w:t>
            </w:r>
            <w:r>
              <w:rPr>
                <w:rFonts w:ascii="宋体" w:hAnsi="宋体" w:cs="宋体" w:hint="eastAsia"/>
                <w:szCs w:val="21"/>
              </w:rPr>
              <w:t>，G</w:t>
            </w:r>
            <w:r>
              <w:rPr>
                <w:rFonts w:ascii="宋体" w:hAnsi="宋体" w:cs="宋体"/>
                <w:szCs w:val="21"/>
              </w:rPr>
              <w:t>PU 当前频率</w:t>
            </w:r>
            <w:r>
              <w:rPr>
                <w:rFonts w:ascii="宋体" w:hAnsi="宋体" w:cs="宋体" w:hint="eastAsia"/>
                <w:szCs w:val="21"/>
              </w:rPr>
              <w:t>。</w:t>
            </w:r>
          </w:p>
        </w:tc>
      </w:tr>
    </w:tbl>
    <w:p w14:paraId="6A5DA5C0" w14:textId="77777777" w:rsidR="00342A78" w:rsidRDefault="00000000">
      <w:pPr>
        <w:pStyle w:val="31"/>
        <w:keepNext w:val="0"/>
        <w:widowControl/>
        <w:numPr>
          <w:ilvl w:val="0"/>
          <w:numId w:val="0"/>
        </w:numPr>
        <w:adjustRightInd w:val="0"/>
        <w:snapToGrid w:val="0"/>
        <w:spacing w:beforeLines="50" w:before="156" w:afterLines="50" w:after="156" w:line="360" w:lineRule="auto"/>
        <w:textAlignment w:val="baseline"/>
      </w:pPr>
      <w:bookmarkStart w:id="63" w:name="_Toc1472"/>
      <w:r>
        <w:rPr>
          <w:sz w:val="28"/>
          <w:szCs w:val="28"/>
        </w:rPr>
        <w:t>指标</w:t>
      </w:r>
      <w:r>
        <w:rPr>
          <w:sz w:val="28"/>
          <w:szCs w:val="28"/>
        </w:rPr>
        <w:t>2.1</w:t>
      </w:r>
      <w:r>
        <w:rPr>
          <w:sz w:val="28"/>
          <w:szCs w:val="28"/>
        </w:rPr>
        <w:t>：支持深度学习框架</w:t>
      </w:r>
      <w:bookmarkEnd w:id="63"/>
    </w:p>
    <w:p w14:paraId="25AC9756" w14:textId="77777777" w:rsidR="00342A78" w:rsidRDefault="00000000">
      <w:pPr>
        <w:pStyle w:val="41"/>
        <w:numPr>
          <w:ilvl w:val="0"/>
          <w:numId w:val="27"/>
        </w:numPr>
        <w:spacing w:before="156" w:after="156"/>
      </w:pPr>
      <w:r>
        <w:t>指标描述</w:t>
      </w:r>
    </w:p>
    <w:p w14:paraId="693676E3" w14:textId="77777777" w:rsidR="00342A78" w:rsidRDefault="00000000">
      <w:pPr>
        <w:adjustRightInd w:val="0"/>
        <w:spacing w:line="360" w:lineRule="atLeast"/>
        <w:textAlignment w:val="baseline"/>
        <w:rPr>
          <w:color w:val="000000"/>
          <w:sz w:val="24"/>
        </w:rPr>
      </w:pPr>
      <w:r>
        <w:rPr>
          <w:color w:val="333333"/>
          <w:sz w:val="24"/>
        </w:rPr>
        <w:t>支持深度学习框架</w:t>
      </w:r>
      <w:r>
        <w:rPr>
          <w:color w:val="333333"/>
          <w:sz w:val="24"/>
        </w:rPr>
        <w:t xml:space="preserve"> 2 </w:t>
      </w:r>
      <w:r>
        <w:rPr>
          <w:color w:val="333333"/>
          <w:sz w:val="24"/>
        </w:rPr>
        <w:t>种及以上（</w:t>
      </w:r>
      <w:r>
        <w:rPr>
          <w:color w:val="000000"/>
          <w:sz w:val="24"/>
        </w:rPr>
        <w:t>含</w:t>
      </w:r>
      <w:r>
        <w:rPr>
          <w:rFonts w:hint="eastAsia"/>
          <w:color w:val="000000"/>
          <w:sz w:val="24"/>
        </w:rPr>
        <w:t>pytorch</w:t>
      </w:r>
      <w:r>
        <w:rPr>
          <w:rFonts w:hint="eastAsia"/>
          <w:color w:val="000000"/>
          <w:sz w:val="24"/>
        </w:rPr>
        <w:t>，</w:t>
      </w:r>
      <w:r>
        <w:rPr>
          <w:rFonts w:hint="eastAsia"/>
          <w:color w:val="000000"/>
          <w:sz w:val="24"/>
        </w:rPr>
        <w:t>paddlepaddle</w:t>
      </w:r>
      <w:r>
        <w:rPr>
          <w:color w:val="000000"/>
          <w:sz w:val="24"/>
        </w:rPr>
        <w:t>和</w:t>
      </w:r>
      <w:r>
        <w:rPr>
          <w:rFonts w:hint="eastAsia"/>
          <w:color w:val="000000"/>
          <w:sz w:val="24"/>
        </w:rPr>
        <w:t>MindSpore</w:t>
      </w:r>
      <w:r>
        <w:rPr>
          <w:color w:val="000000"/>
          <w:sz w:val="24"/>
        </w:rPr>
        <w:t>）</w:t>
      </w:r>
    </w:p>
    <w:p w14:paraId="697BC897" w14:textId="77777777" w:rsidR="00342A78" w:rsidRDefault="00342A78">
      <w:pPr>
        <w:adjustRightInd w:val="0"/>
        <w:snapToGrid w:val="0"/>
        <w:spacing w:before="60" w:after="60" w:line="300" w:lineRule="auto"/>
        <w:jc w:val="left"/>
        <w:rPr>
          <w:color w:val="333333"/>
          <w:sz w:val="22"/>
          <w:szCs w:val="22"/>
        </w:rPr>
      </w:pPr>
    </w:p>
    <w:tbl>
      <w:tblPr>
        <w:tblStyle w:val="afff1"/>
        <w:tblW w:w="0" w:type="auto"/>
        <w:tblLayout w:type="fixed"/>
        <w:tblLook w:val="04A0" w:firstRow="1" w:lastRow="0" w:firstColumn="1" w:lastColumn="0" w:noHBand="0" w:noVBand="1"/>
      </w:tblPr>
      <w:tblGrid>
        <w:gridCol w:w="2157"/>
        <w:gridCol w:w="2430"/>
        <w:gridCol w:w="2445"/>
        <w:gridCol w:w="2595"/>
      </w:tblGrid>
      <w:tr w:rsidR="00342A78" w14:paraId="0FB96DE0" w14:textId="77777777">
        <w:tc>
          <w:tcPr>
            <w:tcW w:w="2157"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CCB38CC" w14:textId="77777777" w:rsidR="00342A78" w:rsidRDefault="00000000">
            <w:pPr>
              <w:snapToGrid w:val="0"/>
              <w:spacing w:before="60" w:after="60" w:line="300" w:lineRule="auto"/>
              <w:jc w:val="center"/>
              <w:rPr>
                <w:b/>
                <w:bCs/>
                <w:color w:val="333333"/>
                <w:szCs w:val="21"/>
              </w:rPr>
            </w:pPr>
            <w:r>
              <w:rPr>
                <w:b/>
                <w:bCs/>
                <w:color w:val="333333"/>
                <w:szCs w:val="21"/>
              </w:rPr>
              <w:t>指标名称</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ED230" w14:textId="77777777" w:rsidR="00342A78" w:rsidRDefault="00000000">
            <w:pPr>
              <w:snapToGrid w:val="0"/>
              <w:spacing w:before="60" w:after="60" w:line="300" w:lineRule="auto"/>
              <w:jc w:val="center"/>
              <w:rPr>
                <w:b/>
                <w:bCs/>
                <w:color w:val="333333"/>
                <w:szCs w:val="21"/>
              </w:rPr>
            </w:pPr>
            <w:r>
              <w:rPr>
                <w:b/>
                <w:bCs/>
                <w:color w:val="333333"/>
                <w:szCs w:val="21"/>
              </w:rPr>
              <w:t>立项时已有指标值</w:t>
            </w:r>
            <w:r>
              <w:rPr>
                <w:b/>
                <w:bCs/>
                <w:color w:val="333333"/>
                <w:szCs w:val="21"/>
              </w:rPr>
              <w:t>/</w:t>
            </w:r>
            <w:r>
              <w:rPr>
                <w:b/>
                <w:bCs/>
                <w:color w:val="333333"/>
                <w:szCs w:val="21"/>
              </w:rPr>
              <w:t>状态</w:t>
            </w:r>
          </w:p>
        </w:tc>
        <w:tc>
          <w:tcPr>
            <w:tcW w:w="24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E23A62" w14:textId="77777777" w:rsidR="00342A78" w:rsidRDefault="00000000">
            <w:pPr>
              <w:snapToGrid w:val="0"/>
              <w:spacing w:before="60" w:after="60" w:line="300" w:lineRule="auto"/>
              <w:jc w:val="center"/>
              <w:rPr>
                <w:b/>
                <w:bCs/>
                <w:color w:val="333333"/>
                <w:szCs w:val="21"/>
              </w:rPr>
            </w:pPr>
            <w:r>
              <w:rPr>
                <w:rFonts w:hint="eastAsia"/>
                <w:b/>
                <w:bCs/>
                <w:color w:val="333333"/>
                <w:szCs w:val="21"/>
              </w:rPr>
              <w:t>结题</w:t>
            </w:r>
            <w:r>
              <w:rPr>
                <w:b/>
                <w:bCs/>
                <w:color w:val="333333"/>
                <w:szCs w:val="21"/>
              </w:rPr>
              <w:t>指标值</w:t>
            </w:r>
            <w:r>
              <w:rPr>
                <w:b/>
                <w:bCs/>
                <w:color w:val="333333"/>
                <w:szCs w:val="21"/>
              </w:rPr>
              <w:t>/</w:t>
            </w:r>
            <w:r>
              <w:rPr>
                <w:b/>
                <w:bCs/>
                <w:color w:val="333333"/>
                <w:szCs w:val="21"/>
              </w:rPr>
              <w:t>状态</w:t>
            </w:r>
          </w:p>
        </w:tc>
        <w:tc>
          <w:tcPr>
            <w:tcW w:w="25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664E5" w14:textId="77777777" w:rsidR="00342A78" w:rsidRDefault="00000000">
            <w:pPr>
              <w:snapToGrid w:val="0"/>
              <w:spacing w:before="60" w:after="60" w:line="300" w:lineRule="auto"/>
              <w:jc w:val="center"/>
              <w:rPr>
                <w:b/>
                <w:bCs/>
                <w:color w:val="333333"/>
                <w:szCs w:val="21"/>
              </w:rPr>
            </w:pPr>
            <w:r>
              <w:rPr>
                <w:b/>
                <w:bCs/>
                <w:color w:val="333333"/>
                <w:szCs w:val="21"/>
              </w:rPr>
              <w:t>完成时指标值</w:t>
            </w:r>
            <w:r>
              <w:rPr>
                <w:b/>
                <w:bCs/>
                <w:color w:val="333333"/>
                <w:szCs w:val="21"/>
              </w:rPr>
              <w:t>/</w:t>
            </w:r>
            <w:r>
              <w:rPr>
                <w:b/>
                <w:bCs/>
                <w:color w:val="333333"/>
                <w:szCs w:val="21"/>
              </w:rPr>
              <w:t>状态</w:t>
            </w:r>
          </w:p>
        </w:tc>
      </w:tr>
      <w:tr w:rsidR="00342A78" w14:paraId="0CA1B1E1" w14:textId="77777777">
        <w:trPr>
          <w:trHeight w:val="1745"/>
        </w:trPr>
        <w:tc>
          <w:tcPr>
            <w:tcW w:w="2157" w:type="dxa"/>
            <w:tcBorders>
              <w:top w:val="single" w:sz="4" w:space="0" w:color="000000"/>
              <w:left w:val="single" w:sz="4" w:space="0" w:color="000000"/>
              <w:right w:val="single" w:sz="4" w:space="0" w:color="000000"/>
            </w:tcBorders>
            <w:shd w:val="clear" w:color="auto" w:fill="FFFFFF"/>
            <w:vAlign w:val="center"/>
          </w:tcPr>
          <w:p w14:paraId="57B8E531" w14:textId="77777777" w:rsidR="00342A78" w:rsidRDefault="00000000">
            <w:pPr>
              <w:spacing w:line="312" w:lineRule="auto"/>
              <w:jc w:val="center"/>
              <w:rPr>
                <w:color w:val="404040"/>
                <w:szCs w:val="21"/>
              </w:rPr>
            </w:pPr>
            <w:r>
              <w:rPr>
                <w:color w:val="404040"/>
                <w:szCs w:val="21"/>
              </w:rPr>
              <w:t>支持深度学习框架</w:t>
            </w:r>
          </w:p>
        </w:tc>
        <w:tc>
          <w:tcPr>
            <w:tcW w:w="2430" w:type="dxa"/>
            <w:tcBorders>
              <w:top w:val="single" w:sz="4" w:space="0" w:color="000000"/>
              <w:left w:val="single" w:sz="4" w:space="0" w:color="000000"/>
              <w:right w:val="single" w:sz="4" w:space="0" w:color="000000"/>
            </w:tcBorders>
            <w:shd w:val="clear" w:color="auto" w:fill="FFFFFF"/>
            <w:vAlign w:val="center"/>
          </w:tcPr>
          <w:p w14:paraId="6B3D7931" w14:textId="77777777" w:rsidR="00342A78" w:rsidRDefault="00000000">
            <w:pPr>
              <w:spacing w:line="312" w:lineRule="auto"/>
              <w:jc w:val="center"/>
              <w:rPr>
                <w:color w:val="404040"/>
                <w:szCs w:val="21"/>
              </w:rPr>
            </w:pPr>
            <w:r>
              <w:rPr>
                <w:color w:val="404040"/>
                <w:szCs w:val="21"/>
              </w:rPr>
              <w:t>/</w:t>
            </w:r>
          </w:p>
        </w:tc>
        <w:tc>
          <w:tcPr>
            <w:tcW w:w="2445" w:type="dxa"/>
            <w:tcBorders>
              <w:top w:val="single" w:sz="4" w:space="0" w:color="000000"/>
              <w:left w:val="single" w:sz="4" w:space="0" w:color="000000"/>
              <w:right w:val="single" w:sz="4" w:space="0" w:color="000000"/>
            </w:tcBorders>
            <w:shd w:val="clear" w:color="auto" w:fill="FFFFFF"/>
            <w:vAlign w:val="center"/>
          </w:tcPr>
          <w:p w14:paraId="305F3853" w14:textId="77777777" w:rsidR="00342A78" w:rsidRDefault="00000000">
            <w:pPr>
              <w:spacing w:line="312" w:lineRule="auto"/>
              <w:jc w:val="center"/>
              <w:rPr>
                <w:color w:val="404040"/>
                <w:szCs w:val="21"/>
              </w:rPr>
            </w:pPr>
            <w:r>
              <w:rPr>
                <w:rFonts w:hint="eastAsia"/>
                <w:color w:val="404040"/>
                <w:szCs w:val="21"/>
              </w:rPr>
              <w:t>支持深度学习框架</w:t>
            </w:r>
            <w:r>
              <w:rPr>
                <w:rFonts w:hint="eastAsia"/>
                <w:color w:val="404040"/>
                <w:szCs w:val="21"/>
              </w:rPr>
              <w:t>2</w:t>
            </w:r>
            <w:r>
              <w:rPr>
                <w:rFonts w:hint="eastAsia"/>
                <w:color w:val="404040"/>
                <w:szCs w:val="21"/>
              </w:rPr>
              <w:t>种及以上（含</w:t>
            </w:r>
            <w:r>
              <w:rPr>
                <w:rFonts w:hint="eastAsia"/>
                <w:color w:val="404040"/>
                <w:szCs w:val="21"/>
              </w:rPr>
              <w:t xml:space="preserve">paddlepaddle </w:t>
            </w:r>
            <w:r>
              <w:rPr>
                <w:rFonts w:hint="eastAsia"/>
                <w:color w:val="404040"/>
                <w:szCs w:val="21"/>
              </w:rPr>
              <w:t>和</w:t>
            </w:r>
            <w:r>
              <w:rPr>
                <w:rFonts w:hint="eastAsia"/>
                <w:color w:val="404040"/>
                <w:szCs w:val="21"/>
              </w:rPr>
              <w:t>MindSpore</w:t>
            </w:r>
            <w:r>
              <w:rPr>
                <w:rFonts w:hint="eastAsia"/>
                <w:color w:val="404040"/>
                <w:szCs w:val="21"/>
              </w:rPr>
              <w:t>）</w:t>
            </w:r>
          </w:p>
        </w:tc>
        <w:tc>
          <w:tcPr>
            <w:tcW w:w="25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094CE" w14:textId="77777777" w:rsidR="00342A78" w:rsidRDefault="00342A78">
            <w:pPr>
              <w:spacing w:line="312" w:lineRule="auto"/>
              <w:jc w:val="center"/>
              <w:rPr>
                <w:color w:val="404040"/>
                <w:szCs w:val="21"/>
              </w:rPr>
            </w:pPr>
          </w:p>
          <w:p w14:paraId="415975B5" w14:textId="77777777" w:rsidR="00342A78" w:rsidRDefault="00000000">
            <w:pPr>
              <w:spacing w:line="312" w:lineRule="auto"/>
              <w:jc w:val="center"/>
              <w:rPr>
                <w:color w:val="404040"/>
                <w:szCs w:val="21"/>
              </w:rPr>
            </w:pPr>
            <w:r>
              <w:rPr>
                <w:color w:val="404040"/>
                <w:szCs w:val="21"/>
              </w:rPr>
              <w:t>支持深度学习框架</w:t>
            </w:r>
            <w:r>
              <w:rPr>
                <w:rFonts w:hint="eastAsia"/>
                <w:color w:val="404040"/>
                <w:szCs w:val="21"/>
              </w:rPr>
              <w:t>3</w:t>
            </w:r>
            <w:r>
              <w:rPr>
                <w:color w:val="404040"/>
                <w:szCs w:val="21"/>
              </w:rPr>
              <w:t>种</w:t>
            </w:r>
            <w:r>
              <w:rPr>
                <w:rFonts w:hint="eastAsia"/>
                <w:color w:val="404040"/>
                <w:szCs w:val="21"/>
              </w:rPr>
              <w:t>（含</w:t>
            </w:r>
            <w:r>
              <w:rPr>
                <w:rFonts w:hint="eastAsia"/>
                <w:color w:val="404040"/>
                <w:szCs w:val="21"/>
              </w:rPr>
              <w:t>pytorch</w:t>
            </w:r>
            <w:r>
              <w:rPr>
                <w:rFonts w:hint="eastAsia"/>
                <w:color w:val="404040"/>
                <w:szCs w:val="21"/>
              </w:rPr>
              <w:t>，</w:t>
            </w:r>
            <w:r>
              <w:rPr>
                <w:rFonts w:hint="eastAsia"/>
                <w:color w:val="404040"/>
                <w:szCs w:val="21"/>
              </w:rPr>
              <w:t xml:space="preserve">paddlepaddle </w:t>
            </w:r>
            <w:r>
              <w:rPr>
                <w:rFonts w:hint="eastAsia"/>
                <w:color w:val="404040"/>
                <w:szCs w:val="21"/>
              </w:rPr>
              <w:t>和</w:t>
            </w:r>
            <w:r>
              <w:rPr>
                <w:rFonts w:hint="eastAsia"/>
                <w:color w:val="404040"/>
                <w:szCs w:val="21"/>
              </w:rPr>
              <w:t>MindSpore</w:t>
            </w:r>
            <w:r>
              <w:rPr>
                <w:rFonts w:hint="eastAsia"/>
                <w:color w:val="404040"/>
                <w:szCs w:val="21"/>
              </w:rPr>
              <w:t>）</w:t>
            </w:r>
          </w:p>
          <w:p w14:paraId="2005768D" w14:textId="77777777" w:rsidR="00342A78" w:rsidRDefault="00342A78">
            <w:pPr>
              <w:spacing w:line="312" w:lineRule="auto"/>
              <w:jc w:val="center"/>
              <w:rPr>
                <w:color w:val="404040"/>
                <w:szCs w:val="21"/>
              </w:rPr>
            </w:pPr>
          </w:p>
        </w:tc>
      </w:tr>
    </w:tbl>
    <w:p w14:paraId="3231B01F" w14:textId="77777777" w:rsidR="00342A78" w:rsidRDefault="00000000">
      <w:pPr>
        <w:pStyle w:val="41"/>
        <w:numPr>
          <w:ilvl w:val="0"/>
          <w:numId w:val="27"/>
        </w:numPr>
        <w:spacing w:before="156" w:after="156"/>
      </w:pPr>
      <w:r>
        <w:t>测试环境</w:t>
      </w:r>
    </w:p>
    <w:p w14:paraId="373E759F"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在具有多核心异构板卡的硬件板子上进行详细测试，分别执行</w:t>
      </w:r>
      <w:r>
        <w:rPr>
          <w:rFonts w:hint="eastAsia"/>
          <w:color w:val="333333"/>
          <w:sz w:val="24"/>
        </w:rPr>
        <w:t>pytorch</w:t>
      </w:r>
      <w:r>
        <w:rPr>
          <w:rFonts w:hint="eastAsia"/>
          <w:color w:val="333333"/>
          <w:sz w:val="24"/>
        </w:rPr>
        <w:t>框架，</w:t>
      </w:r>
      <w:r>
        <w:rPr>
          <w:rFonts w:hint="eastAsia"/>
          <w:color w:val="333333"/>
          <w:sz w:val="24"/>
        </w:rPr>
        <w:t>paddlepaddle</w:t>
      </w:r>
      <w:r>
        <w:rPr>
          <w:color w:val="333333"/>
          <w:sz w:val="24"/>
        </w:rPr>
        <w:t>框架和</w:t>
      </w:r>
      <w:r>
        <w:rPr>
          <w:rFonts w:hint="eastAsia"/>
          <w:color w:val="333333"/>
          <w:sz w:val="24"/>
        </w:rPr>
        <w:t>MindSpore</w:t>
      </w:r>
      <w:r>
        <w:rPr>
          <w:color w:val="333333"/>
          <w:sz w:val="24"/>
        </w:rPr>
        <w:t>框架的相关代码。</w:t>
      </w:r>
    </w:p>
    <w:p w14:paraId="72331EDD"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在硬件方面，测试选用</w:t>
      </w:r>
      <w:r>
        <w:rPr>
          <w:color w:val="333333"/>
          <w:sz w:val="24"/>
        </w:rPr>
        <w:t xml:space="preserve"> Firefly ROC-</w:t>
      </w:r>
      <w:r>
        <w:rPr>
          <w:rFonts w:hint="eastAsia"/>
          <w:color w:val="333333"/>
          <w:sz w:val="24"/>
        </w:rPr>
        <w:t>RK3588S</w:t>
      </w:r>
      <w:r>
        <w:rPr>
          <w:color w:val="333333"/>
          <w:sz w:val="24"/>
        </w:rPr>
        <w:t>-PC</w:t>
      </w:r>
      <w:r>
        <w:rPr>
          <w:color w:val="333333"/>
          <w:sz w:val="24"/>
        </w:rPr>
        <w:t>嵌入式开发板，该硬件平台信息如下表所示。</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7368"/>
      </w:tblGrid>
      <w:tr w:rsidR="00342A78" w14:paraId="1A8EF8C0" w14:textId="77777777">
        <w:trPr>
          <w:trHeight w:hRule="exact" w:val="510"/>
          <w:jc w:val="center"/>
        </w:trPr>
        <w:tc>
          <w:tcPr>
            <w:tcW w:w="5000" w:type="pct"/>
            <w:gridSpan w:val="2"/>
            <w:tcBorders>
              <w:top w:val="single" w:sz="12" w:space="0" w:color="auto"/>
              <w:bottom w:val="single" w:sz="4" w:space="0" w:color="auto"/>
            </w:tcBorders>
          </w:tcPr>
          <w:p w14:paraId="2E33F6C7"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ROC-</w:t>
            </w:r>
            <w:r>
              <w:rPr>
                <w:rFonts w:hint="eastAsia"/>
                <w:color w:val="000000"/>
                <w:szCs w:val="21"/>
              </w:rPr>
              <w:t>RK3588S</w:t>
            </w:r>
            <w:r>
              <w:rPr>
                <w:color w:val="000000"/>
                <w:szCs w:val="21"/>
              </w:rPr>
              <w:t>-PC</w:t>
            </w:r>
            <w:r>
              <w:rPr>
                <w:color w:val="000000"/>
                <w:szCs w:val="21"/>
              </w:rPr>
              <w:t>硬件信息</w:t>
            </w:r>
          </w:p>
        </w:tc>
      </w:tr>
      <w:tr w:rsidR="00342A78" w14:paraId="0FC04F4D" w14:textId="77777777">
        <w:trPr>
          <w:trHeight w:hRule="exact" w:val="510"/>
          <w:jc w:val="center"/>
        </w:trPr>
        <w:tc>
          <w:tcPr>
            <w:tcW w:w="1177" w:type="pct"/>
            <w:tcBorders>
              <w:top w:val="single" w:sz="4" w:space="0" w:color="auto"/>
            </w:tcBorders>
          </w:tcPr>
          <w:p w14:paraId="79E9AA06"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处理器</w:t>
            </w:r>
          </w:p>
        </w:tc>
        <w:tc>
          <w:tcPr>
            <w:tcW w:w="3823" w:type="pct"/>
            <w:tcBorders>
              <w:top w:val="single" w:sz="4" w:space="0" w:color="auto"/>
            </w:tcBorders>
          </w:tcPr>
          <w:p w14:paraId="142CA4F0"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4×Cortex-A76+4×Cortex-A55</w:t>
            </w:r>
            <w:r>
              <w:rPr>
                <w:color w:val="000000"/>
                <w:szCs w:val="21"/>
              </w:rPr>
              <w:t>，主频</w:t>
            </w:r>
            <w:r>
              <w:rPr>
                <w:color w:val="000000"/>
                <w:szCs w:val="21"/>
              </w:rPr>
              <w:t xml:space="preserve"> 2.4GHz</w:t>
            </w:r>
          </w:p>
        </w:tc>
      </w:tr>
      <w:tr w:rsidR="00342A78" w14:paraId="502ED1EF" w14:textId="77777777">
        <w:trPr>
          <w:trHeight w:hRule="exact" w:val="510"/>
          <w:jc w:val="center"/>
        </w:trPr>
        <w:tc>
          <w:tcPr>
            <w:tcW w:w="1177" w:type="pct"/>
          </w:tcPr>
          <w:p w14:paraId="5FAEF4B8"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lastRenderedPageBreak/>
              <w:t>内存</w:t>
            </w:r>
          </w:p>
        </w:tc>
        <w:tc>
          <w:tcPr>
            <w:tcW w:w="3823" w:type="pct"/>
          </w:tcPr>
          <w:p w14:paraId="55EF1614"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8GB 64bit LPDDR4</w:t>
            </w:r>
          </w:p>
        </w:tc>
      </w:tr>
      <w:tr w:rsidR="00342A78" w14:paraId="2AD3E923" w14:textId="77777777">
        <w:trPr>
          <w:trHeight w:hRule="exact" w:val="510"/>
          <w:jc w:val="center"/>
        </w:trPr>
        <w:tc>
          <w:tcPr>
            <w:tcW w:w="1177" w:type="pct"/>
          </w:tcPr>
          <w:p w14:paraId="2F38A168"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存储</w:t>
            </w:r>
          </w:p>
        </w:tc>
        <w:tc>
          <w:tcPr>
            <w:tcW w:w="3823" w:type="pct"/>
          </w:tcPr>
          <w:p w14:paraId="2A94D59E"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64GB eMMC 5.1</w:t>
            </w:r>
          </w:p>
        </w:tc>
      </w:tr>
      <w:tr w:rsidR="00342A78" w14:paraId="279B2F3A" w14:textId="77777777">
        <w:trPr>
          <w:trHeight w:hRule="exact" w:val="510"/>
          <w:jc w:val="center"/>
        </w:trPr>
        <w:tc>
          <w:tcPr>
            <w:tcW w:w="1177" w:type="pct"/>
            <w:tcBorders>
              <w:bottom w:val="nil"/>
            </w:tcBorders>
          </w:tcPr>
          <w:p w14:paraId="1EA3BC48"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网卡</w:t>
            </w:r>
          </w:p>
        </w:tc>
        <w:tc>
          <w:tcPr>
            <w:tcW w:w="3823" w:type="pct"/>
            <w:tcBorders>
              <w:bottom w:val="nil"/>
            </w:tcBorders>
          </w:tcPr>
          <w:p w14:paraId="0A7AE476"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1 × 1000Mbps</w:t>
            </w:r>
            <w:r>
              <w:rPr>
                <w:color w:val="000000"/>
                <w:szCs w:val="21"/>
              </w:rPr>
              <w:t>以太网（</w:t>
            </w:r>
            <w:r>
              <w:rPr>
                <w:color w:val="000000"/>
                <w:szCs w:val="21"/>
              </w:rPr>
              <w:t>RJ45</w:t>
            </w:r>
            <w:r>
              <w:rPr>
                <w:color w:val="000000"/>
                <w:szCs w:val="21"/>
              </w:rPr>
              <w:t>）</w:t>
            </w:r>
          </w:p>
        </w:tc>
      </w:tr>
      <w:tr w:rsidR="00342A78" w14:paraId="0FE0480F" w14:textId="77777777">
        <w:trPr>
          <w:trHeight w:hRule="exact" w:val="855"/>
          <w:jc w:val="center"/>
        </w:trPr>
        <w:tc>
          <w:tcPr>
            <w:tcW w:w="1177" w:type="pct"/>
            <w:tcBorders>
              <w:bottom w:val="nil"/>
            </w:tcBorders>
          </w:tcPr>
          <w:p w14:paraId="076F8BEE"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调试接口</w:t>
            </w:r>
          </w:p>
        </w:tc>
        <w:tc>
          <w:tcPr>
            <w:tcW w:w="3823" w:type="pct"/>
            <w:tcBorders>
              <w:bottom w:val="nil"/>
            </w:tcBorders>
          </w:tcPr>
          <w:p w14:paraId="5D57E45A"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调试串口</w:t>
            </w:r>
            <w:r>
              <w:rPr>
                <w:color w:val="000000"/>
                <w:szCs w:val="21"/>
              </w:rPr>
              <w:t>UART2</w:t>
            </w:r>
          </w:p>
        </w:tc>
      </w:tr>
      <w:tr w:rsidR="00342A78" w14:paraId="5527882A" w14:textId="77777777">
        <w:trPr>
          <w:trHeight w:hRule="exact" w:val="510"/>
          <w:jc w:val="center"/>
        </w:trPr>
        <w:tc>
          <w:tcPr>
            <w:tcW w:w="1177" w:type="pct"/>
            <w:tcBorders>
              <w:bottom w:val="nil"/>
            </w:tcBorders>
          </w:tcPr>
          <w:p w14:paraId="2A39287D"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引脚排针</w:t>
            </w:r>
          </w:p>
        </w:tc>
        <w:tc>
          <w:tcPr>
            <w:tcW w:w="3823" w:type="pct"/>
            <w:tcBorders>
              <w:bottom w:val="nil"/>
            </w:tcBorders>
          </w:tcPr>
          <w:p w14:paraId="6DD3105C"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GPIO (GPIO3_C6_u)</w:t>
            </w:r>
            <w:r>
              <w:rPr>
                <w:color w:val="000000"/>
                <w:szCs w:val="21"/>
              </w:rPr>
              <w:t>、</w:t>
            </w:r>
            <w:r>
              <w:rPr>
                <w:color w:val="000000"/>
                <w:szCs w:val="21"/>
              </w:rPr>
              <w:t>UART</w:t>
            </w:r>
            <w:r>
              <w:rPr>
                <w:color w:val="000000"/>
                <w:szCs w:val="21"/>
              </w:rPr>
              <w:t>、</w:t>
            </w:r>
            <w:r>
              <w:rPr>
                <w:color w:val="000000"/>
                <w:szCs w:val="21"/>
              </w:rPr>
              <w:t>SPI</w:t>
            </w:r>
            <w:r>
              <w:rPr>
                <w:color w:val="000000"/>
                <w:szCs w:val="21"/>
              </w:rPr>
              <w:t>、</w:t>
            </w:r>
            <w:r>
              <w:rPr>
                <w:color w:val="000000"/>
                <w:szCs w:val="21"/>
              </w:rPr>
              <w:t>ADC</w:t>
            </w:r>
            <w:r>
              <w:rPr>
                <w:color w:val="000000"/>
                <w:szCs w:val="21"/>
              </w:rPr>
              <w:t>、</w:t>
            </w:r>
            <w:r>
              <w:rPr>
                <w:color w:val="000000"/>
                <w:szCs w:val="21"/>
              </w:rPr>
              <w:t>VCC(5V/3.3V/1.8V)</w:t>
            </w:r>
          </w:p>
        </w:tc>
      </w:tr>
      <w:tr w:rsidR="00342A78" w14:paraId="6AF01042" w14:textId="77777777">
        <w:trPr>
          <w:trHeight w:hRule="exact" w:val="510"/>
          <w:jc w:val="center"/>
        </w:trPr>
        <w:tc>
          <w:tcPr>
            <w:tcW w:w="1177" w:type="pct"/>
            <w:tcBorders>
              <w:top w:val="nil"/>
              <w:bottom w:val="single" w:sz="12" w:space="0" w:color="auto"/>
            </w:tcBorders>
          </w:tcPr>
          <w:p w14:paraId="689F9F14"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I/O</w:t>
            </w:r>
            <w:r>
              <w:rPr>
                <w:color w:val="000000"/>
                <w:szCs w:val="21"/>
              </w:rPr>
              <w:t>插槽</w:t>
            </w:r>
          </w:p>
        </w:tc>
        <w:tc>
          <w:tcPr>
            <w:tcW w:w="3823" w:type="pct"/>
            <w:tcBorders>
              <w:top w:val="nil"/>
              <w:bottom w:val="single" w:sz="12" w:space="0" w:color="auto"/>
            </w:tcBorders>
          </w:tcPr>
          <w:p w14:paraId="4EA6AAB7"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PCIe 2.0</w:t>
            </w:r>
            <w:r>
              <w:rPr>
                <w:color w:val="000000"/>
                <w:szCs w:val="21"/>
              </w:rPr>
              <w:t>、</w:t>
            </w:r>
            <w:r>
              <w:rPr>
                <w:color w:val="000000"/>
                <w:szCs w:val="21"/>
              </w:rPr>
              <w:t xml:space="preserve"> SATA3.0</w:t>
            </w:r>
            <w:r>
              <w:rPr>
                <w:color w:val="000000"/>
                <w:szCs w:val="21"/>
              </w:rPr>
              <w:t>、</w:t>
            </w:r>
            <w:r>
              <w:rPr>
                <w:color w:val="000000"/>
                <w:szCs w:val="21"/>
              </w:rPr>
              <w:t>1 × USB3.0</w:t>
            </w:r>
            <w:r>
              <w:rPr>
                <w:color w:val="000000"/>
                <w:szCs w:val="21"/>
              </w:rPr>
              <w:t>、</w:t>
            </w:r>
            <w:r>
              <w:rPr>
                <w:color w:val="000000"/>
                <w:szCs w:val="21"/>
              </w:rPr>
              <w:t>3 × USB2.0</w:t>
            </w:r>
            <w:r>
              <w:rPr>
                <w:color w:val="000000"/>
                <w:szCs w:val="21"/>
              </w:rPr>
              <w:t>、</w:t>
            </w:r>
            <w:r>
              <w:rPr>
                <w:color w:val="000000"/>
                <w:szCs w:val="21"/>
              </w:rPr>
              <w:t>1 × M.2</w:t>
            </w:r>
            <w:r>
              <w:rPr>
                <w:color w:val="000000"/>
                <w:szCs w:val="21"/>
              </w:rPr>
              <w:t>、</w:t>
            </w:r>
            <w:r>
              <w:rPr>
                <w:color w:val="000000"/>
                <w:szCs w:val="21"/>
              </w:rPr>
              <w:t>1 × TF Card</w:t>
            </w:r>
          </w:p>
        </w:tc>
      </w:tr>
    </w:tbl>
    <w:p w14:paraId="16ACB5C1" w14:textId="77777777" w:rsidR="00342A78" w:rsidRDefault="00000000">
      <w:pPr>
        <w:spacing w:line="360" w:lineRule="auto"/>
        <w:ind w:firstLine="420"/>
        <w:rPr>
          <w:color w:val="000000" w:themeColor="text1"/>
          <w:sz w:val="24"/>
        </w:rPr>
      </w:pPr>
      <w:r>
        <w:rPr>
          <w:color w:val="000000" w:themeColor="text1"/>
          <w:sz w:val="24"/>
        </w:rPr>
        <w:t>软件平台信息如下表：</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7924"/>
      </w:tblGrid>
      <w:tr w:rsidR="00342A78" w14:paraId="048CAAB3" w14:textId="77777777">
        <w:trPr>
          <w:trHeight w:hRule="exact" w:val="510"/>
          <w:jc w:val="center"/>
        </w:trPr>
        <w:tc>
          <w:tcPr>
            <w:tcW w:w="9853" w:type="dxa"/>
            <w:gridSpan w:val="2"/>
            <w:tcBorders>
              <w:top w:val="single" w:sz="12" w:space="0" w:color="auto"/>
              <w:bottom w:val="single" w:sz="4" w:space="0" w:color="auto"/>
            </w:tcBorders>
          </w:tcPr>
          <w:p w14:paraId="7AC577AA"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软件信息</w:t>
            </w:r>
          </w:p>
        </w:tc>
      </w:tr>
      <w:tr w:rsidR="00342A78" w14:paraId="21C4DC69" w14:textId="77777777">
        <w:trPr>
          <w:trHeight w:hRule="exact" w:val="860"/>
          <w:jc w:val="center"/>
        </w:trPr>
        <w:tc>
          <w:tcPr>
            <w:tcW w:w="1748" w:type="dxa"/>
            <w:tcBorders>
              <w:top w:val="single" w:sz="4" w:space="0" w:color="auto"/>
              <w:bottom w:val="single" w:sz="12" w:space="0" w:color="auto"/>
            </w:tcBorders>
          </w:tcPr>
          <w:p w14:paraId="237D44E9"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OS</w:t>
            </w:r>
          </w:p>
        </w:tc>
        <w:tc>
          <w:tcPr>
            <w:tcW w:w="8105" w:type="dxa"/>
            <w:tcBorders>
              <w:top w:val="single" w:sz="4" w:space="0" w:color="auto"/>
              <w:bottom w:val="single" w:sz="12" w:space="0" w:color="auto"/>
            </w:tcBorders>
          </w:tcPr>
          <w:p w14:paraId="17C954BF"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Rust-Shyper</w:t>
            </w:r>
            <w:r>
              <w:rPr>
                <w:color w:val="000000"/>
                <w:szCs w:val="21"/>
              </w:rPr>
              <w:t>；</w:t>
            </w:r>
            <w:r>
              <w:rPr>
                <w:color w:val="000000"/>
                <w:szCs w:val="21"/>
              </w:rPr>
              <w:t>VM</w:t>
            </w:r>
            <w:r>
              <w:rPr>
                <w:rFonts w:hint="eastAsia"/>
                <w:color w:val="000000"/>
                <w:szCs w:val="21"/>
              </w:rPr>
              <w:t>0</w:t>
            </w:r>
            <w:r>
              <w:rPr>
                <w:color w:val="000000"/>
                <w:szCs w:val="21"/>
              </w:rPr>
              <w:t>运行</w:t>
            </w:r>
            <w:r>
              <w:rPr>
                <w:color w:val="000000"/>
                <w:szCs w:val="21"/>
              </w:rPr>
              <w:t>openEuler Embedded 24.03-LTS</w:t>
            </w:r>
            <w:r>
              <w:rPr>
                <w:color w:val="000000"/>
                <w:szCs w:val="21"/>
              </w:rPr>
              <w:t>（</w:t>
            </w:r>
            <w:r>
              <w:rPr>
                <w:color w:val="000000"/>
                <w:szCs w:val="21"/>
              </w:rPr>
              <w:t>Linux 5.10.160</w:t>
            </w:r>
            <w:r>
              <w:rPr>
                <w:color w:val="000000"/>
                <w:szCs w:val="21"/>
              </w:rPr>
              <w:t>）；</w:t>
            </w:r>
            <w:r>
              <w:rPr>
                <w:color w:val="000000"/>
                <w:szCs w:val="21"/>
              </w:rPr>
              <w:t>RKNPU</w:t>
            </w:r>
            <w:r>
              <w:rPr>
                <w:color w:val="000000"/>
                <w:szCs w:val="21"/>
              </w:rPr>
              <w:t>驱动</w:t>
            </w:r>
            <w:r>
              <w:rPr>
                <w:color w:val="000000"/>
                <w:szCs w:val="21"/>
              </w:rPr>
              <w:t>0.9.2</w:t>
            </w:r>
            <w:r>
              <w:rPr>
                <w:color w:val="000000"/>
                <w:szCs w:val="21"/>
              </w:rPr>
              <w:t>；</w:t>
            </w:r>
            <w:r>
              <w:rPr>
                <w:color w:val="000000"/>
                <w:szCs w:val="21"/>
              </w:rPr>
              <w:t>RKNN Runtime 2.3.2</w:t>
            </w:r>
            <w:r>
              <w:rPr>
                <w:color w:val="000000"/>
                <w:szCs w:val="21"/>
              </w:rPr>
              <w:t>；</w:t>
            </w:r>
            <w:r>
              <w:rPr>
                <w:color w:val="000000"/>
                <w:szCs w:val="21"/>
              </w:rPr>
              <w:t>AiRE</w:t>
            </w:r>
            <w:r>
              <w:rPr>
                <w:color w:val="000000"/>
                <w:szCs w:val="21"/>
              </w:rPr>
              <w:t>运行环境</w:t>
            </w:r>
          </w:p>
        </w:tc>
      </w:tr>
    </w:tbl>
    <w:p w14:paraId="4BCA543F" w14:textId="77777777" w:rsidR="00342A78" w:rsidRDefault="00342A78">
      <w:pPr>
        <w:rPr>
          <w:sz w:val="20"/>
          <w:szCs w:val="22"/>
        </w:rPr>
      </w:pPr>
    </w:p>
    <w:p w14:paraId="2C40054E" w14:textId="77777777" w:rsidR="00342A78" w:rsidRDefault="00000000">
      <w:pPr>
        <w:pStyle w:val="41"/>
        <w:numPr>
          <w:ilvl w:val="0"/>
          <w:numId w:val="20"/>
        </w:numPr>
        <w:spacing w:before="156" w:after="156"/>
      </w:pPr>
      <w:r>
        <w:t>测试原理</w:t>
      </w:r>
    </w:p>
    <w:p w14:paraId="7A558067"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本测试用于验证</w:t>
      </w:r>
      <w:r>
        <w:rPr>
          <w:color w:val="333333"/>
          <w:sz w:val="24"/>
        </w:rPr>
        <w:t xml:space="preserve"> AiRE </w:t>
      </w:r>
      <w:r>
        <w:rPr>
          <w:color w:val="333333"/>
          <w:sz w:val="24"/>
        </w:rPr>
        <w:t>智能软件系统支撑环境在</w:t>
      </w:r>
      <w:r>
        <w:rPr>
          <w:color w:val="333333"/>
          <w:sz w:val="24"/>
        </w:rPr>
        <w:t xml:space="preserve"> Rust-Shyper </w:t>
      </w:r>
      <w:r>
        <w:rPr>
          <w:color w:val="333333"/>
          <w:sz w:val="24"/>
        </w:rPr>
        <w:t>虚拟化嵌入式平台中对</w:t>
      </w:r>
      <w:r>
        <w:rPr>
          <w:color w:val="333333"/>
          <w:sz w:val="24"/>
        </w:rPr>
        <w:t xml:space="preserve"> PyTorch</w:t>
      </w:r>
      <w:r>
        <w:rPr>
          <w:color w:val="333333"/>
          <w:sz w:val="24"/>
        </w:rPr>
        <w:t>、</w:t>
      </w:r>
      <w:r>
        <w:rPr>
          <w:color w:val="333333"/>
          <w:sz w:val="24"/>
        </w:rPr>
        <w:t xml:space="preserve">MindSpore </w:t>
      </w:r>
      <w:r>
        <w:rPr>
          <w:color w:val="333333"/>
          <w:sz w:val="24"/>
        </w:rPr>
        <w:t>和</w:t>
      </w:r>
      <w:r>
        <w:rPr>
          <w:color w:val="333333"/>
          <w:sz w:val="24"/>
        </w:rPr>
        <w:t xml:space="preserve"> PaddlePaddle </w:t>
      </w:r>
      <w:r>
        <w:rPr>
          <w:color w:val="333333"/>
          <w:sz w:val="24"/>
        </w:rPr>
        <w:t>三种深度学习框架的实际运行支持能力。首先，在</w:t>
      </w:r>
      <w:r>
        <w:rPr>
          <w:color w:val="333333"/>
          <w:sz w:val="24"/>
        </w:rPr>
        <w:t xml:space="preserve"> ROC-RK3588S-PC </w:t>
      </w:r>
      <w:r>
        <w:rPr>
          <w:color w:val="333333"/>
          <w:sz w:val="24"/>
        </w:rPr>
        <w:t>开发板的</w:t>
      </w:r>
      <w:r>
        <w:rPr>
          <w:color w:val="333333"/>
          <w:sz w:val="24"/>
        </w:rPr>
        <w:t xml:space="preserve"> openEuler </w:t>
      </w:r>
      <w:r>
        <w:rPr>
          <w:color w:val="333333"/>
          <w:sz w:val="24"/>
        </w:rPr>
        <w:t>系统中启动</w:t>
      </w:r>
      <w:r>
        <w:rPr>
          <w:color w:val="333333"/>
          <w:sz w:val="24"/>
        </w:rPr>
        <w:t xml:space="preserve"> Rust-Shyper</w:t>
      </w:r>
      <w:r>
        <w:rPr>
          <w:color w:val="333333"/>
          <w:sz w:val="24"/>
        </w:rPr>
        <w:t>，并在分配</w:t>
      </w:r>
      <w:r>
        <w:rPr>
          <w:color w:val="333333"/>
          <w:sz w:val="24"/>
        </w:rPr>
        <w:t xml:space="preserve"> CPU </w:t>
      </w:r>
      <w:r>
        <w:rPr>
          <w:color w:val="333333"/>
          <w:sz w:val="24"/>
        </w:rPr>
        <w:t>资源的目标虚拟机内启动</w:t>
      </w:r>
      <w:r>
        <w:rPr>
          <w:color w:val="333333"/>
          <w:sz w:val="24"/>
        </w:rPr>
        <w:t xml:space="preserve"> AiRE </w:t>
      </w:r>
      <w:r>
        <w:rPr>
          <w:color w:val="333333"/>
          <w:sz w:val="24"/>
        </w:rPr>
        <w:t>运行环境，完成</w:t>
      </w:r>
      <w:r>
        <w:rPr>
          <w:color w:val="333333"/>
          <w:sz w:val="24"/>
        </w:rPr>
        <w:t xml:space="preserve"> Python</w:t>
      </w:r>
      <w:r>
        <w:rPr>
          <w:color w:val="333333"/>
          <w:sz w:val="24"/>
        </w:rPr>
        <w:t>、框架版本及</w:t>
      </w:r>
      <w:r>
        <w:rPr>
          <w:color w:val="333333"/>
          <w:sz w:val="24"/>
        </w:rPr>
        <w:t xml:space="preserve"> CPU </w:t>
      </w:r>
      <w:r>
        <w:rPr>
          <w:color w:val="333333"/>
          <w:sz w:val="24"/>
        </w:rPr>
        <w:t>运行目标检查，确保框架运行环境与虚拟化资源分配状态正常。</w:t>
      </w:r>
    </w:p>
    <w:p w14:paraId="3622D8AC"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测试不以单一框架导入作为判定依据，而是针对每种框架分别执行</w:t>
      </w:r>
      <w:r>
        <w:rPr>
          <w:color w:val="333333"/>
          <w:sz w:val="24"/>
        </w:rPr>
        <w:t>“</w:t>
      </w:r>
      <w:r>
        <w:rPr>
          <w:color w:val="333333"/>
          <w:sz w:val="24"/>
        </w:rPr>
        <w:t>训练评估</w:t>
      </w:r>
      <w:r>
        <w:rPr>
          <w:color w:val="333333"/>
          <w:sz w:val="24"/>
        </w:rPr>
        <w:t>”</w:t>
      </w:r>
      <w:r>
        <w:rPr>
          <w:color w:val="333333"/>
          <w:sz w:val="24"/>
        </w:rPr>
        <w:t>和</w:t>
      </w:r>
      <w:r>
        <w:rPr>
          <w:color w:val="333333"/>
          <w:sz w:val="24"/>
        </w:rPr>
        <w:t>“</w:t>
      </w:r>
      <w:r>
        <w:rPr>
          <w:color w:val="333333"/>
          <w:sz w:val="24"/>
        </w:rPr>
        <w:t>模型保存加载推理</w:t>
      </w:r>
      <w:r>
        <w:rPr>
          <w:color w:val="333333"/>
          <w:sz w:val="24"/>
        </w:rPr>
        <w:t>”</w:t>
      </w:r>
      <w:r>
        <w:rPr>
          <w:color w:val="333333"/>
          <w:sz w:val="24"/>
        </w:rPr>
        <w:t>两类用例。训练评估用例使用固定的本地合成分类数据，通过框架提供的数据加载接口构造数据批次，完成网络构建、前向计算、损失计算、反向传播、优化器参数更新及准确率评估；通过比较训练前后的模型参数、</w:t>
      </w:r>
      <w:r>
        <w:rPr>
          <w:color w:val="333333"/>
          <w:sz w:val="24"/>
        </w:rPr>
        <w:t xml:space="preserve">loss </w:t>
      </w:r>
      <w:r>
        <w:rPr>
          <w:color w:val="333333"/>
          <w:sz w:val="24"/>
        </w:rPr>
        <w:t>和准确率，验证框架能够在板端</w:t>
      </w:r>
      <w:r>
        <w:rPr>
          <w:color w:val="333333"/>
          <w:sz w:val="24"/>
        </w:rPr>
        <w:t xml:space="preserve"> CPU </w:t>
      </w:r>
      <w:r>
        <w:rPr>
          <w:color w:val="333333"/>
          <w:sz w:val="24"/>
        </w:rPr>
        <w:t>环境中完成完整训练流程。</w:t>
      </w:r>
    </w:p>
    <w:p w14:paraId="24B683B3"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模型保存加载推理用例对已构建的网络参数进行保存，分别生成</w:t>
      </w:r>
      <w:r>
        <w:rPr>
          <w:color w:val="333333"/>
          <w:sz w:val="24"/>
        </w:rPr>
        <w:t xml:space="preserve"> PyTorch </w:t>
      </w:r>
      <w:r>
        <w:rPr>
          <w:color w:val="333333"/>
          <w:sz w:val="24"/>
        </w:rPr>
        <w:t>的</w:t>
      </w:r>
      <w:r>
        <w:rPr>
          <w:color w:val="333333"/>
          <w:sz w:val="24"/>
        </w:rPr>
        <w:t xml:space="preserve"> .pth</w:t>
      </w:r>
      <w:r>
        <w:rPr>
          <w:color w:val="333333"/>
          <w:sz w:val="24"/>
        </w:rPr>
        <w:t>、</w:t>
      </w:r>
      <w:r>
        <w:rPr>
          <w:color w:val="333333"/>
          <w:sz w:val="24"/>
        </w:rPr>
        <w:t xml:space="preserve">MindSpore </w:t>
      </w:r>
      <w:r>
        <w:rPr>
          <w:color w:val="333333"/>
          <w:sz w:val="24"/>
        </w:rPr>
        <w:t>的</w:t>
      </w:r>
      <w:r>
        <w:rPr>
          <w:color w:val="333333"/>
          <w:sz w:val="24"/>
        </w:rPr>
        <w:t xml:space="preserve"> .ckpt </w:t>
      </w:r>
      <w:r>
        <w:rPr>
          <w:color w:val="333333"/>
          <w:sz w:val="24"/>
        </w:rPr>
        <w:t>和</w:t>
      </w:r>
      <w:r>
        <w:rPr>
          <w:color w:val="333333"/>
          <w:sz w:val="24"/>
        </w:rPr>
        <w:t xml:space="preserve"> PaddlePaddle </w:t>
      </w:r>
      <w:r>
        <w:rPr>
          <w:color w:val="333333"/>
          <w:sz w:val="24"/>
        </w:rPr>
        <w:t>的</w:t>
      </w:r>
      <w:r>
        <w:rPr>
          <w:color w:val="333333"/>
          <w:sz w:val="24"/>
        </w:rPr>
        <w:t xml:space="preserve"> .pdparams </w:t>
      </w:r>
      <w:r>
        <w:rPr>
          <w:color w:val="333333"/>
          <w:sz w:val="24"/>
        </w:rPr>
        <w:t>文件；随后重新创建网络、加载保存的参数，并使用相同测试输入进行推理，比较保存前后的输出误差和预测类别。输出一致表明框架具备模型持久化、恢复及部署后推理能力。</w:t>
      </w:r>
    </w:p>
    <w:p w14:paraId="2A24EEE4"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项目提供统一脚本</w:t>
      </w:r>
      <w:r>
        <w:rPr>
          <w:color w:val="333333"/>
          <w:sz w:val="24"/>
        </w:rPr>
        <w:t xml:space="preserve"> check_dl_frame.sh</w:t>
      </w:r>
      <w:r>
        <w:rPr>
          <w:color w:val="333333"/>
          <w:sz w:val="24"/>
        </w:rPr>
        <w:t>，通过框架类别和功能类别参数调度上述六项用例，并将版本信息、</w:t>
      </w:r>
      <w:r>
        <w:rPr>
          <w:color w:val="333333"/>
          <w:sz w:val="24"/>
        </w:rPr>
        <w:t xml:space="preserve">CPU </w:t>
      </w:r>
      <w:r>
        <w:rPr>
          <w:color w:val="333333"/>
          <w:sz w:val="24"/>
        </w:rPr>
        <w:t>设备信息、</w:t>
      </w:r>
      <w:r>
        <w:rPr>
          <w:color w:val="333333"/>
          <w:sz w:val="24"/>
        </w:rPr>
        <w:t>loss</w:t>
      </w:r>
      <w:r>
        <w:rPr>
          <w:color w:val="333333"/>
          <w:sz w:val="24"/>
        </w:rPr>
        <w:t>、准确率、参数更新状态、</w:t>
      </w:r>
      <w:r>
        <w:rPr>
          <w:color w:val="333333"/>
          <w:sz w:val="24"/>
        </w:rPr>
        <w:t xml:space="preserve">checkpoint </w:t>
      </w:r>
      <w:r>
        <w:rPr>
          <w:color w:val="333333"/>
          <w:sz w:val="24"/>
        </w:rPr>
        <w:t>路径和推理一致性结果写入</w:t>
      </w:r>
      <w:r>
        <w:rPr>
          <w:color w:val="333333"/>
          <w:sz w:val="24"/>
        </w:rPr>
        <w:t xml:space="preserve"> JSON </w:t>
      </w:r>
      <w:r>
        <w:rPr>
          <w:color w:val="333333"/>
          <w:sz w:val="24"/>
        </w:rPr>
        <w:t>文件。通过该组测试，可证明</w:t>
      </w:r>
      <w:r>
        <w:rPr>
          <w:color w:val="333333"/>
          <w:sz w:val="24"/>
        </w:rPr>
        <w:t xml:space="preserve"> AiRE </w:t>
      </w:r>
      <w:r>
        <w:rPr>
          <w:color w:val="333333"/>
          <w:sz w:val="24"/>
        </w:rPr>
        <w:t>环境不仅能够导入三种深度学习框架，而且能够在</w:t>
      </w:r>
      <w:r>
        <w:rPr>
          <w:color w:val="333333"/>
          <w:sz w:val="24"/>
        </w:rPr>
        <w:t xml:space="preserve"> Rust-Shyper </w:t>
      </w:r>
      <w:r>
        <w:rPr>
          <w:color w:val="333333"/>
          <w:sz w:val="24"/>
        </w:rPr>
        <w:t>提供的嵌入式虚拟机内完成数据处理、模型训练、模型评估、模型保存恢复和</w:t>
      </w:r>
      <w:r>
        <w:rPr>
          <w:color w:val="333333"/>
          <w:sz w:val="24"/>
        </w:rPr>
        <w:t xml:space="preserve"> CPU </w:t>
      </w:r>
      <w:r>
        <w:rPr>
          <w:color w:val="333333"/>
          <w:sz w:val="24"/>
        </w:rPr>
        <w:t>推理的完整工作流程。</w:t>
      </w:r>
    </w:p>
    <w:p w14:paraId="5118E56E" w14:textId="77777777" w:rsidR="00342A78" w:rsidRDefault="00000000">
      <w:pPr>
        <w:pStyle w:val="41"/>
        <w:numPr>
          <w:ilvl w:val="0"/>
          <w:numId w:val="20"/>
        </w:numPr>
        <w:spacing w:before="156" w:after="156"/>
      </w:pPr>
      <w:r>
        <w:lastRenderedPageBreak/>
        <w:t>测试用例</w:t>
      </w:r>
    </w:p>
    <w:p w14:paraId="47C57235" w14:textId="77777777" w:rsidR="00342A78" w:rsidRDefault="00000000">
      <w:pPr>
        <w:pStyle w:val="51"/>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7</w:t>
      </w:r>
      <w:r>
        <w:rPr>
          <w:color w:val="000000" w:themeColor="text1"/>
        </w:rPr>
        <w:t>：</w:t>
      </w:r>
      <w:r>
        <w:rPr>
          <w:rFonts w:hint="eastAsia"/>
          <w:color w:val="000000" w:themeColor="text1"/>
        </w:rPr>
        <w:t>RK3588S</w:t>
      </w:r>
      <w:r>
        <w:rPr>
          <w:color w:val="000000" w:themeColor="text1"/>
        </w:rPr>
        <w:t>支持</w:t>
      </w:r>
      <w:r>
        <w:rPr>
          <w:rFonts w:hint="eastAsia"/>
          <w:color w:val="000000" w:themeColor="text1"/>
        </w:rPr>
        <w:t>pytorch</w:t>
      </w:r>
      <w:r>
        <w:rPr>
          <w:color w:val="000000" w:themeColor="text1"/>
        </w:rPr>
        <w:t>框架</w:t>
      </w:r>
    </w:p>
    <w:tbl>
      <w:tblPr>
        <w:tblStyle w:val="afff1"/>
        <w:tblW w:w="0" w:type="auto"/>
        <w:tblLayout w:type="fixed"/>
        <w:tblLook w:val="04A0" w:firstRow="1" w:lastRow="0" w:firstColumn="1" w:lastColumn="0" w:noHBand="0" w:noVBand="1"/>
      </w:tblPr>
      <w:tblGrid>
        <w:gridCol w:w="1555"/>
        <w:gridCol w:w="8072"/>
      </w:tblGrid>
      <w:tr w:rsidR="00342A78" w14:paraId="40CFCA74" w14:textId="77777777">
        <w:tc>
          <w:tcPr>
            <w:tcW w:w="1555" w:type="dxa"/>
            <w:tcBorders>
              <w:top w:val="single" w:sz="4" w:space="0" w:color="auto"/>
              <w:left w:val="single" w:sz="4" w:space="0" w:color="auto"/>
              <w:bottom w:val="single" w:sz="4" w:space="0" w:color="auto"/>
              <w:right w:val="single" w:sz="4" w:space="0" w:color="auto"/>
            </w:tcBorders>
          </w:tcPr>
          <w:p w14:paraId="37701F42"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636BFCD8" w14:textId="77777777" w:rsidR="00342A78" w:rsidRDefault="00000000">
            <w:pPr>
              <w:snapToGrid w:val="0"/>
              <w:spacing w:before="60" w:after="60" w:line="300" w:lineRule="auto"/>
              <w:jc w:val="left"/>
              <w:rPr>
                <w:b/>
                <w:bCs/>
                <w:color w:val="333333"/>
                <w:szCs w:val="21"/>
              </w:rPr>
            </w:pPr>
            <w:r>
              <w:rPr>
                <w:color w:val="333333"/>
                <w:szCs w:val="21"/>
              </w:rPr>
              <w:t xml:space="preserve">ROC-RK3588S-PC </w:t>
            </w:r>
            <w:r>
              <w:rPr>
                <w:color w:val="333333"/>
                <w:szCs w:val="21"/>
              </w:rPr>
              <w:t>开发板；基于</w:t>
            </w:r>
            <w:r>
              <w:rPr>
                <w:color w:val="333333"/>
                <w:szCs w:val="21"/>
              </w:rPr>
              <w:t xml:space="preserve"> openEuler </w:t>
            </w:r>
            <w:r>
              <w:rPr>
                <w:color w:val="333333"/>
                <w:szCs w:val="21"/>
              </w:rPr>
              <w:t>的</w:t>
            </w:r>
            <w:r>
              <w:rPr>
                <w:color w:val="333333"/>
                <w:szCs w:val="21"/>
              </w:rPr>
              <w:t xml:space="preserve"> Rust-Shyper </w:t>
            </w:r>
            <w:r>
              <w:rPr>
                <w:color w:val="333333"/>
                <w:szCs w:val="21"/>
              </w:rPr>
              <w:t>虚拟化环境；可启动</w:t>
            </w:r>
            <w:r>
              <w:rPr>
                <w:color w:val="333333"/>
                <w:szCs w:val="21"/>
              </w:rPr>
              <w:t xml:space="preserve"> VM0</w:t>
            </w:r>
            <w:r>
              <w:rPr>
                <w:color w:val="333333"/>
                <w:szCs w:val="21"/>
              </w:rPr>
              <w:t>，目标虚拟机已分配</w:t>
            </w:r>
            <w:r>
              <w:rPr>
                <w:color w:val="333333"/>
                <w:szCs w:val="21"/>
              </w:rPr>
              <w:t xml:space="preserve"> CPU </w:t>
            </w:r>
            <w:r>
              <w:rPr>
                <w:color w:val="333333"/>
                <w:szCs w:val="21"/>
              </w:rPr>
              <w:t>计算资源；项目中的</w:t>
            </w:r>
            <w:r>
              <w:rPr>
                <w:color w:val="333333"/>
                <w:szCs w:val="21"/>
              </w:rPr>
              <w:t xml:space="preserve"> scripts/rk3588s/AiRE/setup_aire_env.sh</w:t>
            </w:r>
            <w:r>
              <w:rPr>
                <w:color w:val="333333"/>
                <w:szCs w:val="21"/>
              </w:rPr>
              <w:t>、</w:t>
            </w:r>
            <w:r>
              <w:rPr>
                <w:color w:val="333333"/>
                <w:szCs w:val="21"/>
              </w:rPr>
              <w:t xml:space="preserve">scripts/rk3588s/AiRE/check_dl_frame.sh </w:t>
            </w:r>
            <w:r>
              <w:rPr>
                <w:color w:val="333333"/>
                <w:szCs w:val="21"/>
              </w:rPr>
              <w:t>和</w:t>
            </w:r>
            <w:r>
              <w:rPr>
                <w:color w:val="333333"/>
                <w:szCs w:val="21"/>
              </w:rPr>
              <w:t xml:space="preserve"> src/rk3588s/check_env/pytorch/ PyTorch </w:t>
            </w:r>
            <w:r>
              <w:rPr>
                <w:color w:val="333333"/>
                <w:szCs w:val="21"/>
              </w:rPr>
              <w:t>框架检查脚本；</w:t>
            </w:r>
            <w:r>
              <w:rPr>
                <w:color w:val="333333"/>
                <w:szCs w:val="21"/>
              </w:rPr>
              <w:t xml:space="preserve">AiRE Conda </w:t>
            </w:r>
            <w:r>
              <w:rPr>
                <w:color w:val="333333"/>
                <w:szCs w:val="21"/>
              </w:rPr>
              <w:t>运行环境；</w:t>
            </w:r>
            <w:r>
              <w:rPr>
                <w:color w:val="333333"/>
                <w:szCs w:val="21"/>
              </w:rPr>
              <w:t>PyTorch 1.13.1</w:t>
            </w:r>
            <w:r>
              <w:rPr>
                <w:color w:val="333333"/>
                <w:szCs w:val="21"/>
              </w:rPr>
              <w:t>、</w:t>
            </w:r>
            <w:r>
              <w:rPr>
                <w:color w:val="333333"/>
                <w:szCs w:val="21"/>
              </w:rPr>
              <w:t>torchvision 0.14.1</w:t>
            </w:r>
            <w:r>
              <w:rPr>
                <w:color w:val="333333"/>
                <w:szCs w:val="21"/>
              </w:rPr>
              <w:t>、</w:t>
            </w:r>
            <w:r>
              <w:rPr>
                <w:color w:val="333333"/>
                <w:szCs w:val="21"/>
              </w:rPr>
              <w:t xml:space="preserve">torchaudio 0.13.1 CPU </w:t>
            </w:r>
            <w:r>
              <w:rPr>
                <w:color w:val="333333"/>
                <w:szCs w:val="21"/>
              </w:rPr>
              <w:t>版本。训练评估用例使用脚本内固定生成的二分类数据，不依赖网络下载数据集。</w:t>
            </w:r>
          </w:p>
        </w:tc>
      </w:tr>
      <w:tr w:rsidR="00342A78" w14:paraId="4E16FECD" w14:textId="77777777">
        <w:tc>
          <w:tcPr>
            <w:tcW w:w="1555" w:type="dxa"/>
            <w:tcBorders>
              <w:top w:val="single" w:sz="4" w:space="0" w:color="auto"/>
              <w:left w:val="single" w:sz="4" w:space="0" w:color="auto"/>
              <w:bottom w:val="single" w:sz="4" w:space="0" w:color="auto"/>
              <w:right w:val="single" w:sz="4" w:space="0" w:color="auto"/>
            </w:tcBorders>
          </w:tcPr>
          <w:p w14:paraId="7E9691C3"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56F3098B" w14:textId="77777777" w:rsidR="00342A78" w:rsidRDefault="00000000">
            <w:pPr>
              <w:numPr>
                <w:ilvl w:val="0"/>
                <w:numId w:val="28"/>
              </w:numPr>
              <w:snapToGrid w:val="0"/>
              <w:spacing w:before="60" w:after="60" w:line="300" w:lineRule="auto"/>
              <w:jc w:val="left"/>
              <w:rPr>
                <w:color w:val="333333"/>
                <w:szCs w:val="21"/>
              </w:rPr>
            </w:pPr>
            <w:r>
              <w:rPr>
                <w:color w:val="333333"/>
                <w:szCs w:val="21"/>
              </w:rPr>
              <w:t>按本节统一前置检查启动</w:t>
            </w:r>
            <w:r>
              <w:rPr>
                <w:color w:val="333333"/>
                <w:szCs w:val="21"/>
              </w:rPr>
              <w:t xml:space="preserve"> ROC-RK3588S-PC </w:t>
            </w:r>
            <w:r>
              <w:rPr>
                <w:color w:val="333333"/>
                <w:szCs w:val="21"/>
              </w:rPr>
              <w:t>的</w:t>
            </w:r>
            <w:r>
              <w:rPr>
                <w:color w:val="333333"/>
                <w:szCs w:val="21"/>
              </w:rPr>
              <w:t xml:space="preserve"> Rust-Shyper</w:t>
            </w:r>
            <w:r>
              <w:rPr>
                <w:color w:val="333333"/>
                <w:szCs w:val="21"/>
              </w:rPr>
              <w:t>，确认</w:t>
            </w:r>
            <w:r>
              <w:rPr>
                <w:color w:val="333333"/>
                <w:szCs w:val="21"/>
              </w:rPr>
              <w:t xml:space="preserve"> VM0 </w:t>
            </w:r>
            <w:r>
              <w:rPr>
                <w:color w:val="333333"/>
                <w:szCs w:val="21"/>
              </w:rPr>
              <w:t>为</w:t>
            </w:r>
            <w:r>
              <w:rPr>
                <w:color w:val="333333"/>
                <w:szCs w:val="21"/>
              </w:rPr>
              <w:t xml:space="preserve"> Active</w:t>
            </w:r>
            <w:r>
              <w:rPr>
                <w:color w:val="333333"/>
                <w:szCs w:val="21"/>
              </w:rPr>
              <w:t>；进入分配</w:t>
            </w:r>
            <w:r>
              <w:rPr>
                <w:color w:val="333333"/>
                <w:szCs w:val="21"/>
              </w:rPr>
              <w:t xml:space="preserve"> CPU </w:t>
            </w:r>
            <w:r>
              <w:rPr>
                <w:color w:val="333333"/>
                <w:szCs w:val="21"/>
              </w:rPr>
              <w:t>资源的目标虚拟机，确认系统能够正常运行。</w:t>
            </w:r>
          </w:p>
          <w:p w14:paraId="1B0C3B15" w14:textId="77777777" w:rsidR="00342A78" w:rsidRDefault="00000000">
            <w:pPr>
              <w:numPr>
                <w:ilvl w:val="0"/>
                <w:numId w:val="28"/>
              </w:numPr>
              <w:snapToGrid w:val="0"/>
              <w:spacing w:before="60" w:after="60" w:line="300" w:lineRule="auto"/>
              <w:jc w:val="left"/>
              <w:rPr>
                <w:color w:val="333333"/>
                <w:szCs w:val="21"/>
              </w:rPr>
            </w:pPr>
            <w:r>
              <w:rPr>
                <w:color w:val="333333"/>
                <w:szCs w:val="21"/>
              </w:rPr>
              <w:t>若板端尚未部署项目，上传以下项目内容至</w:t>
            </w:r>
            <w:r>
              <w:rPr>
                <w:color w:val="333333"/>
                <w:szCs w:val="21"/>
              </w:rPr>
              <w:t xml:space="preserve"> /root/AIRE/AIRE-Mindspore/</w:t>
            </w:r>
            <w:r>
              <w:rPr>
                <w:color w:val="333333"/>
                <w:szCs w:val="21"/>
              </w:rPr>
              <w:t>，并保留目录结构：</w:t>
            </w:r>
          </w:p>
          <w:sdt>
            <w:sdtPr>
              <w:rPr>
                <w:rFonts w:ascii="Consolas"/>
                <w:color w:val="333333"/>
                <w:szCs w:val="21"/>
              </w:rPr>
              <w:id w:val="147456944"/>
              <w:placeholder>
                <w:docPart w:val="{40f68fee-8f14-4d42-8116-9b0e33849577}"/>
              </w:placeholder>
              <w15:appearance w15:val="hidden"/>
              <w:text w:multiLine="1"/>
            </w:sdtPr>
            <w:sdtContent>
              <w:p w14:paraId="35EBF95B"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scripts/rk3588s/AiRE/</w:t>
                </w:r>
                <w:r>
                  <w:rPr>
                    <w:rFonts w:ascii="Consolas"/>
                    <w:color w:val="333333"/>
                    <w:szCs w:val="21"/>
                  </w:rPr>
                  <w:br/>
                  <w:t>src/rk3588s/check_env/pytorch/</w:t>
                </w:r>
              </w:p>
            </w:sdtContent>
          </w:sdt>
          <w:p w14:paraId="49C36376" w14:textId="77777777" w:rsidR="00342A78" w:rsidRDefault="00000000">
            <w:pPr>
              <w:numPr>
                <w:ilvl w:val="0"/>
                <w:numId w:val="28"/>
              </w:numPr>
              <w:snapToGrid w:val="0"/>
              <w:spacing w:before="60" w:after="60" w:line="300" w:lineRule="auto"/>
              <w:jc w:val="left"/>
              <w:rPr>
                <w:color w:val="333333"/>
                <w:szCs w:val="21"/>
              </w:rPr>
            </w:pPr>
            <w:r>
              <w:rPr>
                <w:color w:val="333333"/>
                <w:szCs w:val="21"/>
              </w:rPr>
              <w:t>固定板端</w:t>
            </w:r>
            <w:r>
              <w:rPr>
                <w:color w:val="333333"/>
                <w:szCs w:val="21"/>
              </w:rPr>
              <w:t xml:space="preserve"> CPU </w:t>
            </w:r>
            <w:r>
              <w:rPr>
                <w:color w:val="333333"/>
                <w:szCs w:val="21"/>
              </w:rPr>
              <w:t>性能状态，执行：</w:t>
            </w:r>
          </w:p>
          <w:sdt>
            <w:sdtPr>
              <w:rPr>
                <w:rFonts w:ascii="Consolas"/>
                <w:color w:val="333333"/>
                <w:szCs w:val="21"/>
              </w:rPr>
              <w:id w:val="147469775"/>
              <w:placeholder>
                <w:docPart w:val="{ace92c37-e0ba-41ce-ae40-20774ba89d3f}"/>
              </w:placeholder>
              <w15:appearance w15:val="hidden"/>
              <w:text w:multiLine="1"/>
            </w:sdtPr>
            <w:sdtContent>
              <w:p w14:paraId="7605094F"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cd /root/AIRE/AIRE-Mindspore/scripts/rk3588s/AiRE</w:t>
                </w:r>
                <w:r>
                  <w:rPr>
                    <w:rFonts w:ascii="Consolas"/>
                    <w:color w:val="333333"/>
                    <w:szCs w:val="21"/>
                  </w:rPr>
                  <w:br/>
                  <w:t>bash set_board_performance.sh --cpu performance</w:t>
                </w:r>
              </w:p>
            </w:sdtContent>
          </w:sdt>
          <w:p w14:paraId="69552C44" w14:textId="77777777" w:rsidR="00342A78" w:rsidRDefault="00000000">
            <w:pPr>
              <w:numPr>
                <w:ilvl w:val="0"/>
                <w:numId w:val="28"/>
              </w:numPr>
              <w:snapToGrid w:val="0"/>
              <w:spacing w:before="60" w:after="60" w:line="300" w:lineRule="auto"/>
              <w:jc w:val="left"/>
              <w:rPr>
                <w:color w:val="333333"/>
                <w:szCs w:val="21"/>
              </w:rPr>
            </w:pPr>
            <w:r>
              <w:rPr>
                <w:color w:val="333333"/>
                <w:szCs w:val="21"/>
              </w:rPr>
              <w:t>创建或检查</w:t>
            </w:r>
            <w:r>
              <w:rPr>
                <w:color w:val="333333"/>
                <w:szCs w:val="21"/>
              </w:rPr>
              <w:t xml:space="preserve"> AiRE </w:t>
            </w:r>
            <w:r>
              <w:rPr>
                <w:color w:val="333333"/>
                <w:szCs w:val="21"/>
              </w:rPr>
              <w:t>运行环境，并按需安装</w:t>
            </w:r>
            <w:r>
              <w:rPr>
                <w:color w:val="333333"/>
                <w:szCs w:val="21"/>
              </w:rPr>
              <w:t xml:space="preserve"> PyTorch CPU </w:t>
            </w:r>
            <w:r>
              <w:rPr>
                <w:color w:val="333333"/>
                <w:szCs w:val="21"/>
              </w:rPr>
              <w:t>框架组件：</w:t>
            </w:r>
          </w:p>
          <w:sdt>
            <w:sdtPr>
              <w:rPr>
                <w:rFonts w:ascii="Consolas"/>
                <w:color w:val="333333"/>
                <w:szCs w:val="21"/>
              </w:rPr>
              <w:id w:val="147480470"/>
              <w:placeholder>
                <w:docPart w:val="{7dabffa1-c2ff-4d1b-a7dd-2d33f7356afe}"/>
              </w:placeholder>
              <w15:appearance w15:val="hidden"/>
              <w:text w:multiLine="1"/>
            </w:sdtPr>
            <w:sdtContent>
              <w:p w14:paraId="49A19890"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cd /root/AIRE/AIRE-Mindspore/scripts/rk3588s/AiRE</w:t>
                </w:r>
                <w:r>
                  <w:rPr>
                    <w:rFonts w:ascii="Consolas"/>
                    <w:color w:val="333333"/>
                    <w:szCs w:val="21"/>
                  </w:rPr>
                  <w:br/>
                  <w:t>bash setup_aire_env.sh --pytorch</w:t>
                </w:r>
              </w:p>
            </w:sdtContent>
          </w:sdt>
          <w:p w14:paraId="269B0558" w14:textId="77777777" w:rsidR="00342A78" w:rsidRDefault="00000000">
            <w:pPr>
              <w:numPr>
                <w:ilvl w:val="0"/>
                <w:numId w:val="28"/>
              </w:numPr>
              <w:snapToGrid w:val="0"/>
              <w:spacing w:before="60" w:after="60" w:line="300" w:lineRule="auto"/>
              <w:jc w:val="left"/>
              <w:rPr>
                <w:color w:val="333333"/>
                <w:szCs w:val="21"/>
              </w:rPr>
            </w:pPr>
            <w:r>
              <w:rPr>
                <w:color w:val="333333"/>
                <w:szCs w:val="21"/>
              </w:rPr>
              <w:t>依次执行</w:t>
            </w:r>
            <w:r>
              <w:rPr>
                <w:color w:val="000000" w:themeColor="text1"/>
              </w:rPr>
              <w:t>测试用例</w:t>
            </w:r>
            <w:r>
              <w:rPr>
                <w:rFonts w:hint="eastAsia"/>
                <w:color w:val="000000" w:themeColor="text1"/>
              </w:rPr>
              <w:t>1</w:t>
            </w:r>
            <w:r>
              <w:rPr>
                <w:color w:val="000000" w:themeColor="text1"/>
              </w:rPr>
              <w:t>.</w:t>
            </w:r>
            <w:r>
              <w:rPr>
                <w:rFonts w:hint="eastAsia"/>
                <w:color w:val="000000" w:themeColor="text1"/>
              </w:rPr>
              <w:t>7.1</w:t>
            </w:r>
            <w:r>
              <w:rPr>
                <w:color w:val="333333"/>
                <w:szCs w:val="21"/>
              </w:rPr>
              <w:t xml:space="preserve"> PyTorch CPU </w:t>
            </w:r>
            <w:r>
              <w:rPr>
                <w:color w:val="333333"/>
                <w:szCs w:val="21"/>
              </w:rPr>
              <w:t>训练评估和</w:t>
            </w:r>
            <w:r>
              <w:rPr>
                <w:rFonts w:hint="eastAsia"/>
                <w:color w:val="333333"/>
                <w:szCs w:val="21"/>
              </w:rPr>
              <w:t>和</w:t>
            </w:r>
            <w:r>
              <w:rPr>
                <w:color w:val="000000" w:themeColor="text1"/>
              </w:rPr>
              <w:t>测试用例</w:t>
            </w:r>
            <w:r>
              <w:rPr>
                <w:rFonts w:hint="eastAsia"/>
                <w:color w:val="000000" w:themeColor="text1"/>
              </w:rPr>
              <w:t>1</w:t>
            </w:r>
            <w:r>
              <w:rPr>
                <w:color w:val="000000" w:themeColor="text1"/>
              </w:rPr>
              <w:t>.</w:t>
            </w:r>
            <w:r>
              <w:rPr>
                <w:rFonts w:hint="eastAsia"/>
                <w:color w:val="000000" w:themeColor="text1"/>
              </w:rPr>
              <w:t>7.2</w:t>
            </w:r>
            <w:r>
              <w:rPr>
                <w:color w:val="333333"/>
                <w:szCs w:val="21"/>
              </w:rPr>
              <w:t>模型保存加载推理子用例。</w:t>
            </w:r>
          </w:p>
          <w:p w14:paraId="27F985C9" w14:textId="77777777" w:rsidR="00342A78" w:rsidRDefault="00000000">
            <w:pPr>
              <w:numPr>
                <w:ilvl w:val="0"/>
                <w:numId w:val="28"/>
              </w:numPr>
              <w:snapToGrid w:val="0"/>
              <w:spacing w:before="60" w:after="60" w:line="300" w:lineRule="auto"/>
              <w:jc w:val="left"/>
              <w:rPr>
                <w:b/>
                <w:bCs/>
                <w:color w:val="333333"/>
                <w:szCs w:val="21"/>
              </w:rPr>
            </w:pPr>
            <w:r>
              <w:rPr>
                <w:color w:val="333333"/>
                <w:szCs w:val="21"/>
              </w:rPr>
              <w:t>查看</w:t>
            </w:r>
            <w:r>
              <w:rPr>
                <w:color w:val="333333"/>
                <w:szCs w:val="21"/>
              </w:rPr>
              <w:t xml:space="preserve"> runs/check_env/ </w:t>
            </w:r>
            <w:r>
              <w:rPr>
                <w:color w:val="333333"/>
                <w:szCs w:val="21"/>
              </w:rPr>
              <w:t>目录下生成的</w:t>
            </w:r>
            <w:r>
              <w:rPr>
                <w:color w:val="333333"/>
                <w:szCs w:val="21"/>
              </w:rPr>
              <w:t xml:space="preserve"> JSON </w:t>
            </w:r>
            <w:r>
              <w:rPr>
                <w:color w:val="333333"/>
                <w:szCs w:val="21"/>
              </w:rPr>
              <w:t>结果文件和</w:t>
            </w:r>
            <w:r>
              <w:rPr>
                <w:color w:val="333333"/>
                <w:szCs w:val="21"/>
              </w:rPr>
              <w:t xml:space="preserve"> .pth </w:t>
            </w:r>
            <w:r>
              <w:rPr>
                <w:color w:val="333333"/>
                <w:szCs w:val="21"/>
              </w:rPr>
              <w:t>模型参数文件，记录框架版本、</w:t>
            </w:r>
            <w:r>
              <w:rPr>
                <w:color w:val="333333"/>
                <w:szCs w:val="21"/>
              </w:rPr>
              <w:t xml:space="preserve">CPU </w:t>
            </w:r>
            <w:r>
              <w:rPr>
                <w:color w:val="333333"/>
                <w:szCs w:val="21"/>
              </w:rPr>
              <w:t>设备、</w:t>
            </w:r>
            <w:r>
              <w:rPr>
                <w:color w:val="333333"/>
                <w:szCs w:val="21"/>
              </w:rPr>
              <w:t>loss</w:t>
            </w:r>
            <w:r>
              <w:rPr>
                <w:color w:val="333333"/>
                <w:szCs w:val="21"/>
              </w:rPr>
              <w:t>、准确率、参数更新状态、模型保存路径和推理一致性误差。</w:t>
            </w:r>
          </w:p>
        </w:tc>
      </w:tr>
      <w:tr w:rsidR="00342A78" w14:paraId="044BA84E" w14:textId="77777777">
        <w:tc>
          <w:tcPr>
            <w:tcW w:w="1555" w:type="dxa"/>
            <w:tcBorders>
              <w:top w:val="single" w:sz="4" w:space="0" w:color="auto"/>
              <w:left w:val="single" w:sz="4" w:space="0" w:color="auto"/>
              <w:bottom w:val="single" w:sz="4" w:space="0" w:color="auto"/>
              <w:right w:val="single" w:sz="4" w:space="0" w:color="auto"/>
            </w:tcBorders>
          </w:tcPr>
          <w:p w14:paraId="6339DE87" w14:textId="77777777" w:rsidR="00342A78" w:rsidRDefault="00000000">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40BBEBA3" w14:textId="77777777" w:rsidR="00342A78" w:rsidRDefault="00000000">
            <w:pPr>
              <w:rPr>
                <w:color w:val="C00000"/>
                <w:szCs w:val="21"/>
              </w:rPr>
            </w:pPr>
            <w:r>
              <w:rPr>
                <w:color w:val="333333"/>
                <w:szCs w:val="21"/>
              </w:rPr>
              <w:t>PyTorch</w:t>
            </w:r>
            <w:r>
              <w:rPr>
                <w:color w:val="333333"/>
                <w:szCs w:val="21"/>
              </w:rPr>
              <w:t>、</w:t>
            </w:r>
            <w:r>
              <w:rPr>
                <w:color w:val="333333"/>
                <w:szCs w:val="21"/>
              </w:rPr>
              <w:t xml:space="preserve">torchvision </w:t>
            </w:r>
            <w:r>
              <w:rPr>
                <w:color w:val="333333"/>
                <w:szCs w:val="21"/>
              </w:rPr>
              <w:t>和</w:t>
            </w:r>
            <w:r>
              <w:rPr>
                <w:color w:val="333333"/>
                <w:szCs w:val="21"/>
              </w:rPr>
              <w:t xml:space="preserve"> torchaudio </w:t>
            </w:r>
            <w:r>
              <w:rPr>
                <w:color w:val="333333"/>
                <w:szCs w:val="21"/>
              </w:rPr>
              <w:t>均能够在</w:t>
            </w:r>
            <w:r>
              <w:rPr>
                <w:color w:val="333333"/>
                <w:szCs w:val="21"/>
              </w:rPr>
              <w:t xml:space="preserve"> AiRE CPU </w:t>
            </w:r>
            <w:r>
              <w:rPr>
                <w:color w:val="333333"/>
                <w:szCs w:val="21"/>
              </w:rPr>
              <w:t>环境中正确导入；</w:t>
            </w:r>
            <w:r>
              <w:rPr>
                <w:color w:val="333333"/>
                <w:szCs w:val="21"/>
              </w:rPr>
              <w:t xml:space="preserve">PyTorch </w:t>
            </w:r>
            <w:r>
              <w:rPr>
                <w:color w:val="333333"/>
                <w:szCs w:val="21"/>
              </w:rPr>
              <w:t>能够在</w:t>
            </w:r>
            <w:r>
              <w:rPr>
                <w:color w:val="333333"/>
                <w:szCs w:val="21"/>
              </w:rPr>
              <w:t xml:space="preserve"> Rust-Shyper </w:t>
            </w:r>
            <w:r>
              <w:rPr>
                <w:color w:val="333333"/>
                <w:szCs w:val="21"/>
              </w:rPr>
              <w:t>虚拟机中完成数据加载、网络构建、前向计算、反向传播、优化器参数更新、模型评估、模型保存、模型加载和</w:t>
            </w:r>
            <w:r>
              <w:rPr>
                <w:color w:val="333333"/>
                <w:szCs w:val="21"/>
              </w:rPr>
              <w:t xml:space="preserve"> CPU </w:t>
            </w:r>
            <w:r>
              <w:rPr>
                <w:color w:val="333333"/>
                <w:szCs w:val="21"/>
              </w:rPr>
              <w:t>推理。训练评估与</w:t>
            </w:r>
            <w:r>
              <w:rPr>
                <w:color w:val="333333"/>
                <w:szCs w:val="21"/>
              </w:rPr>
              <w:t xml:space="preserve"> checkpoint </w:t>
            </w:r>
            <w:r>
              <w:rPr>
                <w:color w:val="333333"/>
                <w:szCs w:val="21"/>
              </w:rPr>
              <w:t>推理用例均输出有效</w:t>
            </w:r>
            <w:r>
              <w:rPr>
                <w:color w:val="333333"/>
                <w:szCs w:val="21"/>
              </w:rPr>
              <w:t xml:space="preserve"> JSON </w:t>
            </w:r>
            <w:r>
              <w:rPr>
                <w:color w:val="333333"/>
                <w:szCs w:val="21"/>
              </w:rPr>
              <w:t>结果和成功标志，证明项目环境对</w:t>
            </w:r>
            <w:r>
              <w:rPr>
                <w:color w:val="333333"/>
                <w:szCs w:val="21"/>
              </w:rPr>
              <w:t xml:space="preserve"> PyTorch </w:t>
            </w:r>
            <w:r>
              <w:rPr>
                <w:color w:val="333333"/>
                <w:szCs w:val="21"/>
              </w:rPr>
              <w:t>框架具有完整运行支持能力。</w:t>
            </w:r>
          </w:p>
        </w:tc>
      </w:tr>
    </w:tbl>
    <w:p w14:paraId="6EC28C8A" w14:textId="77777777" w:rsidR="00342A78" w:rsidRDefault="00000000">
      <w:pPr>
        <w:pStyle w:val="6"/>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7.1</w:t>
      </w:r>
      <w:r>
        <w:rPr>
          <w:color w:val="000000" w:themeColor="text1"/>
        </w:rPr>
        <w:t>：</w:t>
      </w:r>
      <w:r>
        <w:rPr>
          <w:color w:val="000000" w:themeColor="text1"/>
        </w:rPr>
        <w:t>PyTorch</w:t>
      </w:r>
      <w:r>
        <w:rPr>
          <w:color w:val="000000" w:themeColor="text1"/>
        </w:rPr>
        <w:t>框架训练与评估</w:t>
      </w:r>
    </w:p>
    <w:tbl>
      <w:tblPr>
        <w:tblStyle w:val="afff1"/>
        <w:tblW w:w="0" w:type="auto"/>
        <w:tblLayout w:type="fixed"/>
        <w:tblLook w:val="04A0" w:firstRow="1" w:lastRow="0" w:firstColumn="1" w:lastColumn="0" w:noHBand="0" w:noVBand="1"/>
      </w:tblPr>
      <w:tblGrid>
        <w:gridCol w:w="1555"/>
        <w:gridCol w:w="8072"/>
      </w:tblGrid>
      <w:tr w:rsidR="00342A78" w14:paraId="6FEF5B53" w14:textId="77777777">
        <w:trPr>
          <w:trHeight w:val="90"/>
        </w:trPr>
        <w:tc>
          <w:tcPr>
            <w:tcW w:w="1555" w:type="dxa"/>
            <w:tcBorders>
              <w:top w:val="single" w:sz="4" w:space="0" w:color="auto"/>
              <w:left w:val="single" w:sz="4" w:space="0" w:color="auto"/>
              <w:bottom w:val="single" w:sz="4" w:space="0" w:color="auto"/>
              <w:right w:val="single" w:sz="4" w:space="0" w:color="auto"/>
            </w:tcBorders>
          </w:tcPr>
          <w:p w14:paraId="5BFAA344"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437DA65A" w14:textId="77777777" w:rsidR="00342A78" w:rsidRDefault="00000000">
            <w:pPr>
              <w:snapToGrid w:val="0"/>
              <w:spacing w:before="60" w:after="60" w:line="300" w:lineRule="auto"/>
              <w:jc w:val="left"/>
              <w:rPr>
                <w:b/>
                <w:bCs/>
                <w:color w:val="333333"/>
                <w:szCs w:val="21"/>
              </w:rPr>
            </w:pPr>
            <w:r>
              <w:rPr>
                <w:color w:val="333333"/>
                <w:szCs w:val="21"/>
              </w:rPr>
              <w:t>已完成测试用例</w:t>
            </w:r>
            <w:r>
              <w:rPr>
                <w:color w:val="333333"/>
                <w:szCs w:val="21"/>
              </w:rPr>
              <w:t xml:space="preserve"> 1.7 </w:t>
            </w:r>
            <w:r>
              <w:rPr>
                <w:color w:val="333333"/>
                <w:szCs w:val="21"/>
              </w:rPr>
              <w:t>的</w:t>
            </w:r>
            <w:r>
              <w:rPr>
                <w:color w:val="333333"/>
                <w:szCs w:val="21"/>
              </w:rPr>
              <w:t xml:space="preserve"> Rust-Shyper</w:t>
            </w:r>
            <w:r>
              <w:rPr>
                <w:color w:val="333333"/>
                <w:szCs w:val="21"/>
              </w:rPr>
              <w:t>、虚拟机、</w:t>
            </w:r>
            <w:r>
              <w:rPr>
                <w:color w:val="333333"/>
                <w:szCs w:val="21"/>
              </w:rPr>
              <w:t xml:space="preserve">AiRE </w:t>
            </w:r>
            <w:r>
              <w:rPr>
                <w:color w:val="333333"/>
                <w:szCs w:val="21"/>
              </w:rPr>
              <w:t>环境和</w:t>
            </w:r>
            <w:r>
              <w:rPr>
                <w:color w:val="333333"/>
                <w:szCs w:val="21"/>
              </w:rPr>
              <w:t xml:space="preserve"> PyTorch </w:t>
            </w:r>
            <w:r>
              <w:rPr>
                <w:color w:val="333333"/>
                <w:szCs w:val="21"/>
              </w:rPr>
              <w:t>前置配置；目标虚拟机已分配</w:t>
            </w:r>
            <w:r>
              <w:rPr>
                <w:color w:val="333333"/>
                <w:szCs w:val="21"/>
              </w:rPr>
              <w:t xml:space="preserve"> CPU </w:t>
            </w:r>
            <w:r>
              <w:rPr>
                <w:color w:val="333333"/>
                <w:szCs w:val="21"/>
              </w:rPr>
              <w:t>资源；项目中的</w:t>
            </w:r>
            <w:r>
              <w:rPr>
                <w:color w:val="333333"/>
                <w:szCs w:val="21"/>
              </w:rPr>
              <w:t xml:space="preserve"> src/rk3588s/check_env/pytorch/train_eval.py </w:t>
            </w:r>
            <w:r>
              <w:rPr>
                <w:color w:val="333333"/>
                <w:szCs w:val="21"/>
              </w:rPr>
              <w:t>脚本已部署。脚本使用固定随机种子生成</w:t>
            </w:r>
            <w:r>
              <w:rPr>
                <w:color w:val="333333"/>
                <w:szCs w:val="21"/>
              </w:rPr>
              <w:t xml:space="preserve"> 256 </w:t>
            </w:r>
            <w:r>
              <w:rPr>
                <w:color w:val="333333"/>
                <w:szCs w:val="21"/>
              </w:rPr>
              <w:t>个本地二分类样本，验证数据批处理、网络训练和模型评估功能。</w:t>
            </w:r>
          </w:p>
        </w:tc>
      </w:tr>
      <w:tr w:rsidR="00342A78" w14:paraId="042628E5" w14:textId="77777777">
        <w:tc>
          <w:tcPr>
            <w:tcW w:w="1555" w:type="dxa"/>
            <w:tcBorders>
              <w:top w:val="single" w:sz="4" w:space="0" w:color="auto"/>
              <w:left w:val="single" w:sz="4" w:space="0" w:color="auto"/>
              <w:bottom w:val="single" w:sz="4" w:space="0" w:color="auto"/>
              <w:right w:val="single" w:sz="4" w:space="0" w:color="auto"/>
            </w:tcBorders>
          </w:tcPr>
          <w:p w14:paraId="5F19B9DA"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2AD8855E" w14:textId="77777777" w:rsidR="00342A78" w:rsidRDefault="00000000">
            <w:pPr>
              <w:numPr>
                <w:ilvl w:val="0"/>
                <w:numId w:val="29"/>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147468940"/>
              <w:placeholder>
                <w:docPart w:val="{ad4b6bd2-0d2e-4a53-a85b-78549d906855}"/>
              </w:placeholder>
              <w15:appearance w15:val="hidden"/>
              <w:text w:multiLine="1"/>
            </w:sdtPr>
            <w:sdtContent>
              <w:p w14:paraId="38276B9E"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3B6504A9" w14:textId="77777777" w:rsidR="00342A78" w:rsidRDefault="00000000">
            <w:pPr>
              <w:numPr>
                <w:ilvl w:val="0"/>
                <w:numId w:val="29"/>
              </w:numPr>
              <w:snapToGrid w:val="0"/>
              <w:spacing w:before="60" w:after="60" w:line="300" w:lineRule="auto"/>
              <w:jc w:val="left"/>
              <w:rPr>
                <w:color w:val="333333"/>
                <w:szCs w:val="21"/>
              </w:rPr>
            </w:pPr>
            <w:r>
              <w:rPr>
                <w:color w:val="333333"/>
                <w:szCs w:val="21"/>
              </w:rPr>
              <w:lastRenderedPageBreak/>
              <w:t>执行</w:t>
            </w:r>
            <w:r>
              <w:rPr>
                <w:color w:val="333333"/>
                <w:szCs w:val="21"/>
              </w:rPr>
              <w:t xml:space="preserve"> PyTorch </w:t>
            </w:r>
            <w:r>
              <w:rPr>
                <w:color w:val="333333"/>
                <w:szCs w:val="21"/>
              </w:rPr>
              <w:t>训练与评估用例：</w:t>
            </w:r>
          </w:p>
          <w:sdt>
            <w:sdtPr>
              <w:rPr>
                <w:rFonts w:ascii="Consolas"/>
                <w:color w:val="333333"/>
                <w:szCs w:val="21"/>
              </w:rPr>
              <w:id w:val="147470112"/>
              <w:placeholder>
                <w:docPart w:val="{fc7eba92-e7ad-49f5-ab9f-c9ef2501bf07}"/>
              </w:placeholder>
              <w15:appearance w15:val="hidden"/>
              <w:text w:multiLine="1"/>
            </w:sdtPr>
            <w:sdtContent>
              <w:p w14:paraId="6E3CB2B8"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bash scripts/rk3588s/AiRE/check_dl_frame.sh \</w:t>
                </w:r>
                <w:r>
                  <w:rPr>
                    <w:rFonts w:ascii="Consolas"/>
                    <w:color w:val="333333"/>
                    <w:szCs w:val="21"/>
                  </w:rPr>
                  <w:br/>
                  <w:t xml:space="preserve">  --framework pytorch \</w:t>
                </w:r>
                <w:r>
                  <w:rPr>
                    <w:rFonts w:ascii="Consolas"/>
                    <w:color w:val="333333"/>
                    <w:szCs w:val="21"/>
                  </w:rPr>
                  <w:br/>
                  <w:t xml:space="preserve">  --function train_eval</w:t>
                </w:r>
              </w:p>
            </w:sdtContent>
          </w:sdt>
          <w:p w14:paraId="4921533F" w14:textId="77777777" w:rsidR="00342A78" w:rsidRDefault="00000000">
            <w:pPr>
              <w:numPr>
                <w:ilvl w:val="0"/>
                <w:numId w:val="29"/>
              </w:numPr>
              <w:snapToGrid w:val="0"/>
              <w:spacing w:before="60" w:after="60" w:line="300" w:lineRule="auto"/>
              <w:jc w:val="left"/>
              <w:rPr>
                <w:color w:val="333333"/>
                <w:szCs w:val="21"/>
              </w:rPr>
            </w:pPr>
            <w:r>
              <w:rPr>
                <w:color w:val="333333"/>
                <w:szCs w:val="21"/>
              </w:rPr>
              <w:t>查看终端输出及结果文件：</w:t>
            </w:r>
          </w:p>
          <w:sdt>
            <w:sdtPr>
              <w:rPr>
                <w:rFonts w:ascii="Consolas"/>
                <w:color w:val="333333"/>
                <w:szCs w:val="21"/>
              </w:rPr>
              <w:id w:val="147459555"/>
              <w:placeholder>
                <w:docPart w:val="{2f79bb72-dd7e-4b77-94e7-2b99a35fa78d}"/>
              </w:placeholder>
              <w15:appearance w15:val="hidden"/>
              <w:text w:multiLine="1"/>
            </w:sdtPr>
            <w:sdtContent>
              <w:p w14:paraId="746E1CE1"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cat runs/check_env/pytorch_train_eval.json</w:t>
                </w:r>
              </w:p>
            </w:sdtContent>
          </w:sdt>
          <w:p w14:paraId="50068F19" w14:textId="77777777" w:rsidR="00342A78" w:rsidRDefault="00000000">
            <w:pPr>
              <w:numPr>
                <w:ilvl w:val="0"/>
                <w:numId w:val="29"/>
              </w:numPr>
              <w:snapToGrid w:val="0"/>
              <w:spacing w:before="60" w:after="60" w:line="300" w:lineRule="auto"/>
              <w:jc w:val="left"/>
              <w:rPr>
                <w:b/>
                <w:bCs/>
                <w:color w:val="333333"/>
                <w:szCs w:val="21"/>
              </w:rPr>
            </w:pPr>
            <w:r>
              <w:rPr>
                <w:color w:val="333333"/>
                <w:szCs w:val="21"/>
              </w:rPr>
              <w:t>记录</w:t>
            </w:r>
            <w:r>
              <w:rPr>
                <w:color w:val="333333"/>
                <w:szCs w:val="21"/>
              </w:rPr>
              <w:t xml:space="preserve"> PyTorch </w:t>
            </w:r>
            <w:r>
              <w:rPr>
                <w:color w:val="333333"/>
                <w:szCs w:val="21"/>
              </w:rPr>
              <w:t>版本、</w:t>
            </w:r>
            <w:r>
              <w:rPr>
                <w:color w:val="333333"/>
                <w:szCs w:val="21"/>
              </w:rPr>
              <w:t xml:space="preserve">CPU </w:t>
            </w:r>
            <w:r>
              <w:rPr>
                <w:color w:val="333333"/>
                <w:szCs w:val="21"/>
              </w:rPr>
              <w:t>设备、训练初始</w:t>
            </w:r>
            <w:r>
              <w:rPr>
                <w:color w:val="333333"/>
                <w:szCs w:val="21"/>
              </w:rPr>
              <w:t xml:space="preserve"> loss</w:t>
            </w:r>
            <w:r>
              <w:rPr>
                <w:color w:val="333333"/>
                <w:szCs w:val="21"/>
              </w:rPr>
              <w:t>、最终</w:t>
            </w:r>
            <w:r>
              <w:rPr>
                <w:color w:val="333333"/>
                <w:szCs w:val="21"/>
              </w:rPr>
              <w:t xml:space="preserve"> loss</w:t>
            </w:r>
            <w:r>
              <w:rPr>
                <w:color w:val="333333"/>
                <w:szCs w:val="21"/>
              </w:rPr>
              <w:t>、</w:t>
            </w:r>
            <w:r>
              <w:rPr>
                <w:color w:val="333333"/>
                <w:szCs w:val="21"/>
              </w:rPr>
              <w:t xml:space="preserve">accuracy </w:t>
            </w:r>
            <w:r>
              <w:rPr>
                <w:color w:val="333333"/>
                <w:szCs w:val="21"/>
              </w:rPr>
              <w:t>和参数更新状态。</w:t>
            </w:r>
          </w:p>
        </w:tc>
      </w:tr>
      <w:tr w:rsidR="00342A78" w14:paraId="1D97CC64" w14:textId="77777777">
        <w:tc>
          <w:tcPr>
            <w:tcW w:w="1555" w:type="dxa"/>
            <w:tcBorders>
              <w:top w:val="single" w:sz="4" w:space="0" w:color="auto"/>
              <w:left w:val="single" w:sz="4" w:space="0" w:color="auto"/>
              <w:bottom w:val="single" w:sz="4" w:space="0" w:color="auto"/>
              <w:right w:val="single" w:sz="4" w:space="0" w:color="auto"/>
            </w:tcBorders>
          </w:tcPr>
          <w:p w14:paraId="2658B768" w14:textId="77777777" w:rsidR="00342A78" w:rsidRDefault="00000000">
            <w:pPr>
              <w:snapToGrid w:val="0"/>
              <w:spacing w:before="60" w:after="60" w:line="300" w:lineRule="auto"/>
              <w:jc w:val="left"/>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6D3CDB8B" w14:textId="77777777" w:rsidR="00342A78" w:rsidRDefault="00000000">
            <w:pPr>
              <w:rPr>
                <w:color w:val="C00000"/>
                <w:szCs w:val="21"/>
              </w:rPr>
            </w:pPr>
            <w:r>
              <w:rPr>
                <w:color w:val="333333"/>
                <w:szCs w:val="21"/>
              </w:rPr>
              <w:t>脚本成功完成固定数据的批处理、线性分类网络构建、前向计算、交叉熵损失计算、反向传播和</w:t>
            </w:r>
            <w:r>
              <w:rPr>
                <w:color w:val="333333"/>
                <w:szCs w:val="21"/>
              </w:rPr>
              <w:t xml:space="preserve"> SGD </w:t>
            </w:r>
            <w:r>
              <w:rPr>
                <w:color w:val="333333"/>
                <w:szCs w:val="21"/>
              </w:rPr>
              <w:t>参数更新；输出</w:t>
            </w:r>
            <w:r>
              <w:rPr>
                <w:color w:val="333333"/>
                <w:szCs w:val="21"/>
              </w:rPr>
              <w:t xml:space="preserve"> PYTORCH_TRAIN_EVAL_OK</w:t>
            </w:r>
            <w:r>
              <w:rPr>
                <w:color w:val="333333"/>
                <w:szCs w:val="21"/>
              </w:rPr>
              <w:t>。结果</w:t>
            </w:r>
            <w:r>
              <w:rPr>
                <w:color w:val="333333"/>
                <w:szCs w:val="21"/>
              </w:rPr>
              <w:t xml:space="preserve"> JSON </w:t>
            </w:r>
            <w:r>
              <w:rPr>
                <w:color w:val="333333"/>
                <w:szCs w:val="21"/>
              </w:rPr>
              <w:t>中</w:t>
            </w:r>
            <w:r>
              <w:rPr>
                <w:color w:val="333333"/>
                <w:szCs w:val="21"/>
              </w:rPr>
              <w:t xml:space="preserve"> parameters_updated </w:t>
            </w:r>
            <w:r>
              <w:rPr>
                <w:color w:val="333333"/>
                <w:szCs w:val="21"/>
              </w:rPr>
              <w:t>为</w:t>
            </w:r>
            <w:r>
              <w:rPr>
                <w:color w:val="333333"/>
                <w:szCs w:val="21"/>
              </w:rPr>
              <w:t xml:space="preserve"> true</w:t>
            </w:r>
            <w:r>
              <w:rPr>
                <w:color w:val="333333"/>
                <w:szCs w:val="21"/>
              </w:rPr>
              <w:t>，最终</w:t>
            </w:r>
            <w:r>
              <w:rPr>
                <w:color w:val="333333"/>
                <w:szCs w:val="21"/>
              </w:rPr>
              <w:t xml:space="preserve"> loss </w:t>
            </w:r>
            <w:r>
              <w:rPr>
                <w:color w:val="333333"/>
                <w:szCs w:val="21"/>
              </w:rPr>
              <w:t>为有限值，</w:t>
            </w:r>
            <w:r>
              <w:rPr>
                <w:color w:val="333333"/>
                <w:szCs w:val="21"/>
              </w:rPr>
              <w:t xml:space="preserve">accuracy </w:t>
            </w:r>
            <w:r>
              <w:rPr>
                <w:color w:val="333333"/>
                <w:szCs w:val="21"/>
              </w:rPr>
              <w:t>不低于</w:t>
            </w:r>
            <w:r>
              <w:rPr>
                <w:color w:val="333333"/>
                <w:szCs w:val="21"/>
              </w:rPr>
              <w:t xml:space="preserve"> 0.95</w:t>
            </w:r>
            <w:r>
              <w:rPr>
                <w:color w:val="333333"/>
                <w:szCs w:val="21"/>
              </w:rPr>
              <w:t>，表明</w:t>
            </w:r>
            <w:r>
              <w:rPr>
                <w:color w:val="333333"/>
                <w:szCs w:val="21"/>
              </w:rPr>
              <w:t xml:space="preserve"> PyTorch </w:t>
            </w:r>
            <w:r>
              <w:rPr>
                <w:color w:val="333333"/>
                <w:szCs w:val="21"/>
              </w:rPr>
              <w:t>能够在板端虚拟机</w:t>
            </w:r>
            <w:r>
              <w:rPr>
                <w:color w:val="333333"/>
                <w:szCs w:val="21"/>
              </w:rPr>
              <w:t xml:space="preserve"> CPU </w:t>
            </w:r>
            <w:r>
              <w:rPr>
                <w:color w:val="333333"/>
                <w:szCs w:val="21"/>
              </w:rPr>
              <w:t>环境中完成完整的训练与评估流程。</w:t>
            </w:r>
          </w:p>
        </w:tc>
      </w:tr>
    </w:tbl>
    <w:p w14:paraId="2C0A1746" w14:textId="77777777" w:rsidR="00342A78" w:rsidRDefault="00000000">
      <w:pPr>
        <w:pStyle w:val="6"/>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7.2</w:t>
      </w:r>
      <w:r>
        <w:rPr>
          <w:color w:val="000000" w:themeColor="text1"/>
        </w:rPr>
        <w:t>：</w:t>
      </w:r>
      <w:r>
        <w:rPr>
          <w:color w:val="000000" w:themeColor="text1"/>
        </w:rPr>
        <w:t>PyTorch</w:t>
      </w:r>
      <w:r>
        <w:rPr>
          <w:color w:val="000000" w:themeColor="text1"/>
        </w:rPr>
        <w:t>框架</w:t>
      </w:r>
      <w:r>
        <w:rPr>
          <w:rFonts w:ascii="宋体" w:hAnsi="宋体" w:cs="宋体"/>
        </w:rPr>
        <w:t>模型保存、加载与推理</w:t>
      </w:r>
    </w:p>
    <w:tbl>
      <w:tblPr>
        <w:tblStyle w:val="afff1"/>
        <w:tblW w:w="0" w:type="auto"/>
        <w:tblLayout w:type="fixed"/>
        <w:tblLook w:val="04A0" w:firstRow="1" w:lastRow="0" w:firstColumn="1" w:lastColumn="0" w:noHBand="0" w:noVBand="1"/>
      </w:tblPr>
      <w:tblGrid>
        <w:gridCol w:w="1555"/>
        <w:gridCol w:w="8072"/>
      </w:tblGrid>
      <w:tr w:rsidR="00342A78" w14:paraId="37C8C502" w14:textId="77777777">
        <w:trPr>
          <w:trHeight w:val="90"/>
        </w:trPr>
        <w:tc>
          <w:tcPr>
            <w:tcW w:w="1555" w:type="dxa"/>
            <w:tcBorders>
              <w:top w:val="single" w:sz="4" w:space="0" w:color="auto"/>
              <w:left w:val="single" w:sz="4" w:space="0" w:color="auto"/>
              <w:bottom w:val="single" w:sz="4" w:space="0" w:color="auto"/>
              <w:right w:val="single" w:sz="4" w:space="0" w:color="auto"/>
            </w:tcBorders>
          </w:tcPr>
          <w:p w14:paraId="0A24F509"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6DDA245D" w14:textId="77777777" w:rsidR="00342A78" w:rsidRDefault="00000000">
            <w:pPr>
              <w:snapToGrid w:val="0"/>
              <w:spacing w:before="60" w:after="60" w:line="300" w:lineRule="auto"/>
              <w:jc w:val="left"/>
              <w:rPr>
                <w:b/>
                <w:bCs/>
                <w:color w:val="333333"/>
                <w:szCs w:val="21"/>
              </w:rPr>
            </w:pPr>
            <w:r>
              <w:rPr>
                <w:rFonts w:hint="eastAsia"/>
                <w:color w:val="333333"/>
                <w:szCs w:val="21"/>
              </w:rPr>
              <w:t>已完成测试用例</w:t>
            </w:r>
            <w:r>
              <w:rPr>
                <w:rFonts w:hint="eastAsia"/>
                <w:color w:val="333333"/>
                <w:szCs w:val="21"/>
              </w:rPr>
              <w:t xml:space="preserve"> 1.7 </w:t>
            </w:r>
            <w:r>
              <w:rPr>
                <w:rFonts w:hint="eastAsia"/>
                <w:color w:val="333333"/>
                <w:szCs w:val="21"/>
              </w:rPr>
              <w:t>的</w:t>
            </w:r>
            <w:r>
              <w:rPr>
                <w:rFonts w:hint="eastAsia"/>
                <w:color w:val="333333"/>
                <w:szCs w:val="21"/>
              </w:rPr>
              <w:t xml:space="preserve"> PyTorch </w:t>
            </w:r>
            <w:r>
              <w:rPr>
                <w:rFonts w:hint="eastAsia"/>
                <w:color w:val="333333"/>
                <w:szCs w:val="21"/>
              </w:rPr>
              <w:t>环境配置；项目中的</w:t>
            </w:r>
            <w:r>
              <w:rPr>
                <w:rFonts w:hint="eastAsia"/>
                <w:color w:val="333333"/>
                <w:szCs w:val="21"/>
              </w:rPr>
              <w:t xml:space="preserve"> src/rk3588s/check_env/pytorch/checkpoint_infer.py </w:t>
            </w:r>
            <w:r>
              <w:rPr>
                <w:rFonts w:hint="eastAsia"/>
                <w:color w:val="333333"/>
                <w:szCs w:val="21"/>
              </w:rPr>
              <w:t>脚本已部署。脚本使用固定输入构建轻量神经网络，执行模型参数保存、重新加载和推理结果一致性验证。</w:t>
            </w:r>
          </w:p>
        </w:tc>
      </w:tr>
      <w:tr w:rsidR="00342A78" w14:paraId="0586B71F" w14:textId="77777777">
        <w:tc>
          <w:tcPr>
            <w:tcW w:w="1555" w:type="dxa"/>
            <w:tcBorders>
              <w:top w:val="single" w:sz="4" w:space="0" w:color="auto"/>
              <w:left w:val="single" w:sz="4" w:space="0" w:color="auto"/>
              <w:bottom w:val="single" w:sz="4" w:space="0" w:color="auto"/>
              <w:right w:val="single" w:sz="4" w:space="0" w:color="auto"/>
            </w:tcBorders>
          </w:tcPr>
          <w:p w14:paraId="2E9CC7D2"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537618E2" w14:textId="77777777" w:rsidR="00342A78" w:rsidRDefault="00000000">
            <w:pPr>
              <w:numPr>
                <w:ilvl w:val="0"/>
                <w:numId w:val="30"/>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147463494"/>
              <w:placeholder>
                <w:docPart w:val="{02f68354-84b9-4e5d-a08b-5f35039df7a3}"/>
              </w:placeholder>
              <w15:appearance w15:val="hidden"/>
              <w:text w:multiLine="1"/>
            </w:sdtPr>
            <w:sdtContent>
              <w:p w14:paraId="2548CFCD"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68522C74" w14:textId="77777777" w:rsidR="00342A78" w:rsidRDefault="00000000">
            <w:pPr>
              <w:numPr>
                <w:ilvl w:val="0"/>
                <w:numId w:val="30"/>
              </w:numPr>
              <w:snapToGrid w:val="0"/>
              <w:spacing w:before="60" w:after="60" w:line="300" w:lineRule="auto"/>
              <w:jc w:val="left"/>
              <w:rPr>
                <w:color w:val="333333"/>
                <w:szCs w:val="21"/>
              </w:rPr>
            </w:pPr>
            <w:r>
              <w:rPr>
                <w:color w:val="333333"/>
                <w:szCs w:val="21"/>
              </w:rPr>
              <w:t>执行</w:t>
            </w:r>
            <w:r>
              <w:rPr>
                <w:color w:val="333333"/>
                <w:szCs w:val="21"/>
              </w:rPr>
              <w:t xml:space="preserve"> PyTorch </w:t>
            </w:r>
            <w:r>
              <w:rPr>
                <w:color w:val="333333"/>
                <w:szCs w:val="21"/>
              </w:rPr>
              <w:t>模型保存、加载与推理用例：</w:t>
            </w:r>
          </w:p>
          <w:sdt>
            <w:sdtPr>
              <w:rPr>
                <w:rFonts w:ascii="Consolas"/>
                <w:color w:val="333333"/>
                <w:szCs w:val="21"/>
              </w:rPr>
              <w:id w:val="147479457"/>
              <w:placeholder>
                <w:docPart w:val="{94ffb2b6-b1c1-44c5-a160-527be34a71f1}"/>
              </w:placeholder>
              <w15:appearance w15:val="hidden"/>
              <w:text w:multiLine="1"/>
            </w:sdtPr>
            <w:sdtContent>
              <w:p w14:paraId="6C38FE98"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bash scripts/rk3588s/AiRE/check_dl_frame.sh \</w:t>
                </w:r>
                <w:r>
                  <w:rPr>
                    <w:rFonts w:ascii="Consolas"/>
                    <w:color w:val="333333"/>
                    <w:szCs w:val="21"/>
                  </w:rPr>
                  <w:br/>
                </w:r>
                <w:r>
                  <w:rPr>
                    <w:rFonts w:ascii="Consolas" w:hint="eastAsia"/>
                    <w:color w:val="333333"/>
                    <w:szCs w:val="21"/>
                  </w:rPr>
                  <w:t xml:space="preserve">  --framework pytorch \</w:t>
                </w:r>
                <w:r>
                  <w:rPr>
                    <w:rFonts w:ascii="Consolas"/>
                    <w:color w:val="333333"/>
                    <w:szCs w:val="21"/>
                  </w:rPr>
                  <w:br/>
                </w:r>
                <w:r>
                  <w:rPr>
                    <w:rFonts w:ascii="Consolas" w:hint="eastAsia"/>
                    <w:color w:val="333333"/>
                    <w:szCs w:val="21"/>
                  </w:rPr>
                  <w:t xml:space="preserve">  --function checkpoint_infer</w:t>
                </w:r>
              </w:p>
            </w:sdtContent>
          </w:sdt>
          <w:p w14:paraId="505409C1" w14:textId="77777777" w:rsidR="00342A78" w:rsidRDefault="00000000">
            <w:pPr>
              <w:numPr>
                <w:ilvl w:val="0"/>
                <w:numId w:val="30"/>
              </w:numPr>
              <w:snapToGrid w:val="0"/>
              <w:spacing w:before="60" w:after="60" w:line="300" w:lineRule="auto"/>
              <w:jc w:val="left"/>
              <w:rPr>
                <w:color w:val="333333"/>
                <w:szCs w:val="21"/>
              </w:rPr>
            </w:pPr>
            <w:r>
              <w:rPr>
                <w:color w:val="333333"/>
                <w:szCs w:val="21"/>
              </w:rPr>
              <w:t>查看生成的模型参数文件和结果文件：</w:t>
            </w:r>
          </w:p>
          <w:sdt>
            <w:sdtPr>
              <w:rPr>
                <w:rFonts w:ascii="Consolas"/>
                <w:color w:val="333333"/>
                <w:szCs w:val="21"/>
              </w:rPr>
              <w:id w:val="147454107"/>
              <w:placeholder>
                <w:docPart w:val="{b4fb4461-2e97-44d6-ab4e-ef1776ac5de0}"/>
              </w:placeholder>
              <w15:appearance w15:val="hidden"/>
              <w:text w:multiLine="1"/>
            </w:sdtPr>
            <w:sdtContent>
              <w:p w14:paraId="6FA46271"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ls runs/check_env/pytorch_checkpoint_infer.pth</w:t>
                </w:r>
                <w:r>
                  <w:rPr>
                    <w:rFonts w:ascii="Consolas"/>
                    <w:color w:val="333333"/>
                    <w:szCs w:val="21"/>
                  </w:rPr>
                  <w:br/>
                </w:r>
                <w:r>
                  <w:rPr>
                    <w:rFonts w:ascii="Consolas" w:hint="eastAsia"/>
                    <w:color w:val="333333"/>
                    <w:szCs w:val="21"/>
                  </w:rPr>
                  <w:t>cat runs/check_env/pytorch_checkpoint_infer.json</w:t>
                </w:r>
              </w:p>
            </w:sdtContent>
          </w:sdt>
          <w:p w14:paraId="746F9B29" w14:textId="77777777" w:rsidR="00342A78" w:rsidRDefault="00000000">
            <w:pPr>
              <w:numPr>
                <w:ilvl w:val="0"/>
                <w:numId w:val="30"/>
              </w:numPr>
              <w:snapToGrid w:val="0"/>
              <w:spacing w:before="60" w:after="60" w:line="300" w:lineRule="auto"/>
              <w:jc w:val="left"/>
              <w:rPr>
                <w:b/>
                <w:bCs/>
                <w:color w:val="333333"/>
                <w:szCs w:val="21"/>
              </w:rPr>
            </w:pPr>
            <w:r>
              <w:rPr>
                <w:color w:val="333333"/>
                <w:szCs w:val="21"/>
              </w:rPr>
              <w:t>记录</w:t>
            </w:r>
            <w:r>
              <w:rPr>
                <w:color w:val="333333"/>
                <w:szCs w:val="21"/>
              </w:rPr>
              <w:t xml:space="preserve"> .pth </w:t>
            </w:r>
            <w:r>
              <w:rPr>
                <w:color w:val="333333"/>
                <w:szCs w:val="21"/>
              </w:rPr>
              <w:t>文件生成状态、加载前后输出的最大绝对误差和预测类别。</w:t>
            </w:r>
          </w:p>
        </w:tc>
      </w:tr>
      <w:tr w:rsidR="00342A78" w14:paraId="033AEB59" w14:textId="77777777">
        <w:tc>
          <w:tcPr>
            <w:tcW w:w="1555" w:type="dxa"/>
            <w:tcBorders>
              <w:top w:val="single" w:sz="4" w:space="0" w:color="auto"/>
              <w:left w:val="single" w:sz="4" w:space="0" w:color="auto"/>
              <w:bottom w:val="single" w:sz="4" w:space="0" w:color="auto"/>
              <w:right w:val="single" w:sz="4" w:space="0" w:color="auto"/>
            </w:tcBorders>
          </w:tcPr>
          <w:p w14:paraId="4985996D" w14:textId="77777777" w:rsidR="00342A78" w:rsidRDefault="00000000">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04480B7F" w14:textId="77777777" w:rsidR="00342A78" w:rsidRDefault="00000000">
            <w:pPr>
              <w:rPr>
                <w:color w:val="C00000"/>
                <w:szCs w:val="21"/>
              </w:rPr>
            </w:pPr>
            <w:r>
              <w:rPr>
                <w:color w:val="333333"/>
                <w:szCs w:val="21"/>
              </w:rPr>
              <w:t>脚本成功生成</w:t>
            </w:r>
            <w:r>
              <w:rPr>
                <w:color w:val="333333"/>
                <w:szCs w:val="21"/>
              </w:rPr>
              <w:t xml:space="preserve"> PyTorch .pth </w:t>
            </w:r>
            <w:r>
              <w:rPr>
                <w:color w:val="333333"/>
                <w:szCs w:val="21"/>
              </w:rPr>
              <w:t>模型参数文件；重新创建网络并加载保存参数后，对同一输入得到与保存前一致的推理结果；输出</w:t>
            </w:r>
            <w:r>
              <w:rPr>
                <w:color w:val="333333"/>
                <w:szCs w:val="21"/>
              </w:rPr>
              <w:t xml:space="preserve"> PYTORCH_CHECKPOINT_INFER_OK</w:t>
            </w:r>
            <w:r>
              <w:rPr>
                <w:color w:val="333333"/>
                <w:szCs w:val="21"/>
              </w:rPr>
              <w:t>，</w:t>
            </w:r>
            <w:r>
              <w:rPr>
                <w:color w:val="333333"/>
                <w:szCs w:val="21"/>
              </w:rPr>
              <w:t xml:space="preserve">JSON </w:t>
            </w:r>
            <w:r>
              <w:rPr>
                <w:color w:val="333333"/>
                <w:szCs w:val="21"/>
              </w:rPr>
              <w:t>文件中的</w:t>
            </w:r>
            <w:r>
              <w:rPr>
                <w:color w:val="333333"/>
                <w:szCs w:val="21"/>
              </w:rPr>
              <w:t xml:space="preserve"> max_abs_error </w:t>
            </w:r>
            <w:r>
              <w:rPr>
                <w:color w:val="333333"/>
                <w:szCs w:val="21"/>
              </w:rPr>
              <w:t>接近</w:t>
            </w:r>
            <w:r>
              <w:rPr>
                <w:color w:val="333333"/>
                <w:szCs w:val="21"/>
              </w:rPr>
              <w:t xml:space="preserve"> 0</w:t>
            </w:r>
            <w:r>
              <w:rPr>
                <w:color w:val="333333"/>
                <w:szCs w:val="21"/>
              </w:rPr>
              <w:t>。证明</w:t>
            </w:r>
            <w:r>
              <w:rPr>
                <w:color w:val="333333"/>
                <w:szCs w:val="21"/>
              </w:rPr>
              <w:t xml:space="preserve"> PyTorch </w:t>
            </w:r>
            <w:r>
              <w:rPr>
                <w:color w:val="333333"/>
                <w:szCs w:val="21"/>
              </w:rPr>
              <w:t>框架在板端虚拟机内具备模型持久化、模型恢复和</w:t>
            </w:r>
            <w:r>
              <w:rPr>
                <w:color w:val="333333"/>
                <w:szCs w:val="21"/>
              </w:rPr>
              <w:t xml:space="preserve"> CPU </w:t>
            </w:r>
            <w:r>
              <w:rPr>
                <w:color w:val="333333"/>
                <w:szCs w:val="21"/>
              </w:rPr>
              <w:t>推理能力。</w:t>
            </w:r>
          </w:p>
        </w:tc>
      </w:tr>
    </w:tbl>
    <w:p w14:paraId="0522CBCA" w14:textId="77777777" w:rsidR="00342A78" w:rsidRDefault="00000000">
      <w:pPr>
        <w:pStyle w:val="51"/>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8</w:t>
      </w:r>
      <w:r>
        <w:rPr>
          <w:color w:val="000000" w:themeColor="text1"/>
        </w:rPr>
        <w:t>：</w:t>
      </w:r>
      <w:r>
        <w:rPr>
          <w:rFonts w:hint="eastAsia"/>
          <w:color w:val="000000" w:themeColor="text1"/>
        </w:rPr>
        <w:t>RK3588S</w:t>
      </w:r>
      <w:r>
        <w:rPr>
          <w:color w:val="000000" w:themeColor="text1"/>
        </w:rPr>
        <w:t>支持</w:t>
      </w:r>
      <w:r>
        <w:rPr>
          <w:color w:val="000000" w:themeColor="text1"/>
        </w:rPr>
        <w:t>MindSpore</w:t>
      </w:r>
      <w:r>
        <w:rPr>
          <w:color w:val="000000" w:themeColor="text1"/>
        </w:rPr>
        <w:t>框架</w:t>
      </w:r>
    </w:p>
    <w:tbl>
      <w:tblPr>
        <w:tblStyle w:val="afff1"/>
        <w:tblW w:w="0" w:type="auto"/>
        <w:tblLayout w:type="fixed"/>
        <w:tblLook w:val="04A0" w:firstRow="1" w:lastRow="0" w:firstColumn="1" w:lastColumn="0" w:noHBand="0" w:noVBand="1"/>
      </w:tblPr>
      <w:tblGrid>
        <w:gridCol w:w="1555"/>
        <w:gridCol w:w="8072"/>
      </w:tblGrid>
      <w:tr w:rsidR="00342A78" w14:paraId="111FCE96" w14:textId="77777777">
        <w:tc>
          <w:tcPr>
            <w:tcW w:w="1555" w:type="dxa"/>
            <w:tcBorders>
              <w:top w:val="single" w:sz="4" w:space="0" w:color="auto"/>
              <w:left w:val="single" w:sz="4" w:space="0" w:color="auto"/>
              <w:bottom w:val="single" w:sz="4" w:space="0" w:color="auto"/>
              <w:right w:val="single" w:sz="4" w:space="0" w:color="auto"/>
            </w:tcBorders>
          </w:tcPr>
          <w:p w14:paraId="29644E6D"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7F6371D6" w14:textId="77777777" w:rsidR="00342A78" w:rsidRDefault="00000000">
            <w:pPr>
              <w:snapToGrid w:val="0"/>
              <w:spacing w:before="60" w:after="60" w:line="300" w:lineRule="auto"/>
              <w:jc w:val="left"/>
              <w:rPr>
                <w:b/>
                <w:bCs/>
                <w:color w:val="333333"/>
                <w:szCs w:val="21"/>
              </w:rPr>
            </w:pPr>
            <w:r>
              <w:rPr>
                <w:color w:val="333333"/>
                <w:szCs w:val="21"/>
              </w:rPr>
              <w:t xml:space="preserve">ROC-RK3588S-PC </w:t>
            </w:r>
            <w:r>
              <w:rPr>
                <w:color w:val="333333"/>
                <w:szCs w:val="21"/>
              </w:rPr>
              <w:t>开发板；基于</w:t>
            </w:r>
            <w:r>
              <w:rPr>
                <w:color w:val="333333"/>
                <w:szCs w:val="21"/>
              </w:rPr>
              <w:t xml:space="preserve"> openEuler </w:t>
            </w:r>
            <w:r>
              <w:rPr>
                <w:color w:val="333333"/>
                <w:szCs w:val="21"/>
              </w:rPr>
              <w:t>的</w:t>
            </w:r>
            <w:r>
              <w:rPr>
                <w:color w:val="333333"/>
                <w:szCs w:val="21"/>
              </w:rPr>
              <w:t xml:space="preserve"> Rust-Shyper </w:t>
            </w:r>
            <w:r>
              <w:rPr>
                <w:color w:val="333333"/>
                <w:szCs w:val="21"/>
              </w:rPr>
              <w:t>虚拟化环境；可启动</w:t>
            </w:r>
            <w:r>
              <w:rPr>
                <w:color w:val="333333"/>
                <w:szCs w:val="21"/>
              </w:rPr>
              <w:t xml:space="preserve"> VM0</w:t>
            </w:r>
            <w:r>
              <w:rPr>
                <w:color w:val="333333"/>
                <w:szCs w:val="21"/>
              </w:rPr>
              <w:t>，目标虚拟机已分配</w:t>
            </w:r>
            <w:r>
              <w:rPr>
                <w:color w:val="333333"/>
                <w:szCs w:val="21"/>
              </w:rPr>
              <w:t xml:space="preserve"> CPU </w:t>
            </w:r>
            <w:r>
              <w:rPr>
                <w:color w:val="333333"/>
                <w:szCs w:val="21"/>
              </w:rPr>
              <w:t>计算资源；项目中的</w:t>
            </w:r>
            <w:r>
              <w:rPr>
                <w:color w:val="333333"/>
                <w:szCs w:val="21"/>
              </w:rPr>
              <w:t xml:space="preserve"> scripts/rk3588s/AiRE/setup_aire_env.sh</w:t>
            </w:r>
            <w:r>
              <w:rPr>
                <w:color w:val="333333"/>
                <w:szCs w:val="21"/>
              </w:rPr>
              <w:t>、</w:t>
            </w:r>
            <w:r>
              <w:rPr>
                <w:color w:val="333333"/>
                <w:szCs w:val="21"/>
              </w:rPr>
              <w:t xml:space="preserve">scripts/rk3588s/AiRE/check_dl_frame.sh </w:t>
            </w:r>
            <w:r>
              <w:rPr>
                <w:color w:val="333333"/>
                <w:szCs w:val="21"/>
              </w:rPr>
              <w:t>和</w:t>
            </w:r>
            <w:r>
              <w:rPr>
                <w:color w:val="333333"/>
                <w:szCs w:val="21"/>
              </w:rPr>
              <w:t xml:space="preserve"> src/rk3588s/check_env/mindspore/ MindSpore </w:t>
            </w:r>
            <w:r>
              <w:rPr>
                <w:color w:val="333333"/>
                <w:szCs w:val="21"/>
              </w:rPr>
              <w:t>框架检查脚本；</w:t>
            </w:r>
            <w:r>
              <w:rPr>
                <w:color w:val="333333"/>
                <w:szCs w:val="21"/>
              </w:rPr>
              <w:t xml:space="preserve">AiRE Conda </w:t>
            </w:r>
            <w:r>
              <w:rPr>
                <w:color w:val="333333"/>
                <w:szCs w:val="21"/>
              </w:rPr>
              <w:t>运行环境；</w:t>
            </w:r>
            <w:r>
              <w:rPr>
                <w:color w:val="333333"/>
                <w:szCs w:val="21"/>
              </w:rPr>
              <w:t xml:space="preserve">MindSpore 1.5 CPU </w:t>
            </w:r>
            <w:r>
              <w:rPr>
                <w:color w:val="333333"/>
                <w:szCs w:val="21"/>
              </w:rPr>
              <w:t>版本。训练评估用例使用脚本内固定生成的二分类数据，不依赖网络下载数据集。</w:t>
            </w:r>
          </w:p>
        </w:tc>
      </w:tr>
      <w:tr w:rsidR="00342A78" w14:paraId="4D105518" w14:textId="77777777">
        <w:tc>
          <w:tcPr>
            <w:tcW w:w="1555" w:type="dxa"/>
            <w:tcBorders>
              <w:top w:val="single" w:sz="4" w:space="0" w:color="auto"/>
              <w:left w:val="single" w:sz="4" w:space="0" w:color="auto"/>
              <w:bottom w:val="single" w:sz="4" w:space="0" w:color="auto"/>
              <w:right w:val="single" w:sz="4" w:space="0" w:color="auto"/>
            </w:tcBorders>
          </w:tcPr>
          <w:p w14:paraId="70F1E4B9"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5528EBE8" w14:textId="77777777" w:rsidR="00342A78" w:rsidRDefault="00000000">
            <w:pPr>
              <w:numPr>
                <w:ilvl w:val="0"/>
                <w:numId w:val="31"/>
              </w:numPr>
              <w:snapToGrid w:val="0"/>
              <w:spacing w:before="60" w:after="60" w:line="300" w:lineRule="auto"/>
              <w:jc w:val="left"/>
              <w:rPr>
                <w:color w:val="333333"/>
                <w:szCs w:val="21"/>
              </w:rPr>
            </w:pPr>
            <w:r>
              <w:rPr>
                <w:color w:val="333333"/>
                <w:szCs w:val="21"/>
              </w:rPr>
              <w:t>按本节统一前置检查启动</w:t>
            </w:r>
            <w:r>
              <w:rPr>
                <w:color w:val="333333"/>
                <w:szCs w:val="21"/>
              </w:rPr>
              <w:t xml:space="preserve"> ROC-RK3588S-PC </w:t>
            </w:r>
            <w:r>
              <w:rPr>
                <w:color w:val="333333"/>
                <w:szCs w:val="21"/>
              </w:rPr>
              <w:t>的</w:t>
            </w:r>
            <w:r>
              <w:rPr>
                <w:color w:val="333333"/>
                <w:szCs w:val="21"/>
              </w:rPr>
              <w:t xml:space="preserve"> Rust-Shyper</w:t>
            </w:r>
            <w:r>
              <w:rPr>
                <w:color w:val="333333"/>
                <w:szCs w:val="21"/>
              </w:rPr>
              <w:t>，确认</w:t>
            </w:r>
            <w:r>
              <w:rPr>
                <w:color w:val="333333"/>
                <w:szCs w:val="21"/>
              </w:rPr>
              <w:t xml:space="preserve"> VM0</w:t>
            </w:r>
            <w:r>
              <w:rPr>
                <w:color w:val="333333"/>
                <w:szCs w:val="21"/>
              </w:rPr>
              <w:t>为</w:t>
            </w:r>
            <w:r>
              <w:rPr>
                <w:color w:val="333333"/>
                <w:szCs w:val="21"/>
              </w:rPr>
              <w:t xml:space="preserve"> </w:t>
            </w:r>
            <w:r>
              <w:rPr>
                <w:color w:val="333333"/>
                <w:szCs w:val="21"/>
              </w:rPr>
              <w:lastRenderedPageBreak/>
              <w:t>Active</w:t>
            </w:r>
            <w:r>
              <w:rPr>
                <w:color w:val="333333"/>
                <w:szCs w:val="21"/>
              </w:rPr>
              <w:t>；进入分配</w:t>
            </w:r>
            <w:r>
              <w:rPr>
                <w:color w:val="333333"/>
                <w:szCs w:val="21"/>
              </w:rPr>
              <w:t xml:space="preserve"> CPU </w:t>
            </w:r>
            <w:r>
              <w:rPr>
                <w:color w:val="333333"/>
                <w:szCs w:val="21"/>
              </w:rPr>
              <w:t>资源的目标虚拟机，确认系统能够正常运行。</w:t>
            </w:r>
          </w:p>
          <w:p w14:paraId="54E3BFD5" w14:textId="77777777" w:rsidR="00342A78" w:rsidRDefault="00000000">
            <w:pPr>
              <w:numPr>
                <w:ilvl w:val="0"/>
                <w:numId w:val="31"/>
              </w:numPr>
              <w:snapToGrid w:val="0"/>
              <w:spacing w:before="60" w:after="60" w:line="300" w:lineRule="auto"/>
              <w:jc w:val="left"/>
              <w:rPr>
                <w:color w:val="333333"/>
                <w:szCs w:val="21"/>
              </w:rPr>
            </w:pPr>
            <w:r>
              <w:rPr>
                <w:color w:val="333333"/>
                <w:szCs w:val="21"/>
              </w:rPr>
              <w:t>若板端尚未部署项目，上传以下项目内容至</w:t>
            </w:r>
            <w:r>
              <w:rPr>
                <w:color w:val="333333"/>
                <w:szCs w:val="21"/>
              </w:rPr>
              <w:t xml:space="preserve"> /root/AIRE/AIRE-Mindspore/</w:t>
            </w:r>
            <w:r>
              <w:rPr>
                <w:color w:val="333333"/>
                <w:szCs w:val="21"/>
              </w:rPr>
              <w:t>，并保留目录结构：</w:t>
            </w:r>
          </w:p>
          <w:sdt>
            <w:sdtPr>
              <w:rPr>
                <w:rFonts w:ascii="Consolas"/>
                <w:color w:val="333333"/>
                <w:szCs w:val="21"/>
              </w:rPr>
              <w:id w:val="147464139"/>
              <w:placeholder>
                <w:docPart w:val="{8a3aad1a-9022-4732-a5d8-a4903da79df5}"/>
              </w:placeholder>
              <w15:appearance w15:val="hidden"/>
              <w:text w:multiLine="1"/>
            </w:sdtPr>
            <w:sdtContent>
              <w:p w14:paraId="5E8E106F"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scripts/rk3588s/AiRE/</w:t>
                </w:r>
                <w:r>
                  <w:rPr>
                    <w:rFonts w:ascii="Consolas"/>
                    <w:color w:val="333333"/>
                    <w:szCs w:val="21"/>
                  </w:rPr>
                  <w:br/>
                  <w:t>src/rk3588s/check_env/</w:t>
                </w:r>
                <w:r>
                  <w:rPr>
                    <w:rFonts w:ascii="Consolas" w:hint="eastAsia"/>
                    <w:color w:val="333333"/>
                    <w:szCs w:val="21"/>
                  </w:rPr>
                  <w:t>mindspore</w:t>
                </w:r>
                <w:r>
                  <w:rPr>
                    <w:rFonts w:ascii="Consolas"/>
                    <w:color w:val="333333"/>
                    <w:szCs w:val="21"/>
                  </w:rPr>
                  <w:t>/</w:t>
                </w:r>
              </w:p>
            </w:sdtContent>
          </w:sdt>
          <w:p w14:paraId="671605A8" w14:textId="77777777" w:rsidR="00342A78" w:rsidRDefault="00000000">
            <w:pPr>
              <w:numPr>
                <w:ilvl w:val="0"/>
                <w:numId w:val="31"/>
              </w:numPr>
              <w:snapToGrid w:val="0"/>
              <w:spacing w:before="60" w:after="60" w:line="300" w:lineRule="auto"/>
              <w:jc w:val="left"/>
              <w:rPr>
                <w:color w:val="333333"/>
                <w:szCs w:val="21"/>
              </w:rPr>
            </w:pPr>
            <w:r>
              <w:rPr>
                <w:color w:val="333333"/>
                <w:szCs w:val="21"/>
              </w:rPr>
              <w:t>固定板端</w:t>
            </w:r>
            <w:r>
              <w:rPr>
                <w:color w:val="333333"/>
                <w:szCs w:val="21"/>
              </w:rPr>
              <w:t xml:space="preserve"> CPU </w:t>
            </w:r>
            <w:r>
              <w:rPr>
                <w:color w:val="333333"/>
                <w:szCs w:val="21"/>
              </w:rPr>
              <w:t>性能状态，执行：</w:t>
            </w:r>
          </w:p>
          <w:sdt>
            <w:sdtPr>
              <w:rPr>
                <w:rFonts w:ascii="Consolas"/>
                <w:color w:val="333333"/>
                <w:szCs w:val="21"/>
              </w:rPr>
              <w:id w:val="147482743"/>
              <w:placeholder>
                <w:docPart w:val="{f4deded9-e3fd-4da9-a827-b1d89ae7af2a}"/>
              </w:placeholder>
              <w15:appearance w15:val="hidden"/>
              <w:text w:multiLine="1"/>
            </w:sdtPr>
            <w:sdtContent>
              <w:p w14:paraId="126D7D10"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cd /root/AIRE/AIRE-Mindspore/scripts/rk3588s/AiRE</w:t>
                </w:r>
                <w:r>
                  <w:rPr>
                    <w:rFonts w:ascii="Consolas"/>
                    <w:color w:val="333333"/>
                    <w:szCs w:val="21"/>
                  </w:rPr>
                  <w:br/>
                  <w:t>bash set_board_performance.sh --cpu performance</w:t>
                </w:r>
              </w:p>
            </w:sdtContent>
          </w:sdt>
          <w:p w14:paraId="0B608DF7" w14:textId="77777777" w:rsidR="00342A78" w:rsidRDefault="00000000">
            <w:pPr>
              <w:numPr>
                <w:ilvl w:val="0"/>
                <w:numId w:val="31"/>
              </w:numPr>
              <w:snapToGrid w:val="0"/>
              <w:spacing w:before="60" w:after="60" w:line="300" w:lineRule="auto"/>
              <w:jc w:val="left"/>
              <w:rPr>
                <w:color w:val="333333"/>
                <w:szCs w:val="21"/>
              </w:rPr>
            </w:pPr>
            <w:r>
              <w:rPr>
                <w:color w:val="333333"/>
                <w:szCs w:val="21"/>
              </w:rPr>
              <w:t>创建或检查</w:t>
            </w:r>
            <w:r>
              <w:rPr>
                <w:color w:val="333333"/>
                <w:szCs w:val="21"/>
              </w:rPr>
              <w:t xml:space="preserve"> AiRE </w:t>
            </w:r>
            <w:r>
              <w:rPr>
                <w:color w:val="333333"/>
                <w:szCs w:val="21"/>
              </w:rPr>
              <w:t>运行环境，并按需安装</w:t>
            </w:r>
            <w:r>
              <w:rPr>
                <w:color w:val="333333"/>
                <w:szCs w:val="21"/>
              </w:rPr>
              <w:t xml:space="preserve"> MindSpore CPU </w:t>
            </w:r>
            <w:r>
              <w:rPr>
                <w:color w:val="333333"/>
                <w:szCs w:val="21"/>
              </w:rPr>
              <w:t>框架组件：</w:t>
            </w:r>
          </w:p>
          <w:sdt>
            <w:sdtPr>
              <w:rPr>
                <w:rFonts w:ascii="Consolas"/>
                <w:color w:val="333333"/>
                <w:szCs w:val="21"/>
              </w:rPr>
              <w:id w:val="147472785"/>
              <w:placeholder>
                <w:docPart w:val="{79e78131-9d32-4e2a-b1b8-bbe4b77ce252}"/>
              </w:placeholder>
              <w15:appearance w15:val="hidden"/>
              <w:text w:multiLine="1"/>
            </w:sdtPr>
            <w:sdtContent>
              <w:p w14:paraId="327CAAFB"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cd /root/AIRE/AIRE-Mindspore/scripts/rk3588s/AiRE</w:t>
                </w:r>
                <w:r>
                  <w:rPr>
                    <w:rFonts w:ascii="Consolas"/>
                    <w:color w:val="333333"/>
                    <w:szCs w:val="21"/>
                  </w:rPr>
                  <w:br/>
                  <w:t>bash setup_aire_env.sh --</w:t>
                </w:r>
                <w:r>
                  <w:rPr>
                    <w:rFonts w:ascii="Consolas" w:hint="eastAsia"/>
                    <w:color w:val="333333"/>
                    <w:szCs w:val="21"/>
                  </w:rPr>
                  <w:t>mindspore</w:t>
                </w:r>
              </w:p>
            </w:sdtContent>
          </w:sdt>
          <w:p w14:paraId="154AC5FF" w14:textId="77777777" w:rsidR="00342A78" w:rsidRDefault="00000000">
            <w:pPr>
              <w:numPr>
                <w:ilvl w:val="0"/>
                <w:numId w:val="31"/>
              </w:numPr>
              <w:snapToGrid w:val="0"/>
              <w:spacing w:before="60" w:after="60" w:line="300" w:lineRule="auto"/>
              <w:jc w:val="left"/>
              <w:rPr>
                <w:color w:val="333333"/>
                <w:szCs w:val="21"/>
              </w:rPr>
            </w:pPr>
            <w:r>
              <w:rPr>
                <w:color w:val="333333"/>
                <w:szCs w:val="21"/>
              </w:rPr>
              <w:t>依次执行测试用例</w:t>
            </w:r>
            <w:r>
              <w:rPr>
                <w:color w:val="333333"/>
                <w:szCs w:val="21"/>
              </w:rPr>
              <w:t xml:space="preserve"> 1.8.1 MindSpore CPU </w:t>
            </w:r>
            <w:r>
              <w:rPr>
                <w:color w:val="333333"/>
                <w:szCs w:val="21"/>
              </w:rPr>
              <w:t>训练评估和测试用例</w:t>
            </w:r>
            <w:r>
              <w:rPr>
                <w:color w:val="333333"/>
                <w:szCs w:val="21"/>
              </w:rPr>
              <w:t xml:space="preserve"> 1.8.2 MindSpore </w:t>
            </w:r>
            <w:r>
              <w:rPr>
                <w:color w:val="333333"/>
                <w:szCs w:val="21"/>
              </w:rPr>
              <w:t>模型保存加载推理子用例。</w:t>
            </w:r>
          </w:p>
          <w:p w14:paraId="3C2659C3" w14:textId="77777777" w:rsidR="00342A78" w:rsidRDefault="00000000">
            <w:pPr>
              <w:numPr>
                <w:ilvl w:val="0"/>
                <w:numId w:val="31"/>
              </w:numPr>
              <w:snapToGrid w:val="0"/>
              <w:spacing w:before="60" w:after="60" w:line="300" w:lineRule="auto"/>
              <w:jc w:val="left"/>
              <w:rPr>
                <w:b/>
                <w:bCs/>
                <w:color w:val="333333"/>
                <w:szCs w:val="21"/>
              </w:rPr>
            </w:pPr>
            <w:r>
              <w:rPr>
                <w:color w:val="333333"/>
                <w:szCs w:val="21"/>
              </w:rPr>
              <w:t>查看</w:t>
            </w:r>
            <w:r>
              <w:rPr>
                <w:color w:val="333333"/>
                <w:szCs w:val="21"/>
              </w:rPr>
              <w:t xml:space="preserve"> runs/check_env/ </w:t>
            </w:r>
            <w:r>
              <w:rPr>
                <w:color w:val="333333"/>
                <w:szCs w:val="21"/>
              </w:rPr>
              <w:t>目录下生成的</w:t>
            </w:r>
            <w:r>
              <w:rPr>
                <w:color w:val="333333"/>
                <w:szCs w:val="21"/>
              </w:rPr>
              <w:t xml:space="preserve"> JSON </w:t>
            </w:r>
            <w:r>
              <w:rPr>
                <w:color w:val="333333"/>
                <w:szCs w:val="21"/>
              </w:rPr>
              <w:t>结果文件和</w:t>
            </w:r>
            <w:r>
              <w:rPr>
                <w:color w:val="333333"/>
                <w:szCs w:val="21"/>
              </w:rPr>
              <w:t xml:space="preserve"> .ckpt </w:t>
            </w:r>
            <w:r>
              <w:rPr>
                <w:color w:val="333333"/>
                <w:szCs w:val="21"/>
              </w:rPr>
              <w:t>模型参数文件，记录框架版本、</w:t>
            </w:r>
            <w:r>
              <w:rPr>
                <w:color w:val="333333"/>
                <w:szCs w:val="21"/>
              </w:rPr>
              <w:t xml:space="preserve">CPU </w:t>
            </w:r>
            <w:r>
              <w:rPr>
                <w:color w:val="333333"/>
                <w:szCs w:val="21"/>
              </w:rPr>
              <w:t>设备、</w:t>
            </w:r>
            <w:r>
              <w:rPr>
                <w:color w:val="333333"/>
                <w:szCs w:val="21"/>
              </w:rPr>
              <w:t>loss</w:t>
            </w:r>
            <w:r>
              <w:rPr>
                <w:color w:val="333333"/>
                <w:szCs w:val="21"/>
              </w:rPr>
              <w:t>、准确率、参数更新状态、模型保存路径和推理一致性误差。</w:t>
            </w:r>
          </w:p>
        </w:tc>
      </w:tr>
      <w:tr w:rsidR="00342A78" w14:paraId="1F80773E" w14:textId="77777777">
        <w:tc>
          <w:tcPr>
            <w:tcW w:w="1555" w:type="dxa"/>
            <w:tcBorders>
              <w:top w:val="single" w:sz="4" w:space="0" w:color="auto"/>
              <w:left w:val="single" w:sz="4" w:space="0" w:color="auto"/>
              <w:bottom w:val="single" w:sz="4" w:space="0" w:color="auto"/>
              <w:right w:val="single" w:sz="4" w:space="0" w:color="auto"/>
            </w:tcBorders>
          </w:tcPr>
          <w:p w14:paraId="5BE949EC" w14:textId="77777777" w:rsidR="00342A78" w:rsidRDefault="00000000">
            <w:pPr>
              <w:snapToGrid w:val="0"/>
              <w:spacing w:before="60" w:after="60" w:line="300" w:lineRule="auto"/>
              <w:jc w:val="left"/>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6590960A" w14:textId="77777777" w:rsidR="00342A78" w:rsidRDefault="00000000">
            <w:pPr>
              <w:rPr>
                <w:color w:val="C00000"/>
                <w:szCs w:val="21"/>
              </w:rPr>
            </w:pPr>
            <w:r>
              <w:rPr>
                <w:color w:val="333333"/>
                <w:szCs w:val="21"/>
              </w:rPr>
              <w:t xml:space="preserve">MindSpore </w:t>
            </w:r>
            <w:r>
              <w:rPr>
                <w:color w:val="333333"/>
                <w:szCs w:val="21"/>
              </w:rPr>
              <w:t>能够在</w:t>
            </w:r>
            <w:r>
              <w:rPr>
                <w:color w:val="333333"/>
                <w:szCs w:val="21"/>
              </w:rPr>
              <w:t xml:space="preserve"> AiRE CPU </w:t>
            </w:r>
            <w:r>
              <w:rPr>
                <w:color w:val="333333"/>
                <w:szCs w:val="21"/>
              </w:rPr>
              <w:t>环境中正确导入；</w:t>
            </w:r>
            <w:r>
              <w:rPr>
                <w:color w:val="333333"/>
                <w:szCs w:val="21"/>
              </w:rPr>
              <w:t xml:space="preserve">MindSpore </w:t>
            </w:r>
            <w:r>
              <w:rPr>
                <w:color w:val="333333"/>
                <w:szCs w:val="21"/>
              </w:rPr>
              <w:t>能够在</w:t>
            </w:r>
            <w:r>
              <w:rPr>
                <w:color w:val="333333"/>
                <w:szCs w:val="21"/>
              </w:rPr>
              <w:t xml:space="preserve"> Rust-Shyper </w:t>
            </w:r>
            <w:r>
              <w:rPr>
                <w:color w:val="333333"/>
                <w:szCs w:val="21"/>
              </w:rPr>
              <w:t>虚拟机中完成数据加载、网络构建、前向计算、反向传播、优化器参数更新、模型评估、模型保存、模型加载和</w:t>
            </w:r>
            <w:r>
              <w:rPr>
                <w:color w:val="333333"/>
                <w:szCs w:val="21"/>
              </w:rPr>
              <w:t xml:space="preserve"> CPU </w:t>
            </w:r>
            <w:r>
              <w:rPr>
                <w:color w:val="333333"/>
                <w:szCs w:val="21"/>
              </w:rPr>
              <w:t>推理。训练评估与</w:t>
            </w:r>
            <w:r>
              <w:rPr>
                <w:color w:val="333333"/>
                <w:szCs w:val="21"/>
              </w:rPr>
              <w:t xml:space="preserve"> checkpoint </w:t>
            </w:r>
            <w:r>
              <w:rPr>
                <w:color w:val="333333"/>
                <w:szCs w:val="21"/>
              </w:rPr>
              <w:t>推理用例均输出有效</w:t>
            </w:r>
            <w:r>
              <w:rPr>
                <w:color w:val="333333"/>
                <w:szCs w:val="21"/>
              </w:rPr>
              <w:t xml:space="preserve"> JSON </w:t>
            </w:r>
            <w:r>
              <w:rPr>
                <w:color w:val="333333"/>
                <w:szCs w:val="21"/>
              </w:rPr>
              <w:t>结果和成功标志，证明项目环境对</w:t>
            </w:r>
            <w:r>
              <w:rPr>
                <w:color w:val="333333"/>
                <w:szCs w:val="21"/>
              </w:rPr>
              <w:t xml:space="preserve"> MindSpore </w:t>
            </w:r>
            <w:r>
              <w:rPr>
                <w:color w:val="333333"/>
                <w:szCs w:val="21"/>
              </w:rPr>
              <w:t>框架具有完整运行支持能力。</w:t>
            </w:r>
          </w:p>
        </w:tc>
      </w:tr>
    </w:tbl>
    <w:p w14:paraId="2E685D0D" w14:textId="77777777" w:rsidR="00342A78" w:rsidRDefault="00000000">
      <w:pPr>
        <w:pStyle w:val="6"/>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8.1</w:t>
      </w:r>
      <w:r>
        <w:rPr>
          <w:color w:val="000000" w:themeColor="text1"/>
        </w:rPr>
        <w:t>：</w:t>
      </w:r>
      <w:r>
        <w:rPr>
          <w:color w:val="000000" w:themeColor="text1"/>
        </w:rPr>
        <w:t>MindSpore</w:t>
      </w:r>
      <w:r>
        <w:rPr>
          <w:color w:val="000000" w:themeColor="text1"/>
        </w:rPr>
        <w:t>框架训练与评估</w:t>
      </w:r>
    </w:p>
    <w:tbl>
      <w:tblPr>
        <w:tblStyle w:val="afff1"/>
        <w:tblW w:w="0" w:type="auto"/>
        <w:tblLayout w:type="fixed"/>
        <w:tblLook w:val="04A0" w:firstRow="1" w:lastRow="0" w:firstColumn="1" w:lastColumn="0" w:noHBand="0" w:noVBand="1"/>
      </w:tblPr>
      <w:tblGrid>
        <w:gridCol w:w="1555"/>
        <w:gridCol w:w="8072"/>
      </w:tblGrid>
      <w:tr w:rsidR="00342A78" w14:paraId="58889B50" w14:textId="77777777">
        <w:trPr>
          <w:trHeight w:val="90"/>
        </w:trPr>
        <w:tc>
          <w:tcPr>
            <w:tcW w:w="1555" w:type="dxa"/>
            <w:tcBorders>
              <w:top w:val="single" w:sz="4" w:space="0" w:color="auto"/>
              <w:left w:val="single" w:sz="4" w:space="0" w:color="auto"/>
              <w:bottom w:val="single" w:sz="4" w:space="0" w:color="auto"/>
              <w:right w:val="single" w:sz="4" w:space="0" w:color="auto"/>
            </w:tcBorders>
          </w:tcPr>
          <w:p w14:paraId="2F3A0582"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2BA4B66F" w14:textId="77777777" w:rsidR="00342A78" w:rsidRDefault="00000000">
            <w:pPr>
              <w:snapToGrid w:val="0"/>
              <w:spacing w:before="60" w:after="60" w:line="300" w:lineRule="auto"/>
              <w:jc w:val="left"/>
              <w:rPr>
                <w:b/>
                <w:bCs/>
                <w:color w:val="333333"/>
                <w:szCs w:val="21"/>
              </w:rPr>
            </w:pPr>
            <w:r>
              <w:rPr>
                <w:color w:val="333333"/>
                <w:szCs w:val="21"/>
              </w:rPr>
              <w:t>已完成测试用例</w:t>
            </w:r>
            <w:r>
              <w:rPr>
                <w:color w:val="333333"/>
                <w:szCs w:val="21"/>
              </w:rPr>
              <w:t xml:space="preserve"> 1.8 </w:t>
            </w:r>
            <w:r>
              <w:rPr>
                <w:color w:val="333333"/>
                <w:szCs w:val="21"/>
              </w:rPr>
              <w:t>的</w:t>
            </w:r>
            <w:r>
              <w:rPr>
                <w:color w:val="333333"/>
                <w:szCs w:val="21"/>
              </w:rPr>
              <w:t xml:space="preserve"> Rust-Shyper</w:t>
            </w:r>
            <w:r>
              <w:rPr>
                <w:color w:val="333333"/>
                <w:szCs w:val="21"/>
              </w:rPr>
              <w:t>、虚拟机、</w:t>
            </w:r>
            <w:r>
              <w:rPr>
                <w:color w:val="333333"/>
                <w:szCs w:val="21"/>
              </w:rPr>
              <w:t xml:space="preserve">AiRE </w:t>
            </w:r>
            <w:r>
              <w:rPr>
                <w:color w:val="333333"/>
                <w:szCs w:val="21"/>
              </w:rPr>
              <w:t>环境和</w:t>
            </w:r>
            <w:r>
              <w:rPr>
                <w:color w:val="333333"/>
                <w:szCs w:val="21"/>
              </w:rPr>
              <w:t xml:space="preserve"> MindSpore </w:t>
            </w:r>
            <w:r>
              <w:rPr>
                <w:color w:val="333333"/>
                <w:szCs w:val="21"/>
              </w:rPr>
              <w:t>前置配置；目标虚拟机已分配</w:t>
            </w:r>
            <w:r>
              <w:rPr>
                <w:color w:val="333333"/>
                <w:szCs w:val="21"/>
              </w:rPr>
              <w:t xml:space="preserve"> CPU </w:t>
            </w:r>
            <w:r>
              <w:rPr>
                <w:color w:val="333333"/>
                <w:szCs w:val="21"/>
              </w:rPr>
              <w:t>资源；项目中的</w:t>
            </w:r>
            <w:r>
              <w:rPr>
                <w:color w:val="333333"/>
                <w:szCs w:val="21"/>
              </w:rPr>
              <w:t xml:space="preserve"> src/rk3588s/check_env/mindspore/train_eval.py </w:t>
            </w:r>
            <w:r>
              <w:rPr>
                <w:color w:val="333333"/>
                <w:szCs w:val="21"/>
              </w:rPr>
              <w:t>脚本已部署。脚本使用固定随机种子生成</w:t>
            </w:r>
            <w:r>
              <w:rPr>
                <w:color w:val="333333"/>
                <w:szCs w:val="21"/>
              </w:rPr>
              <w:t xml:space="preserve"> 256 </w:t>
            </w:r>
            <w:r>
              <w:rPr>
                <w:color w:val="333333"/>
                <w:szCs w:val="21"/>
              </w:rPr>
              <w:t>个本地二分类样本，在</w:t>
            </w:r>
            <w:r>
              <w:rPr>
                <w:color w:val="333333"/>
                <w:szCs w:val="21"/>
              </w:rPr>
              <w:t xml:space="preserve"> MindSpore PYNATIVE CPU </w:t>
            </w:r>
            <w:r>
              <w:rPr>
                <w:color w:val="333333"/>
                <w:szCs w:val="21"/>
              </w:rPr>
              <w:t>模式下验证数据批处理、网络训练和模型评估功能。</w:t>
            </w:r>
          </w:p>
        </w:tc>
      </w:tr>
      <w:tr w:rsidR="00342A78" w14:paraId="5E6C8CCE" w14:textId="77777777">
        <w:tc>
          <w:tcPr>
            <w:tcW w:w="1555" w:type="dxa"/>
            <w:tcBorders>
              <w:top w:val="single" w:sz="4" w:space="0" w:color="auto"/>
              <w:left w:val="single" w:sz="4" w:space="0" w:color="auto"/>
              <w:bottom w:val="single" w:sz="4" w:space="0" w:color="auto"/>
              <w:right w:val="single" w:sz="4" w:space="0" w:color="auto"/>
            </w:tcBorders>
          </w:tcPr>
          <w:p w14:paraId="3CF98514"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6F467BF5" w14:textId="77777777" w:rsidR="00342A78" w:rsidRDefault="00000000">
            <w:pPr>
              <w:numPr>
                <w:ilvl w:val="0"/>
                <w:numId w:val="32"/>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147467384"/>
              <w:placeholder>
                <w:docPart w:val="{cc89161e-5cbb-4b9b-ab8e-8cc4889dc56b}"/>
              </w:placeholder>
              <w15:appearance w15:val="hidden"/>
              <w:text w:multiLine="1"/>
            </w:sdtPr>
            <w:sdtContent>
              <w:p w14:paraId="105BB4CF"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4456AE1B" w14:textId="77777777" w:rsidR="00342A78" w:rsidRDefault="00000000">
            <w:pPr>
              <w:numPr>
                <w:ilvl w:val="0"/>
                <w:numId w:val="32"/>
              </w:numPr>
              <w:snapToGrid w:val="0"/>
              <w:spacing w:before="60" w:after="60" w:line="300" w:lineRule="auto"/>
              <w:jc w:val="left"/>
              <w:rPr>
                <w:color w:val="333333"/>
                <w:szCs w:val="21"/>
              </w:rPr>
            </w:pPr>
            <w:r>
              <w:rPr>
                <w:color w:val="333333"/>
                <w:szCs w:val="21"/>
              </w:rPr>
              <w:t>执行</w:t>
            </w:r>
            <w:r>
              <w:rPr>
                <w:color w:val="333333"/>
                <w:szCs w:val="21"/>
              </w:rPr>
              <w:t xml:space="preserve"> MindSpore </w:t>
            </w:r>
            <w:r>
              <w:rPr>
                <w:color w:val="333333"/>
                <w:szCs w:val="21"/>
              </w:rPr>
              <w:t>训练与评估用例：</w:t>
            </w:r>
          </w:p>
          <w:sdt>
            <w:sdtPr>
              <w:rPr>
                <w:rFonts w:ascii="Consolas"/>
                <w:color w:val="333333"/>
                <w:szCs w:val="21"/>
              </w:rPr>
              <w:id w:val="147462774"/>
              <w:placeholder>
                <w:docPart w:val="{4c6f6ce7-b93a-4f19-80d3-5df33719b5cd}"/>
              </w:placeholder>
              <w15:appearance w15:val="hidden"/>
              <w:text w:multiLine="1"/>
            </w:sdtPr>
            <w:sdtContent>
              <w:p w14:paraId="19EBF36B"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bash scripts/rk3588s/AiRE/check_dl_frame.sh \</w:t>
                </w:r>
                <w:r>
                  <w:rPr>
                    <w:rFonts w:ascii="Consolas"/>
                    <w:color w:val="333333"/>
                    <w:szCs w:val="21"/>
                  </w:rPr>
                  <w:br/>
                </w:r>
                <w:r>
                  <w:rPr>
                    <w:rFonts w:ascii="Consolas" w:hint="eastAsia"/>
                    <w:color w:val="333333"/>
                    <w:szCs w:val="21"/>
                  </w:rPr>
                  <w:t xml:space="preserve">  --framework mindspore \</w:t>
                </w:r>
                <w:r>
                  <w:rPr>
                    <w:rFonts w:ascii="Consolas"/>
                    <w:color w:val="333333"/>
                    <w:szCs w:val="21"/>
                  </w:rPr>
                  <w:br/>
                </w:r>
                <w:r>
                  <w:rPr>
                    <w:rFonts w:ascii="Consolas" w:hint="eastAsia"/>
                    <w:color w:val="333333"/>
                    <w:szCs w:val="21"/>
                  </w:rPr>
                  <w:t xml:space="preserve">  --function train_eva</w:t>
                </w:r>
                <w:r>
                  <w:rPr>
                    <w:rFonts w:ascii="Consolas"/>
                    <w:color w:val="333333"/>
                    <w:szCs w:val="21"/>
                  </w:rPr>
                  <w:t>l</w:t>
                </w:r>
              </w:p>
            </w:sdtContent>
          </w:sdt>
          <w:p w14:paraId="18C0633A" w14:textId="77777777" w:rsidR="00342A78" w:rsidRDefault="00000000">
            <w:pPr>
              <w:numPr>
                <w:ilvl w:val="0"/>
                <w:numId w:val="32"/>
              </w:numPr>
              <w:snapToGrid w:val="0"/>
              <w:spacing w:before="60" w:after="60" w:line="300" w:lineRule="auto"/>
              <w:jc w:val="left"/>
              <w:rPr>
                <w:color w:val="333333"/>
                <w:szCs w:val="21"/>
              </w:rPr>
            </w:pPr>
            <w:r>
              <w:rPr>
                <w:color w:val="333333"/>
                <w:szCs w:val="21"/>
              </w:rPr>
              <w:t>查看终端输出及结果文件：</w:t>
            </w:r>
          </w:p>
          <w:sdt>
            <w:sdtPr>
              <w:rPr>
                <w:rFonts w:ascii="Consolas"/>
                <w:color w:val="333333"/>
                <w:szCs w:val="21"/>
              </w:rPr>
              <w:id w:val="147476590"/>
              <w:placeholder>
                <w:docPart w:val="{f84c4163-5259-457e-938c-f87991dffdc0}"/>
              </w:placeholder>
              <w15:appearance w15:val="hidden"/>
              <w:text w:multiLine="1"/>
            </w:sdtPr>
            <w:sdtContent>
              <w:p w14:paraId="7F5CCEA1"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cat runs/check_env/mindspore_train_eval.json</w:t>
                </w:r>
              </w:p>
            </w:sdtContent>
          </w:sdt>
          <w:p w14:paraId="14238CD8" w14:textId="77777777" w:rsidR="00342A78" w:rsidRDefault="00000000">
            <w:pPr>
              <w:numPr>
                <w:ilvl w:val="0"/>
                <w:numId w:val="32"/>
              </w:numPr>
              <w:snapToGrid w:val="0"/>
              <w:spacing w:before="60" w:after="60" w:line="300" w:lineRule="auto"/>
              <w:jc w:val="left"/>
              <w:rPr>
                <w:b/>
                <w:bCs/>
                <w:color w:val="333333"/>
                <w:szCs w:val="21"/>
              </w:rPr>
            </w:pPr>
            <w:r>
              <w:rPr>
                <w:color w:val="333333"/>
                <w:szCs w:val="21"/>
              </w:rPr>
              <w:t>记录</w:t>
            </w:r>
            <w:r>
              <w:rPr>
                <w:color w:val="333333"/>
                <w:szCs w:val="21"/>
              </w:rPr>
              <w:t xml:space="preserve"> MindSpore </w:t>
            </w:r>
            <w:r>
              <w:rPr>
                <w:color w:val="333333"/>
                <w:szCs w:val="21"/>
              </w:rPr>
              <w:t>版本、</w:t>
            </w:r>
            <w:r>
              <w:rPr>
                <w:color w:val="333333"/>
                <w:szCs w:val="21"/>
              </w:rPr>
              <w:t>CPU device target</w:t>
            </w:r>
            <w:r>
              <w:rPr>
                <w:color w:val="333333"/>
                <w:szCs w:val="21"/>
              </w:rPr>
              <w:t>、训练初始</w:t>
            </w:r>
            <w:r>
              <w:rPr>
                <w:color w:val="333333"/>
                <w:szCs w:val="21"/>
              </w:rPr>
              <w:t xml:space="preserve"> loss</w:t>
            </w:r>
            <w:r>
              <w:rPr>
                <w:color w:val="333333"/>
                <w:szCs w:val="21"/>
              </w:rPr>
              <w:t>、最终</w:t>
            </w:r>
            <w:r>
              <w:rPr>
                <w:color w:val="333333"/>
                <w:szCs w:val="21"/>
              </w:rPr>
              <w:t xml:space="preserve"> loss</w:t>
            </w:r>
            <w:r>
              <w:rPr>
                <w:color w:val="333333"/>
                <w:szCs w:val="21"/>
              </w:rPr>
              <w:t>、</w:t>
            </w:r>
            <w:r>
              <w:rPr>
                <w:color w:val="333333"/>
                <w:szCs w:val="21"/>
              </w:rPr>
              <w:t xml:space="preserve">accuracy </w:t>
            </w:r>
            <w:r>
              <w:rPr>
                <w:color w:val="333333"/>
                <w:szCs w:val="21"/>
              </w:rPr>
              <w:t>和参数更新状态</w:t>
            </w:r>
            <w:r>
              <w:rPr>
                <w:rFonts w:hint="eastAsia"/>
                <w:color w:val="333333"/>
                <w:szCs w:val="21"/>
              </w:rPr>
              <w:t>。</w:t>
            </w:r>
          </w:p>
        </w:tc>
      </w:tr>
      <w:tr w:rsidR="00342A78" w14:paraId="574D74D0" w14:textId="77777777">
        <w:tc>
          <w:tcPr>
            <w:tcW w:w="1555" w:type="dxa"/>
            <w:tcBorders>
              <w:top w:val="single" w:sz="4" w:space="0" w:color="auto"/>
              <w:left w:val="single" w:sz="4" w:space="0" w:color="auto"/>
              <w:bottom w:val="single" w:sz="4" w:space="0" w:color="auto"/>
              <w:right w:val="single" w:sz="4" w:space="0" w:color="auto"/>
            </w:tcBorders>
          </w:tcPr>
          <w:p w14:paraId="246E4A80" w14:textId="77777777" w:rsidR="00342A78" w:rsidRDefault="00000000">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52DEA8AB" w14:textId="77777777" w:rsidR="00342A78" w:rsidRDefault="00000000">
            <w:pPr>
              <w:rPr>
                <w:color w:val="C00000"/>
                <w:szCs w:val="21"/>
              </w:rPr>
            </w:pPr>
            <w:r>
              <w:rPr>
                <w:color w:val="333333"/>
                <w:szCs w:val="21"/>
              </w:rPr>
              <w:t>脚本成功完成固定数据的数据集构建、线性分类网络构建、前向计算、交叉熵损失计算、梯度计算和</w:t>
            </w:r>
            <w:r>
              <w:rPr>
                <w:color w:val="333333"/>
                <w:szCs w:val="21"/>
              </w:rPr>
              <w:t xml:space="preserve"> SGD </w:t>
            </w:r>
            <w:r>
              <w:rPr>
                <w:color w:val="333333"/>
                <w:szCs w:val="21"/>
              </w:rPr>
              <w:t>参数更新；输出</w:t>
            </w:r>
            <w:r>
              <w:rPr>
                <w:color w:val="333333"/>
                <w:szCs w:val="21"/>
              </w:rPr>
              <w:t xml:space="preserve"> MINDSPORE_TRAIN_EVAL_OK</w:t>
            </w:r>
            <w:r>
              <w:rPr>
                <w:color w:val="333333"/>
                <w:szCs w:val="21"/>
              </w:rPr>
              <w:t>。结果</w:t>
            </w:r>
            <w:r>
              <w:rPr>
                <w:color w:val="333333"/>
                <w:szCs w:val="21"/>
              </w:rPr>
              <w:t xml:space="preserve"> JSON </w:t>
            </w:r>
            <w:r>
              <w:rPr>
                <w:color w:val="333333"/>
                <w:szCs w:val="21"/>
              </w:rPr>
              <w:t>中</w:t>
            </w:r>
            <w:r>
              <w:rPr>
                <w:color w:val="333333"/>
                <w:szCs w:val="21"/>
              </w:rPr>
              <w:t xml:space="preserve"> parameters_updated </w:t>
            </w:r>
            <w:r>
              <w:rPr>
                <w:color w:val="333333"/>
                <w:szCs w:val="21"/>
              </w:rPr>
              <w:t>为</w:t>
            </w:r>
            <w:r>
              <w:rPr>
                <w:color w:val="333333"/>
                <w:szCs w:val="21"/>
              </w:rPr>
              <w:t xml:space="preserve"> true</w:t>
            </w:r>
            <w:r>
              <w:rPr>
                <w:color w:val="333333"/>
                <w:szCs w:val="21"/>
              </w:rPr>
              <w:t>，最终</w:t>
            </w:r>
            <w:r>
              <w:rPr>
                <w:color w:val="333333"/>
                <w:szCs w:val="21"/>
              </w:rPr>
              <w:t xml:space="preserve"> loss </w:t>
            </w:r>
            <w:r>
              <w:rPr>
                <w:color w:val="333333"/>
                <w:szCs w:val="21"/>
              </w:rPr>
              <w:t>为有限值，</w:t>
            </w:r>
            <w:r>
              <w:rPr>
                <w:color w:val="333333"/>
                <w:szCs w:val="21"/>
              </w:rPr>
              <w:t xml:space="preserve">accuracy </w:t>
            </w:r>
            <w:r>
              <w:rPr>
                <w:color w:val="333333"/>
                <w:szCs w:val="21"/>
              </w:rPr>
              <w:t>不低于</w:t>
            </w:r>
            <w:r>
              <w:rPr>
                <w:color w:val="333333"/>
                <w:szCs w:val="21"/>
              </w:rPr>
              <w:t xml:space="preserve"> 0.95</w:t>
            </w:r>
            <w:r>
              <w:rPr>
                <w:color w:val="333333"/>
                <w:szCs w:val="21"/>
              </w:rPr>
              <w:t>，表明</w:t>
            </w:r>
            <w:r>
              <w:rPr>
                <w:color w:val="333333"/>
                <w:szCs w:val="21"/>
              </w:rPr>
              <w:t xml:space="preserve"> MindSpore </w:t>
            </w:r>
            <w:r>
              <w:rPr>
                <w:color w:val="333333"/>
                <w:szCs w:val="21"/>
              </w:rPr>
              <w:t>能够在板端虚拟机</w:t>
            </w:r>
            <w:r>
              <w:rPr>
                <w:color w:val="333333"/>
                <w:szCs w:val="21"/>
              </w:rPr>
              <w:t xml:space="preserve"> CPU </w:t>
            </w:r>
            <w:r>
              <w:rPr>
                <w:color w:val="333333"/>
                <w:szCs w:val="21"/>
              </w:rPr>
              <w:t>环境中完成完整的训练与评估流程。</w:t>
            </w:r>
          </w:p>
        </w:tc>
      </w:tr>
    </w:tbl>
    <w:p w14:paraId="46DCD562" w14:textId="77777777" w:rsidR="00342A78" w:rsidRDefault="00000000">
      <w:pPr>
        <w:pStyle w:val="6"/>
        <w:spacing w:before="156" w:after="156"/>
      </w:pPr>
      <w:r>
        <w:rPr>
          <w:color w:val="000000" w:themeColor="text1"/>
        </w:rPr>
        <w:lastRenderedPageBreak/>
        <w:t>测试用例</w:t>
      </w:r>
      <w:r>
        <w:rPr>
          <w:rFonts w:hint="eastAsia"/>
          <w:color w:val="000000" w:themeColor="text1"/>
        </w:rPr>
        <w:t>1</w:t>
      </w:r>
      <w:r>
        <w:rPr>
          <w:color w:val="000000" w:themeColor="text1"/>
        </w:rPr>
        <w:t>.</w:t>
      </w:r>
      <w:r>
        <w:rPr>
          <w:rFonts w:hint="eastAsia"/>
          <w:color w:val="000000" w:themeColor="text1"/>
        </w:rPr>
        <w:t>8.2</w:t>
      </w:r>
      <w:r>
        <w:rPr>
          <w:color w:val="000000" w:themeColor="text1"/>
        </w:rPr>
        <w:t>：</w:t>
      </w:r>
      <w:r>
        <w:rPr>
          <w:color w:val="000000" w:themeColor="text1"/>
        </w:rPr>
        <w:t>MindSpore</w:t>
      </w:r>
      <w:r>
        <w:rPr>
          <w:color w:val="000000" w:themeColor="text1"/>
        </w:rPr>
        <w:t>框架</w:t>
      </w:r>
      <w:r>
        <w:rPr>
          <w:rFonts w:ascii="宋体" w:hAnsi="宋体" w:cs="宋体"/>
        </w:rPr>
        <w:t>模型保存、加载与推理</w:t>
      </w:r>
    </w:p>
    <w:tbl>
      <w:tblPr>
        <w:tblStyle w:val="afff1"/>
        <w:tblW w:w="0" w:type="auto"/>
        <w:tblLayout w:type="fixed"/>
        <w:tblLook w:val="04A0" w:firstRow="1" w:lastRow="0" w:firstColumn="1" w:lastColumn="0" w:noHBand="0" w:noVBand="1"/>
      </w:tblPr>
      <w:tblGrid>
        <w:gridCol w:w="1555"/>
        <w:gridCol w:w="8072"/>
      </w:tblGrid>
      <w:tr w:rsidR="00342A78" w14:paraId="592BC14B" w14:textId="77777777">
        <w:trPr>
          <w:trHeight w:val="90"/>
        </w:trPr>
        <w:tc>
          <w:tcPr>
            <w:tcW w:w="1555" w:type="dxa"/>
            <w:tcBorders>
              <w:top w:val="single" w:sz="4" w:space="0" w:color="auto"/>
              <w:left w:val="single" w:sz="4" w:space="0" w:color="auto"/>
              <w:bottom w:val="single" w:sz="4" w:space="0" w:color="auto"/>
              <w:right w:val="single" w:sz="4" w:space="0" w:color="auto"/>
            </w:tcBorders>
          </w:tcPr>
          <w:p w14:paraId="7FDD5ABF"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7BC3B547" w14:textId="77777777" w:rsidR="00342A78" w:rsidRDefault="00000000">
            <w:pPr>
              <w:snapToGrid w:val="0"/>
              <w:spacing w:before="60" w:after="60" w:line="300" w:lineRule="auto"/>
              <w:jc w:val="left"/>
              <w:rPr>
                <w:b/>
                <w:bCs/>
                <w:color w:val="333333"/>
                <w:szCs w:val="21"/>
              </w:rPr>
            </w:pPr>
            <w:r>
              <w:rPr>
                <w:rFonts w:hint="eastAsia"/>
                <w:color w:val="333333"/>
                <w:szCs w:val="21"/>
              </w:rPr>
              <w:t>已完成测试用例</w:t>
            </w:r>
            <w:r>
              <w:rPr>
                <w:rFonts w:hint="eastAsia"/>
                <w:color w:val="333333"/>
                <w:szCs w:val="21"/>
              </w:rPr>
              <w:t xml:space="preserve"> 1.8 </w:t>
            </w:r>
            <w:r>
              <w:rPr>
                <w:rFonts w:hint="eastAsia"/>
                <w:color w:val="333333"/>
                <w:szCs w:val="21"/>
              </w:rPr>
              <w:t>的</w:t>
            </w:r>
            <w:r>
              <w:rPr>
                <w:rFonts w:hint="eastAsia"/>
                <w:color w:val="333333"/>
                <w:szCs w:val="21"/>
              </w:rPr>
              <w:t xml:space="preserve"> MindSpore </w:t>
            </w:r>
            <w:r>
              <w:rPr>
                <w:rFonts w:hint="eastAsia"/>
                <w:color w:val="333333"/>
                <w:szCs w:val="21"/>
              </w:rPr>
              <w:t>环境配置；项目中的</w:t>
            </w:r>
            <w:r>
              <w:rPr>
                <w:rFonts w:hint="eastAsia"/>
                <w:color w:val="333333"/>
                <w:szCs w:val="21"/>
              </w:rPr>
              <w:t xml:space="preserve"> src/rk3588s/check_env/mindspore/checkpoint_infer.py </w:t>
            </w:r>
            <w:r>
              <w:rPr>
                <w:rFonts w:hint="eastAsia"/>
                <w:color w:val="333333"/>
                <w:szCs w:val="21"/>
              </w:rPr>
              <w:t>脚本已部署。脚本使用固定输入构建轻量神经网络，执行模型</w:t>
            </w:r>
            <w:r>
              <w:rPr>
                <w:rFonts w:hint="eastAsia"/>
                <w:color w:val="333333"/>
                <w:szCs w:val="21"/>
              </w:rPr>
              <w:t xml:space="preserve"> checkpoint </w:t>
            </w:r>
            <w:r>
              <w:rPr>
                <w:rFonts w:hint="eastAsia"/>
                <w:color w:val="333333"/>
                <w:szCs w:val="21"/>
              </w:rPr>
              <w:t>保存、重新加载和推理结果一致性验证。</w:t>
            </w:r>
          </w:p>
        </w:tc>
      </w:tr>
      <w:tr w:rsidR="00342A78" w14:paraId="725B8EBC" w14:textId="77777777">
        <w:tc>
          <w:tcPr>
            <w:tcW w:w="1555" w:type="dxa"/>
            <w:tcBorders>
              <w:top w:val="single" w:sz="4" w:space="0" w:color="auto"/>
              <w:left w:val="single" w:sz="4" w:space="0" w:color="auto"/>
              <w:bottom w:val="single" w:sz="4" w:space="0" w:color="auto"/>
              <w:right w:val="single" w:sz="4" w:space="0" w:color="auto"/>
            </w:tcBorders>
          </w:tcPr>
          <w:p w14:paraId="1EE5E496"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5AC95BF5" w14:textId="77777777" w:rsidR="00342A78" w:rsidRDefault="00000000">
            <w:pPr>
              <w:numPr>
                <w:ilvl w:val="0"/>
                <w:numId w:val="33"/>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147475065"/>
              <w:placeholder>
                <w:docPart w:val="{e47a1819-b9f9-4d75-84d5-bc0b864612e6}"/>
              </w:placeholder>
              <w15:appearance w15:val="hidden"/>
              <w:text w:multiLine="1"/>
            </w:sdtPr>
            <w:sdtContent>
              <w:p w14:paraId="1B0E0608"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5D5290B6" w14:textId="77777777" w:rsidR="00342A78" w:rsidRDefault="00000000">
            <w:pPr>
              <w:numPr>
                <w:ilvl w:val="0"/>
                <w:numId w:val="33"/>
              </w:numPr>
              <w:snapToGrid w:val="0"/>
              <w:spacing w:before="60" w:after="60" w:line="300" w:lineRule="auto"/>
              <w:jc w:val="left"/>
              <w:rPr>
                <w:color w:val="333333"/>
                <w:szCs w:val="21"/>
              </w:rPr>
            </w:pPr>
            <w:r>
              <w:rPr>
                <w:color w:val="333333"/>
                <w:szCs w:val="21"/>
              </w:rPr>
              <w:t>执行</w:t>
            </w:r>
            <w:r>
              <w:rPr>
                <w:color w:val="333333"/>
                <w:szCs w:val="21"/>
              </w:rPr>
              <w:t xml:space="preserve"> MindSpore </w:t>
            </w:r>
            <w:r>
              <w:rPr>
                <w:color w:val="333333"/>
                <w:szCs w:val="21"/>
              </w:rPr>
              <w:t>模型保存、加载与推理用例：</w:t>
            </w:r>
          </w:p>
          <w:sdt>
            <w:sdtPr>
              <w:rPr>
                <w:rFonts w:ascii="Consolas"/>
                <w:color w:val="333333"/>
                <w:szCs w:val="21"/>
              </w:rPr>
              <w:id w:val="147453204"/>
              <w:placeholder>
                <w:docPart w:val="{c335d59c-b7d2-41ca-b481-7300ff3775fe}"/>
              </w:placeholder>
              <w15:appearance w15:val="hidden"/>
              <w:text w:multiLine="1"/>
            </w:sdtPr>
            <w:sdtContent>
              <w:p w14:paraId="1C349831"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bash scripts/rk3588s/AiRE/check_dl_frame.sh \</w:t>
                </w:r>
                <w:r>
                  <w:rPr>
                    <w:rFonts w:ascii="Consolas"/>
                    <w:color w:val="333333"/>
                    <w:szCs w:val="21"/>
                  </w:rPr>
                  <w:br/>
                </w:r>
                <w:r>
                  <w:rPr>
                    <w:rFonts w:ascii="Consolas" w:hint="eastAsia"/>
                    <w:color w:val="333333"/>
                    <w:szCs w:val="21"/>
                  </w:rPr>
                  <w:t xml:space="preserve">  --framework mindspore \</w:t>
                </w:r>
                <w:r>
                  <w:rPr>
                    <w:rFonts w:ascii="Consolas"/>
                    <w:color w:val="333333"/>
                    <w:szCs w:val="21"/>
                  </w:rPr>
                  <w:br/>
                </w:r>
                <w:r>
                  <w:rPr>
                    <w:rFonts w:ascii="Consolas" w:hint="eastAsia"/>
                    <w:color w:val="333333"/>
                    <w:szCs w:val="21"/>
                  </w:rPr>
                  <w:t xml:space="preserve">  --function checkpoint_infer</w:t>
                </w:r>
              </w:p>
            </w:sdtContent>
          </w:sdt>
          <w:p w14:paraId="4051B479" w14:textId="77777777" w:rsidR="00342A78" w:rsidRDefault="00000000">
            <w:pPr>
              <w:numPr>
                <w:ilvl w:val="0"/>
                <w:numId w:val="33"/>
              </w:numPr>
              <w:snapToGrid w:val="0"/>
              <w:spacing w:before="60" w:after="60" w:line="300" w:lineRule="auto"/>
              <w:jc w:val="left"/>
              <w:rPr>
                <w:color w:val="333333"/>
                <w:szCs w:val="21"/>
              </w:rPr>
            </w:pPr>
            <w:r>
              <w:rPr>
                <w:color w:val="333333"/>
                <w:szCs w:val="21"/>
              </w:rPr>
              <w:t>查看生成的模型参数文件和结果文件：</w:t>
            </w:r>
          </w:p>
          <w:sdt>
            <w:sdtPr>
              <w:rPr>
                <w:rFonts w:ascii="Consolas"/>
                <w:color w:val="333333"/>
                <w:szCs w:val="21"/>
              </w:rPr>
              <w:id w:val="147465570"/>
              <w:placeholder>
                <w:docPart w:val="{eda43387-7c9b-48b9-8862-1d60bd112bb2}"/>
              </w:placeholder>
              <w15:appearance w15:val="hidden"/>
              <w:text w:multiLine="1"/>
            </w:sdtPr>
            <w:sdtContent>
              <w:p w14:paraId="09D9652F"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ls runs/check_env/mindspore_checkpoint_infer.ckpt</w:t>
                </w:r>
                <w:r>
                  <w:rPr>
                    <w:rFonts w:ascii="Consolas" w:hint="eastAsia"/>
                    <w:color w:val="333333"/>
                    <w:szCs w:val="21"/>
                  </w:rPr>
                  <w:br/>
                  <w:t>cat runs/check_env/mindspore_checkpoint_infer.json</w:t>
                </w:r>
              </w:p>
            </w:sdtContent>
          </w:sdt>
          <w:p w14:paraId="01416292" w14:textId="77777777" w:rsidR="00342A78" w:rsidRDefault="00000000">
            <w:pPr>
              <w:numPr>
                <w:ilvl w:val="0"/>
                <w:numId w:val="33"/>
              </w:numPr>
              <w:snapToGrid w:val="0"/>
              <w:spacing w:before="60" w:after="60" w:line="300" w:lineRule="auto"/>
              <w:jc w:val="left"/>
              <w:rPr>
                <w:b/>
                <w:bCs/>
                <w:color w:val="333333"/>
                <w:szCs w:val="21"/>
              </w:rPr>
            </w:pPr>
            <w:r>
              <w:rPr>
                <w:color w:val="333333"/>
                <w:szCs w:val="21"/>
              </w:rPr>
              <w:t>记录</w:t>
            </w:r>
            <w:r>
              <w:rPr>
                <w:color w:val="333333"/>
                <w:szCs w:val="21"/>
              </w:rPr>
              <w:t xml:space="preserve"> .ckpt </w:t>
            </w:r>
            <w:r>
              <w:rPr>
                <w:color w:val="333333"/>
                <w:szCs w:val="21"/>
              </w:rPr>
              <w:t>文件生成状态、参数加载结果、加载前后输出的最大绝对误差和预测类别。</w:t>
            </w:r>
          </w:p>
        </w:tc>
      </w:tr>
      <w:tr w:rsidR="00342A78" w14:paraId="5659C435" w14:textId="77777777">
        <w:tc>
          <w:tcPr>
            <w:tcW w:w="1555" w:type="dxa"/>
            <w:tcBorders>
              <w:top w:val="single" w:sz="4" w:space="0" w:color="auto"/>
              <w:left w:val="single" w:sz="4" w:space="0" w:color="auto"/>
              <w:bottom w:val="single" w:sz="4" w:space="0" w:color="auto"/>
              <w:right w:val="single" w:sz="4" w:space="0" w:color="auto"/>
            </w:tcBorders>
          </w:tcPr>
          <w:p w14:paraId="29E5DC78" w14:textId="77777777" w:rsidR="00342A78" w:rsidRDefault="00000000">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72B7948A" w14:textId="77777777" w:rsidR="00342A78" w:rsidRDefault="00000000">
            <w:pPr>
              <w:rPr>
                <w:color w:val="C00000"/>
                <w:szCs w:val="21"/>
              </w:rPr>
            </w:pPr>
            <w:r>
              <w:rPr>
                <w:color w:val="333333"/>
                <w:szCs w:val="21"/>
              </w:rPr>
              <w:t>脚本成功生成</w:t>
            </w:r>
            <w:r>
              <w:rPr>
                <w:color w:val="333333"/>
                <w:szCs w:val="21"/>
              </w:rPr>
              <w:t xml:space="preserve"> MindSpore .ckpt </w:t>
            </w:r>
            <w:r>
              <w:rPr>
                <w:color w:val="333333"/>
                <w:szCs w:val="21"/>
              </w:rPr>
              <w:t>模型参数文件；重新创建网络并加载</w:t>
            </w:r>
            <w:r>
              <w:rPr>
                <w:color w:val="333333"/>
                <w:szCs w:val="21"/>
              </w:rPr>
              <w:t xml:space="preserve"> checkpoint </w:t>
            </w:r>
            <w:r>
              <w:rPr>
                <w:color w:val="333333"/>
                <w:szCs w:val="21"/>
              </w:rPr>
              <w:t>后，参数未加载列表为空，对同一输入得到与保存前一致的推理结果；输出</w:t>
            </w:r>
            <w:r>
              <w:rPr>
                <w:color w:val="333333"/>
                <w:szCs w:val="21"/>
              </w:rPr>
              <w:t xml:space="preserve"> MINDSPORE_CHECKPOINT_INFER_OK</w:t>
            </w:r>
            <w:r>
              <w:rPr>
                <w:color w:val="333333"/>
                <w:szCs w:val="21"/>
              </w:rPr>
              <w:t>，</w:t>
            </w:r>
            <w:r>
              <w:rPr>
                <w:color w:val="333333"/>
                <w:szCs w:val="21"/>
              </w:rPr>
              <w:t xml:space="preserve">JSON </w:t>
            </w:r>
            <w:r>
              <w:rPr>
                <w:color w:val="333333"/>
                <w:szCs w:val="21"/>
              </w:rPr>
              <w:t>文件中的</w:t>
            </w:r>
            <w:r>
              <w:rPr>
                <w:color w:val="333333"/>
                <w:szCs w:val="21"/>
              </w:rPr>
              <w:t xml:space="preserve"> max_abs_error </w:t>
            </w:r>
            <w:r>
              <w:rPr>
                <w:color w:val="333333"/>
                <w:szCs w:val="21"/>
              </w:rPr>
              <w:t>接近</w:t>
            </w:r>
            <w:r>
              <w:rPr>
                <w:color w:val="333333"/>
                <w:szCs w:val="21"/>
              </w:rPr>
              <w:t xml:space="preserve"> 0</w:t>
            </w:r>
            <w:r>
              <w:rPr>
                <w:color w:val="333333"/>
                <w:szCs w:val="21"/>
              </w:rPr>
              <w:t>。证明</w:t>
            </w:r>
            <w:r>
              <w:rPr>
                <w:color w:val="333333"/>
                <w:szCs w:val="21"/>
              </w:rPr>
              <w:t xml:space="preserve"> MindSpore </w:t>
            </w:r>
            <w:r>
              <w:rPr>
                <w:color w:val="333333"/>
                <w:szCs w:val="21"/>
              </w:rPr>
              <w:t>框架在板端虚拟机内具备模型持久化、模型恢复和</w:t>
            </w:r>
            <w:r>
              <w:rPr>
                <w:color w:val="333333"/>
                <w:szCs w:val="21"/>
              </w:rPr>
              <w:t xml:space="preserve"> CPU </w:t>
            </w:r>
            <w:r>
              <w:rPr>
                <w:color w:val="333333"/>
                <w:szCs w:val="21"/>
              </w:rPr>
              <w:t>推理能力。</w:t>
            </w:r>
          </w:p>
        </w:tc>
      </w:tr>
    </w:tbl>
    <w:p w14:paraId="0B928E32" w14:textId="77777777" w:rsidR="00342A78" w:rsidRDefault="00000000">
      <w:pPr>
        <w:pStyle w:val="51"/>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9</w:t>
      </w:r>
      <w:r>
        <w:rPr>
          <w:color w:val="000000" w:themeColor="text1"/>
        </w:rPr>
        <w:t>：</w:t>
      </w:r>
      <w:r>
        <w:rPr>
          <w:rFonts w:hint="eastAsia"/>
          <w:color w:val="000000" w:themeColor="text1"/>
        </w:rPr>
        <w:t>RK3588S</w:t>
      </w:r>
      <w:r>
        <w:rPr>
          <w:color w:val="000000" w:themeColor="text1"/>
        </w:rPr>
        <w:t>支持</w:t>
      </w:r>
      <w:r>
        <w:rPr>
          <w:color w:val="000000" w:themeColor="text1"/>
        </w:rPr>
        <w:t>PaddlePaddle</w:t>
      </w:r>
      <w:r>
        <w:rPr>
          <w:color w:val="000000" w:themeColor="text1"/>
        </w:rPr>
        <w:t>框架</w:t>
      </w:r>
    </w:p>
    <w:tbl>
      <w:tblPr>
        <w:tblStyle w:val="afff1"/>
        <w:tblW w:w="0" w:type="auto"/>
        <w:tblLayout w:type="fixed"/>
        <w:tblLook w:val="04A0" w:firstRow="1" w:lastRow="0" w:firstColumn="1" w:lastColumn="0" w:noHBand="0" w:noVBand="1"/>
      </w:tblPr>
      <w:tblGrid>
        <w:gridCol w:w="1555"/>
        <w:gridCol w:w="8072"/>
      </w:tblGrid>
      <w:tr w:rsidR="00342A78" w14:paraId="3E9FA441" w14:textId="77777777">
        <w:tc>
          <w:tcPr>
            <w:tcW w:w="1555" w:type="dxa"/>
            <w:tcBorders>
              <w:top w:val="single" w:sz="4" w:space="0" w:color="auto"/>
              <w:left w:val="single" w:sz="4" w:space="0" w:color="auto"/>
              <w:bottom w:val="single" w:sz="4" w:space="0" w:color="auto"/>
              <w:right w:val="single" w:sz="4" w:space="0" w:color="auto"/>
            </w:tcBorders>
          </w:tcPr>
          <w:p w14:paraId="5C05591E"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60605DFF" w14:textId="77777777" w:rsidR="00342A78" w:rsidRDefault="00000000">
            <w:pPr>
              <w:snapToGrid w:val="0"/>
              <w:spacing w:before="60" w:after="60" w:line="300" w:lineRule="auto"/>
              <w:jc w:val="left"/>
              <w:rPr>
                <w:b/>
                <w:bCs/>
                <w:color w:val="333333"/>
                <w:szCs w:val="21"/>
              </w:rPr>
            </w:pPr>
            <w:r>
              <w:rPr>
                <w:color w:val="333333"/>
                <w:szCs w:val="21"/>
              </w:rPr>
              <w:t xml:space="preserve">ROC-RK3588S-PC </w:t>
            </w:r>
            <w:r>
              <w:rPr>
                <w:color w:val="333333"/>
                <w:szCs w:val="21"/>
              </w:rPr>
              <w:t>开发板；基于</w:t>
            </w:r>
            <w:r>
              <w:rPr>
                <w:color w:val="333333"/>
                <w:szCs w:val="21"/>
              </w:rPr>
              <w:t xml:space="preserve"> openEuler </w:t>
            </w:r>
            <w:r>
              <w:rPr>
                <w:color w:val="333333"/>
                <w:szCs w:val="21"/>
              </w:rPr>
              <w:t>的</w:t>
            </w:r>
            <w:r>
              <w:rPr>
                <w:color w:val="333333"/>
                <w:szCs w:val="21"/>
              </w:rPr>
              <w:t xml:space="preserve"> Rust-Shyper </w:t>
            </w:r>
            <w:r>
              <w:rPr>
                <w:color w:val="333333"/>
                <w:szCs w:val="21"/>
              </w:rPr>
              <w:t>虚拟化环境；可启动</w:t>
            </w:r>
            <w:r>
              <w:rPr>
                <w:color w:val="333333"/>
                <w:szCs w:val="21"/>
              </w:rPr>
              <w:t xml:space="preserve"> VM0</w:t>
            </w:r>
            <w:r>
              <w:rPr>
                <w:color w:val="333333"/>
                <w:szCs w:val="21"/>
              </w:rPr>
              <w:t>，目标虚拟机已分配</w:t>
            </w:r>
            <w:r>
              <w:rPr>
                <w:color w:val="333333"/>
                <w:szCs w:val="21"/>
              </w:rPr>
              <w:t xml:space="preserve"> CPU </w:t>
            </w:r>
            <w:r>
              <w:rPr>
                <w:color w:val="333333"/>
                <w:szCs w:val="21"/>
              </w:rPr>
              <w:t>计算资源；项目中的</w:t>
            </w:r>
            <w:r>
              <w:rPr>
                <w:color w:val="333333"/>
                <w:szCs w:val="21"/>
              </w:rPr>
              <w:t xml:space="preserve"> scripts/rk3588s/AiRE/setup_aire_env.sh</w:t>
            </w:r>
            <w:r>
              <w:rPr>
                <w:color w:val="333333"/>
                <w:szCs w:val="21"/>
              </w:rPr>
              <w:t>、</w:t>
            </w:r>
            <w:r>
              <w:rPr>
                <w:color w:val="333333"/>
                <w:szCs w:val="21"/>
              </w:rPr>
              <w:t xml:space="preserve">scripts/rk3588s/AiRE/check_dl_frame.sh </w:t>
            </w:r>
            <w:r>
              <w:rPr>
                <w:color w:val="333333"/>
                <w:szCs w:val="21"/>
              </w:rPr>
              <w:t>和</w:t>
            </w:r>
            <w:r>
              <w:rPr>
                <w:color w:val="333333"/>
                <w:szCs w:val="21"/>
              </w:rPr>
              <w:t xml:space="preserve"> src/rk3588s/check_env/paddlepaddle/ PaddlePaddle </w:t>
            </w:r>
            <w:r>
              <w:rPr>
                <w:color w:val="333333"/>
                <w:szCs w:val="21"/>
              </w:rPr>
              <w:t>框架检查脚本；</w:t>
            </w:r>
            <w:r>
              <w:rPr>
                <w:color w:val="333333"/>
                <w:szCs w:val="21"/>
              </w:rPr>
              <w:t xml:space="preserve">AiRE Conda </w:t>
            </w:r>
            <w:r>
              <w:rPr>
                <w:color w:val="333333"/>
                <w:szCs w:val="21"/>
              </w:rPr>
              <w:t>运行环境；适配</w:t>
            </w:r>
            <w:r>
              <w:rPr>
                <w:color w:val="333333"/>
                <w:szCs w:val="21"/>
              </w:rPr>
              <w:t xml:space="preserve"> Linux AArch64</w:t>
            </w:r>
            <w:r>
              <w:rPr>
                <w:color w:val="333333"/>
                <w:szCs w:val="21"/>
              </w:rPr>
              <w:t>、</w:t>
            </w:r>
            <w:r>
              <w:rPr>
                <w:color w:val="333333"/>
                <w:szCs w:val="21"/>
              </w:rPr>
              <w:t xml:space="preserve">Python 3.7 </w:t>
            </w:r>
            <w:r>
              <w:rPr>
                <w:color w:val="333333"/>
                <w:szCs w:val="21"/>
              </w:rPr>
              <w:t>的</w:t>
            </w:r>
            <w:r>
              <w:rPr>
                <w:color w:val="333333"/>
                <w:szCs w:val="21"/>
              </w:rPr>
              <w:t xml:space="preserve"> PaddlePaddle 2.0 CPU wheel </w:t>
            </w:r>
            <w:r>
              <w:rPr>
                <w:color w:val="333333"/>
                <w:szCs w:val="21"/>
              </w:rPr>
              <w:t>文件。训练评估用例使用脚本内固定生成的二分类数据，不依赖网络下载数据集。</w:t>
            </w:r>
          </w:p>
        </w:tc>
      </w:tr>
      <w:tr w:rsidR="00342A78" w14:paraId="012C3CAA" w14:textId="77777777">
        <w:tc>
          <w:tcPr>
            <w:tcW w:w="1555" w:type="dxa"/>
            <w:tcBorders>
              <w:top w:val="single" w:sz="4" w:space="0" w:color="auto"/>
              <w:left w:val="single" w:sz="4" w:space="0" w:color="auto"/>
              <w:bottom w:val="single" w:sz="4" w:space="0" w:color="auto"/>
              <w:right w:val="single" w:sz="4" w:space="0" w:color="auto"/>
            </w:tcBorders>
          </w:tcPr>
          <w:p w14:paraId="012B8470"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1ACC9AEA" w14:textId="77777777" w:rsidR="00342A78" w:rsidRDefault="00000000">
            <w:pPr>
              <w:numPr>
                <w:ilvl w:val="0"/>
                <w:numId w:val="34"/>
              </w:numPr>
              <w:snapToGrid w:val="0"/>
              <w:spacing w:before="60" w:after="60" w:line="300" w:lineRule="auto"/>
              <w:jc w:val="left"/>
              <w:rPr>
                <w:color w:val="333333"/>
                <w:szCs w:val="21"/>
              </w:rPr>
            </w:pPr>
            <w:r>
              <w:rPr>
                <w:color w:val="333333"/>
                <w:szCs w:val="21"/>
              </w:rPr>
              <w:t>按本节统一前置检查启动</w:t>
            </w:r>
            <w:r>
              <w:rPr>
                <w:color w:val="333333"/>
                <w:szCs w:val="21"/>
              </w:rPr>
              <w:t xml:space="preserve"> ROC-RK3588S-PC </w:t>
            </w:r>
            <w:r>
              <w:rPr>
                <w:color w:val="333333"/>
                <w:szCs w:val="21"/>
              </w:rPr>
              <w:t>的</w:t>
            </w:r>
            <w:r>
              <w:rPr>
                <w:color w:val="333333"/>
                <w:szCs w:val="21"/>
              </w:rPr>
              <w:t xml:space="preserve"> Rust-Shyper</w:t>
            </w:r>
            <w:r>
              <w:rPr>
                <w:color w:val="333333"/>
                <w:szCs w:val="21"/>
              </w:rPr>
              <w:t>，确认</w:t>
            </w:r>
            <w:r>
              <w:rPr>
                <w:color w:val="333333"/>
                <w:szCs w:val="21"/>
              </w:rPr>
              <w:t xml:space="preserve"> VM0</w:t>
            </w:r>
            <w:r>
              <w:rPr>
                <w:color w:val="333333"/>
                <w:szCs w:val="21"/>
              </w:rPr>
              <w:t>为</w:t>
            </w:r>
            <w:r>
              <w:rPr>
                <w:color w:val="333333"/>
                <w:szCs w:val="21"/>
              </w:rPr>
              <w:t xml:space="preserve"> Active</w:t>
            </w:r>
            <w:r>
              <w:rPr>
                <w:color w:val="333333"/>
                <w:szCs w:val="21"/>
              </w:rPr>
              <w:t>；进入分配</w:t>
            </w:r>
            <w:r>
              <w:rPr>
                <w:color w:val="333333"/>
                <w:szCs w:val="21"/>
              </w:rPr>
              <w:t xml:space="preserve"> CPU </w:t>
            </w:r>
            <w:r>
              <w:rPr>
                <w:color w:val="333333"/>
                <w:szCs w:val="21"/>
              </w:rPr>
              <w:t>资源的目标虚拟机，确认系统能够正常运行。</w:t>
            </w:r>
          </w:p>
          <w:p w14:paraId="49F05AF3" w14:textId="77777777" w:rsidR="00342A78" w:rsidRDefault="00000000">
            <w:pPr>
              <w:numPr>
                <w:ilvl w:val="0"/>
                <w:numId w:val="34"/>
              </w:numPr>
              <w:snapToGrid w:val="0"/>
              <w:spacing w:before="60" w:after="60" w:line="300" w:lineRule="auto"/>
              <w:jc w:val="left"/>
              <w:rPr>
                <w:color w:val="333333"/>
                <w:szCs w:val="21"/>
              </w:rPr>
            </w:pPr>
            <w:r>
              <w:rPr>
                <w:color w:val="333333"/>
                <w:szCs w:val="21"/>
              </w:rPr>
              <w:t>若板端尚未部署项目，上传以下项目内容至</w:t>
            </w:r>
            <w:r>
              <w:rPr>
                <w:color w:val="333333"/>
                <w:szCs w:val="21"/>
              </w:rPr>
              <w:t xml:space="preserve"> /root/AIRE/AIRE-Mindspore/</w:t>
            </w:r>
            <w:r>
              <w:rPr>
                <w:color w:val="333333"/>
                <w:szCs w:val="21"/>
              </w:rPr>
              <w:t>，并保留目录结构：</w:t>
            </w:r>
          </w:p>
          <w:sdt>
            <w:sdtPr>
              <w:rPr>
                <w:rFonts w:ascii="Consolas"/>
                <w:color w:val="333333"/>
                <w:szCs w:val="21"/>
              </w:rPr>
              <w:id w:val="147457100"/>
              <w:placeholder>
                <w:docPart w:val="{780dfb1f-dddd-48e8-ab86-59c9ad4569cd}"/>
              </w:placeholder>
              <w15:appearance w15:val="hidden"/>
              <w:text w:multiLine="1"/>
            </w:sdtPr>
            <w:sdtContent>
              <w:p w14:paraId="53B54598"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scripts/rk3588s/AiRE/</w:t>
                </w:r>
                <w:r>
                  <w:rPr>
                    <w:rFonts w:ascii="Consolas"/>
                    <w:color w:val="333333"/>
                    <w:szCs w:val="21"/>
                  </w:rPr>
                  <w:br/>
                  <w:t>src/rk3588s/check_env/</w:t>
                </w:r>
                <w:r>
                  <w:rPr>
                    <w:rFonts w:ascii="Consolas" w:hint="eastAsia"/>
                    <w:color w:val="333333"/>
                    <w:szCs w:val="21"/>
                  </w:rPr>
                  <w:t>paddlepaddle</w:t>
                </w:r>
                <w:r>
                  <w:rPr>
                    <w:rFonts w:ascii="Consolas"/>
                    <w:color w:val="333333"/>
                    <w:szCs w:val="21"/>
                  </w:rPr>
                  <w:t>/</w:t>
                </w:r>
              </w:p>
            </w:sdtContent>
          </w:sdt>
          <w:p w14:paraId="71A86B1F" w14:textId="77777777" w:rsidR="00342A78" w:rsidRDefault="00000000">
            <w:pPr>
              <w:numPr>
                <w:ilvl w:val="0"/>
                <w:numId w:val="34"/>
              </w:numPr>
              <w:snapToGrid w:val="0"/>
              <w:spacing w:before="60" w:after="60" w:line="300" w:lineRule="auto"/>
              <w:jc w:val="left"/>
              <w:rPr>
                <w:color w:val="333333"/>
                <w:szCs w:val="21"/>
              </w:rPr>
            </w:pPr>
            <w:r>
              <w:rPr>
                <w:color w:val="333333"/>
                <w:szCs w:val="21"/>
              </w:rPr>
              <w:t>将已验证的</w:t>
            </w:r>
            <w:r>
              <w:rPr>
                <w:color w:val="333333"/>
                <w:szCs w:val="21"/>
              </w:rPr>
              <w:t xml:space="preserve"> PaddlePaddle 2.0 CPU wheel </w:t>
            </w:r>
            <w:r>
              <w:rPr>
                <w:color w:val="333333"/>
                <w:szCs w:val="21"/>
              </w:rPr>
              <w:t>上传至板端，例如：</w:t>
            </w:r>
          </w:p>
          <w:sdt>
            <w:sdtPr>
              <w:rPr>
                <w:rFonts w:ascii="Consolas"/>
                <w:color w:val="333333"/>
                <w:szCs w:val="21"/>
              </w:rPr>
              <w:id w:val="147463021"/>
              <w:placeholder>
                <w:docPart w:val="{7a89f25d-d9f7-441b-8428-a15ac65bf356}"/>
              </w:placeholder>
              <w15:appearance w15:val="hidden"/>
              <w:text w:multiLine="1"/>
            </w:sdtPr>
            <w:sdtContent>
              <w:p w14:paraId="40B95B62"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/root/packages/paddlepaddle-2.0.</w:t>
                </w:r>
                <w:r>
                  <w:rPr>
                    <w:rFonts w:ascii="Consolas" w:hint="eastAsia"/>
                    <w:color w:val="333333"/>
                    <w:szCs w:val="21"/>
                  </w:rPr>
                  <w:t>2</w:t>
                </w:r>
                <w:r>
                  <w:rPr>
                    <w:rFonts w:ascii="Consolas"/>
                    <w:color w:val="333333"/>
                    <w:szCs w:val="21"/>
                  </w:rPr>
                  <w:t>-...-aarch64.whl</w:t>
                </w:r>
              </w:p>
            </w:sdtContent>
          </w:sdt>
          <w:p w14:paraId="3001A683" w14:textId="77777777" w:rsidR="00342A78" w:rsidRDefault="00000000">
            <w:pPr>
              <w:numPr>
                <w:ilvl w:val="0"/>
                <w:numId w:val="34"/>
              </w:numPr>
              <w:snapToGrid w:val="0"/>
              <w:spacing w:before="60" w:after="60" w:line="300" w:lineRule="auto"/>
              <w:jc w:val="left"/>
              <w:rPr>
                <w:color w:val="333333"/>
                <w:szCs w:val="21"/>
              </w:rPr>
            </w:pPr>
            <w:r>
              <w:rPr>
                <w:color w:val="333333"/>
                <w:szCs w:val="21"/>
              </w:rPr>
              <w:t>固定板端</w:t>
            </w:r>
            <w:r>
              <w:rPr>
                <w:color w:val="333333"/>
                <w:szCs w:val="21"/>
              </w:rPr>
              <w:t xml:space="preserve"> CPU </w:t>
            </w:r>
            <w:r>
              <w:rPr>
                <w:color w:val="333333"/>
                <w:szCs w:val="21"/>
              </w:rPr>
              <w:t>性能状态，执行：</w:t>
            </w:r>
          </w:p>
          <w:sdt>
            <w:sdtPr>
              <w:rPr>
                <w:rFonts w:ascii="Consolas"/>
                <w:color w:val="333333"/>
                <w:szCs w:val="21"/>
              </w:rPr>
              <w:id w:val="147467316"/>
              <w:placeholder>
                <w:docPart w:val="{6ad65080-132e-4cdc-aa9f-5ec6a4c72e3a}"/>
              </w:placeholder>
              <w15:appearance w15:val="hidden"/>
              <w:text w:multiLine="1"/>
            </w:sdtPr>
            <w:sdtContent>
              <w:p w14:paraId="710D0296"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cd /root/AIRE/AIRE-Mindspore/scripts/rk3588s/AiRE</w:t>
                </w:r>
                <w:r>
                  <w:rPr>
                    <w:rFonts w:ascii="Consolas"/>
                    <w:color w:val="333333"/>
                    <w:szCs w:val="21"/>
                  </w:rPr>
                  <w:br/>
                  <w:t>bash set_board_performance.sh --cpu performance</w:t>
                </w:r>
              </w:p>
            </w:sdtContent>
          </w:sdt>
          <w:p w14:paraId="7AA09F26" w14:textId="77777777" w:rsidR="00342A78" w:rsidRDefault="00000000">
            <w:pPr>
              <w:numPr>
                <w:ilvl w:val="0"/>
                <w:numId w:val="34"/>
              </w:numPr>
              <w:snapToGrid w:val="0"/>
              <w:spacing w:before="60" w:after="60" w:line="300" w:lineRule="auto"/>
              <w:jc w:val="left"/>
              <w:rPr>
                <w:color w:val="333333"/>
                <w:szCs w:val="21"/>
              </w:rPr>
            </w:pPr>
            <w:r>
              <w:rPr>
                <w:color w:val="333333"/>
                <w:szCs w:val="21"/>
              </w:rPr>
              <w:t>创建或检查</w:t>
            </w:r>
            <w:r>
              <w:rPr>
                <w:color w:val="333333"/>
                <w:szCs w:val="21"/>
              </w:rPr>
              <w:t xml:space="preserve"> AiRE </w:t>
            </w:r>
            <w:r>
              <w:rPr>
                <w:color w:val="333333"/>
                <w:szCs w:val="21"/>
              </w:rPr>
              <w:t>运行环境，并按需安装</w:t>
            </w:r>
            <w:r>
              <w:rPr>
                <w:color w:val="333333"/>
                <w:szCs w:val="21"/>
              </w:rPr>
              <w:t xml:space="preserve"> PaddlePaddle CPU </w:t>
            </w:r>
            <w:r>
              <w:rPr>
                <w:color w:val="333333"/>
                <w:szCs w:val="21"/>
              </w:rPr>
              <w:t>框架组件：</w:t>
            </w:r>
          </w:p>
          <w:sdt>
            <w:sdtPr>
              <w:rPr>
                <w:rFonts w:ascii="Consolas"/>
                <w:color w:val="333333"/>
                <w:szCs w:val="21"/>
              </w:rPr>
              <w:id w:val="147482263"/>
              <w:placeholder>
                <w:docPart w:val="{28b2cd62-15d3-4500-a318-a904549b8357}"/>
              </w:placeholder>
              <w15:appearance w15:val="hidden"/>
              <w:text w:multiLine="1"/>
            </w:sdtPr>
            <w:sdtContent>
              <w:p w14:paraId="3B76507F"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cd /root/AIRE/AIRE-Mindspore/scripts/rk3588s/AiRE</w:t>
                </w:r>
                <w:r>
                  <w:rPr>
                    <w:rFonts w:ascii="Consolas"/>
                    <w:color w:val="333333"/>
                    <w:szCs w:val="21"/>
                  </w:rPr>
                  <w:br/>
                </w:r>
                <w:r>
                  <w:rPr>
                    <w:rFonts w:ascii="Consolas" w:hint="eastAsia"/>
                    <w:color w:val="333333"/>
                    <w:szCs w:val="21"/>
                  </w:rPr>
                  <w:lastRenderedPageBreak/>
                  <w:t>AIRE_PADDLEPADDLE_WHEEL=/root/packages/paddlepaddle-2.0.0-...-aarch64.whl \</w:t>
                </w:r>
                <w:r>
                  <w:rPr>
                    <w:rFonts w:ascii="Consolas"/>
                    <w:color w:val="333333"/>
                    <w:szCs w:val="21"/>
                  </w:rPr>
                  <w:br/>
                </w:r>
                <w:r>
                  <w:rPr>
                    <w:rFonts w:ascii="Consolas" w:hint="eastAsia"/>
                    <w:color w:val="333333"/>
                    <w:szCs w:val="21"/>
                  </w:rPr>
                  <w:t xml:space="preserve">  bash setup_aire_env.sh --paddlepaddle</w:t>
                </w:r>
              </w:p>
            </w:sdtContent>
          </w:sdt>
          <w:p w14:paraId="1A5D44CE" w14:textId="77777777" w:rsidR="00342A78" w:rsidRDefault="00000000">
            <w:pPr>
              <w:numPr>
                <w:ilvl w:val="0"/>
                <w:numId w:val="34"/>
              </w:numPr>
              <w:snapToGrid w:val="0"/>
              <w:spacing w:before="60" w:after="60" w:line="300" w:lineRule="auto"/>
              <w:jc w:val="left"/>
              <w:rPr>
                <w:color w:val="333333"/>
                <w:szCs w:val="21"/>
              </w:rPr>
            </w:pPr>
            <w:r>
              <w:rPr>
                <w:color w:val="333333"/>
                <w:szCs w:val="21"/>
              </w:rPr>
              <w:t>依次执行测试用例</w:t>
            </w:r>
            <w:r>
              <w:rPr>
                <w:color w:val="333333"/>
                <w:szCs w:val="21"/>
              </w:rPr>
              <w:t xml:space="preserve"> 1.9.1 PaddlePaddle CPU </w:t>
            </w:r>
            <w:r>
              <w:rPr>
                <w:color w:val="333333"/>
                <w:szCs w:val="21"/>
              </w:rPr>
              <w:t>训练评估和测试用例</w:t>
            </w:r>
            <w:r>
              <w:rPr>
                <w:color w:val="333333"/>
                <w:szCs w:val="21"/>
              </w:rPr>
              <w:t xml:space="preserve"> 1.9.2 PaddlePaddle </w:t>
            </w:r>
            <w:r>
              <w:rPr>
                <w:color w:val="333333"/>
                <w:szCs w:val="21"/>
              </w:rPr>
              <w:t>模型保存加载推理子用例。</w:t>
            </w:r>
          </w:p>
          <w:p w14:paraId="3BC2BFF3" w14:textId="77777777" w:rsidR="00342A78" w:rsidRDefault="00000000">
            <w:pPr>
              <w:numPr>
                <w:ilvl w:val="0"/>
                <w:numId w:val="34"/>
              </w:numPr>
              <w:snapToGrid w:val="0"/>
              <w:spacing w:before="60" w:after="60" w:line="300" w:lineRule="auto"/>
              <w:jc w:val="left"/>
              <w:rPr>
                <w:b/>
                <w:bCs/>
                <w:color w:val="333333"/>
                <w:szCs w:val="21"/>
              </w:rPr>
            </w:pPr>
            <w:r>
              <w:rPr>
                <w:color w:val="333333"/>
                <w:szCs w:val="21"/>
              </w:rPr>
              <w:t>查看</w:t>
            </w:r>
            <w:r>
              <w:rPr>
                <w:color w:val="333333"/>
                <w:szCs w:val="21"/>
              </w:rPr>
              <w:t xml:space="preserve"> runs/check_env/ </w:t>
            </w:r>
            <w:r>
              <w:rPr>
                <w:color w:val="333333"/>
                <w:szCs w:val="21"/>
              </w:rPr>
              <w:t>目录下生成的</w:t>
            </w:r>
            <w:r>
              <w:rPr>
                <w:color w:val="333333"/>
                <w:szCs w:val="21"/>
              </w:rPr>
              <w:t xml:space="preserve"> JSON </w:t>
            </w:r>
            <w:r>
              <w:rPr>
                <w:color w:val="333333"/>
                <w:szCs w:val="21"/>
              </w:rPr>
              <w:t>结果文件和</w:t>
            </w:r>
            <w:r>
              <w:rPr>
                <w:color w:val="333333"/>
                <w:szCs w:val="21"/>
              </w:rPr>
              <w:t xml:space="preserve"> .pdparams </w:t>
            </w:r>
            <w:r>
              <w:rPr>
                <w:color w:val="333333"/>
                <w:szCs w:val="21"/>
              </w:rPr>
              <w:t>模型参数文件，记录框架版本、</w:t>
            </w:r>
            <w:r>
              <w:rPr>
                <w:color w:val="333333"/>
                <w:szCs w:val="21"/>
              </w:rPr>
              <w:t xml:space="preserve">CPU </w:t>
            </w:r>
            <w:r>
              <w:rPr>
                <w:color w:val="333333"/>
                <w:szCs w:val="21"/>
              </w:rPr>
              <w:t>设备、</w:t>
            </w:r>
            <w:r>
              <w:rPr>
                <w:color w:val="333333"/>
                <w:szCs w:val="21"/>
              </w:rPr>
              <w:t>loss</w:t>
            </w:r>
            <w:r>
              <w:rPr>
                <w:color w:val="333333"/>
                <w:szCs w:val="21"/>
              </w:rPr>
              <w:t>、准确率、参数更新状态、模型保存路径和推理一致性误差。</w:t>
            </w:r>
          </w:p>
        </w:tc>
      </w:tr>
      <w:tr w:rsidR="00342A78" w14:paraId="5C5F63A7" w14:textId="77777777">
        <w:tc>
          <w:tcPr>
            <w:tcW w:w="1555" w:type="dxa"/>
            <w:tcBorders>
              <w:top w:val="single" w:sz="4" w:space="0" w:color="auto"/>
              <w:left w:val="single" w:sz="4" w:space="0" w:color="auto"/>
              <w:bottom w:val="single" w:sz="4" w:space="0" w:color="auto"/>
              <w:right w:val="single" w:sz="4" w:space="0" w:color="auto"/>
            </w:tcBorders>
          </w:tcPr>
          <w:p w14:paraId="1A904BDF" w14:textId="77777777" w:rsidR="00342A78" w:rsidRDefault="00000000">
            <w:pPr>
              <w:snapToGrid w:val="0"/>
              <w:spacing w:before="60" w:after="60" w:line="300" w:lineRule="auto"/>
              <w:jc w:val="left"/>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40351484" w14:textId="77777777" w:rsidR="00342A78" w:rsidRDefault="00000000">
            <w:pPr>
              <w:rPr>
                <w:color w:val="C00000"/>
                <w:szCs w:val="21"/>
              </w:rPr>
            </w:pPr>
            <w:r>
              <w:rPr>
                <w:color w:val="333333"/>
                <w:szCs w:val="21"/>
              </w:rPr>
              <w:t xml:space="preserve">PaddlePaddle </w:t>
            </w:r>
            <w:r>
              <w:rPr>
                <w:color w:val="333333"/>
                <w:szCs w:val="21"/>
              </w:rPr>
              <w:t>能够在</w:t>
            </w:r>
            <w:r>
              <w:rPr>
                <w:color w:val="333333"/>
                <w:szCs w:val="21"/>
              </w:rPr>
              <w:t xml:space="preserve"> AiRE CPU </w:t>
            </w:r>
            <w:r>
              <w:rPr>
                <w:color w:val="333333"/>
                <w:szCs w:val="21"/>
              </w:rPr>
              <w:t>环境中正确导入；</w:t>
            </w:r>
            <w:r>
              <w:rPr>
                <w:color w:val="333333"/>
                <w:szCs w:val="21"/>
              </w:rPr>
              <w:t xml:space="preserve">PaddlePaddle </w:t>
            </w:r>
            <w:r>
              <w:rPr>
                <w:color w:val="333333"/>
                <w:szCs w:val="21"/>
              </w:rPr>
              <w:t>能够在</w:t>
            </w:r>
            <w:r>
              <w:rPr>
                <w:color w:val="333333"/>
                <w:szCs w:val="21"/>
              </w:rPr>
              <w:t xml:space="preserve"> Rust-Shyper </w:t>
            </w:r>
            <w:r>
              <w:rPr>
                <w:color w:val="333333"/>
                <w:szCs w:val="21"/>
              </w:rPr>
              <w:t>虚拟机中完成数据加载、网络构建、前向计算、反向传播、优化器参数更新、模型评估、模型保存、模型加载和</w:t>
            </w:r>
            <w:r>
              <w:rPr>
                <w:color w:val="333333"/>
                <w:szCs w:val="21"/>
              </w:rPr>
              <w:t xml:space="preserve"> CPU </w:t>
            </w:r>
            <w:r>
              <w:rPr>
                <w:color w:val="333333"/>
                <w:szCs w:val="21"/>
              </w:rPr>
              <w:t>推理。训练评估与模型参数推理用例均输出有效</w:t>
            </w:r>
            <w:r>
              <w:rPr>
                <w:color w:val="333333"/>
                <w:szCs w:val="21"/>
              </w:rPr>
              <w:t xml:space="preserve"> JSON </w:t>
            </w:r>
            <w:r>
              <w:rPr>
                <w:color w:val="333333"/>
                <w:szCs w:val="21"/>
              </w:rPr>
              <w:t>结果和成功标志，证明项目环境对</w:t>
            </w:r>
            <w:r>
              <w:rPr>
                <w:color w:val="333333"/>
                <w:szCs w:val="21"/>
              </w:rPr>
              <w:t xml:space="preserve"> PaddlePaddle </w:t>
            </w:r>
            <w:r>
              <w:rPr>
                <w:color w:val="333333"/>
                <w:szCs w:val="21"/>
              </w:rPr>
              <w:t>框架具有完整运行支持能力。</w:t>
            </w:r>
          </w:p>
        </w:tc>
      </w:tr>
    </w:tbl>
    <w:p w14:paraId="4396901A" w14:textId="77777777" w:rsidR="00342A78" w:rsidRDefault="00000000">
      <w:pPr>
        <w:pStyle w:val="6"/>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9.1</w:t>
      </w:r>
      <w:r>
        <w:rPr>
          <w:color w:val="000000" w:themeColor="text1"/>
        </w:rPr>
        <w:t>：</w:t>
      </w:r>
      <w:r>
        <w:rPr>
          <w:color w:val="000000" w:themeColor="text1"/>
        </w:rPr>
        <w:t>PaddlePaddle</w:t>
      </w:r>
      <w:r>
        <w:rPr>
          <w:color w:val="000000" w:themeColor="text1"/>
        </w:rPr>
        <w:t>框架训练与评估</w:t>
      </w:r>
    </w:p>
    <w:tbl>
      <w:tblPr>
        <w:tblStyle w:val="afff1"/>
        <w:tblW w:w="0" w:type="auto"/>
        <w:tblLayout w:type="fixed"/>
        <w:tblLook w:val="04A0" w:firstRow="1" w:lastRow="0" w:firstColumn="1" w:lastColumn="0" w:noHBand="0" w:noVBand="1"/>
      </w:tblPr>
      <w:tblGrid>
        <w:gridCol w:w="1555"/>
        <w:gridCol w:w="8072"/>
      </w:tblGrid>
      <w:tr w:rsidR="00342A78" w14:paraId="6D49969A" w14:textId="77777777">
        <w:trPr>
          <w:trHeight w:val="90"/>
        </w:trPr>
        <w:tc>
          <w:tcPr>
            <w:tcW w:w="1555" w:type="dxa"/>
            <w:tcBorders>
              <w:top w:val="single" w:sz="4" w:space="0" w:color="auto"/>
              <w:left w:val="single" w:sz="4" w:space="0" w:color="auto"/>
              <w:bottom w:val="single" w:sz="4" w:space="0" w:color="auto"/>
              <w:right w:val="single" w:sz="4" w:space="0" w:color="auto"/>
            </w:tcBorders>
          </w:tcPr>
          <w:p w14:paraId="6511F94C"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5E547297" w14:textId="77777777" w:rsidR="00342A78" w:rsidRDefault="00000000">
            <w:pPr>
              <w:snapToGrid w:val="0"/>
              <w:spacing w:before="60" w:after="60" w:line="300" w:lineRule="auto"/>
              <w:jc w:val="left"/>
              <w:rPr>
                <w:b/>
                <w:bCs/>
                <w:color w:val="333333"/>
                <w:szCs w:val="21"/>
              </w:rPr>
            </w:pPr>
            <w:r>
              <w:rPr>
                <w:color w:val="333333"/>
                <w:szCs w:val="21"/>
              </w:rPr>
              <w:t>已完成测试用例</w:t>
            </w:r>
            <w:r>
              <w:rPr>
                <w:color w:val="333333"/>
                <w:szCs w:val="21"/>
              </w:rPr>
              <w:t xml:space="preserve"> 1.9 </w:t>
            </w:r>
            <w:r>
              <w:rPr>
                <w:color w:val="333333"/>
                <w:szCs w:val="21"/>
              </w:rPr>
              <w:t>的</w:t>
            </w:r>
            <w:r>
              <w:rPr>
                <w:color w:val="333333"/>
                <w:szCs w:val="21"/>
              </w:rPr>
              <w:t xml:space="preserve"> Rust-Shyper</w:t>
            </w:r>
            <w:r>
              <w:rPr>
                <w:color w:val="333333"/>
                <w:szCs w:val="21"/>
              </w:rPr>
              <w:t>、虚拟机、</w:t>
            </w:r>
            <w:r>
              <w:rPr>
                <w:color w:val="333333"/>
                <w:szCs w:val="21"/>
              </w:rPr>
              <w:t xml:space="preserve">AiRE </w:t>
            </w:r>
            <w:r>
              <w:rPr>
                <w:color w:val="333333"/>
                <w:szCs w:val="21"/>
              </w:rPr>
              <w:t>环境和</w:t>
            </w:r>
            <w:r>
              <w:rPr>
                <w:color w:val="333333"/>
                <w:szCs w:val="21"/>
              </w:rPr>
              <w:t xml:space="preserve"> PaddlePaddle </w:t>
            </w:r>
            <w:r>
              <w:rPr>
                <w:color w:val="333333"/>
                <w:szCs w:val="21"/>
              </w:rPr>
              <w:t>前置配置；目标虚拟机已分配</w:t>
            </w:r>
            <w:r>
              <w:rPr>
                <w:color w:val="333333"/>
                <w:szCs w:val="21"/>
              </w:rPr>
              <w:t xml:space="preserve"> CPU </w:t>
            </w:r>
            <w:r>
              <w:rPr>
                <w:color w:val="333333"/>
                <w:szCs w:val="21"/>
              </w:rPr>
              <w:t>资源；项目中的</w:t>
            </w:r>
            <w:r>
              <w:rPr>
                <w:color w:val="333333"/>
                <w:szCs w:val="21"/>
              </w:rPr>
              <w:t xml:space="preserve"> src/rk3588s/check_env/paddlepaddle/train_eval.py </w:t>
            </w:r>
            <w:r>
              <w:rPr>
                <w:color w:val="333333"/>
                <w:szCs w:val="21"/>
              </w:rPr>
              <w:t>脚本已部署。脚本使用固定随机种子生成</w:t>
            </w:r>
            <w:r>
              <w:rPr>
                <w:color w:val="333333"/>
                <w:szCs w:val="21"/>
              </w:rPr>
              <w:t xml:space="preserve"> 256 </w:t>
            </w:r>
            <w:r>
              <w:rPr>
                <w:color w:val="333333"/>
                <w:szCs w:val="21"/>
              </w:rPr>
              <w:t>个本地二分类样本，验证数据批处理、网络训练和模型评估功能。</w:t>
            </w:r>
          </w:p>
        </w:tc>
      </w:tr>
      <w:tr w:rsidR="00342A78" w14:paraId="6594E44D" w14:textId="77777777">
        <w:tc>
          <w:tcPr>
            <w:tcW w:w="1555" w:type="dxa"/>
            <w:tcBorders>
              <w:top w:val="single" w:sz="4" w:space="0" w:color="auto"/>
              <w:left w:val="single" w:sz="4" w:space="0" w:color="auto"/>
              <w:bottom w:val="single" w:sz="4" w:space="0" w:color="auto"/>
              <w:right w:val="single" w:sz="4" w:space="0" w:color="auto"/>
            </w:tcBorders>
          </w:tcPr>
          <w:p w14:paraId="0A481D73"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7157EDA2" w14:textId="77777777" w:rsidR="00342A78" w:rsidRDefault="00000000">
            <w:pPr>
              <w:numPr>
                <w:ilvl w:val="0"/>
                <w:numId w:val="35"/>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147464366"/>
              <w:placeholder>
                <w:docPart w:val="{12d8ce1e-d7bf-4a6b-bedd-892466b65b1f}"/>
              </w:placeholder>
              <w15:appearance w15:val="hidden"/>
              <w:text w:multiLine="1"/>
            </w:sdtPr>
            <w:sdtContent>
              <w:p w14:paraId="7DC2D231"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30BE8BD4" w14:textId="77777777" w:rsidR="00342A78" w:rsidRDefault="00000000">
            <w:pPr>
              <w:numPr>
                <w:ilvl w:val="0"/>
                <w:numId w:val="35"/>
              </w:numPr>
              <w:snapToGrid w:val="0"/>
              <w:spacing w:before="60" w:after="60" w:line="300" w:lineRule="auto"/>
              <w:jc w:val="left"/>
              <w:rPr>
                <w:color w:val="333333"/>
                <w:szCs w:val="21"/>
              </w:rPr>
            </w:pPr>
            <w:r>
              <w:rPr>
                <w:color w:val="333333"/>
                <w:szCs w:val="21"/>
              </w:rPr>
              <w:t>执行</w:t>
            </w:r>
            <w:r>
              <w:rPr>
                <w:color w:val="333333"/>
                <w:szCs w:val="21"/>
              </w:rPr>
              <w:t xml:space="preserve"> MindSpore </w:t>
            </w:r>
            <w:r>
              <w:rPr>
                <w:color w:val="333333"/>
                <w:szCs w:val="21"/>
              </w:rPr>
              <w:t>训练与评估用例：</w:t>
            </w:r>
          </w:p>
          <w:sdt>
            <w:sdtPr>
              <w:rPr>
                <w:rFonts w:ascii="Consolas"/>
                <w:color w:val="333333"/>
                <w:szCs w:val="21"/>
              </w:rPr>
              <w:id w:val="147453945"/>
              <w:placeholder>
                <w:docPart w:val="{6d599870-29ab-48d2-940d-c6cc92f405e7}"/>
              </w:placeholder>
              <w15:appearance w15:val="hidden"/>
              <w:text w:multiLine="1"/>
            </w:sdtPr>
            <w:sdtContent>
              <w:p w14:paraId="5AA9B0A6"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bash scripts/rk3588s/AiRE/check_dl_frame.sh \</w:t>
                </w:r>
                <w:r>
                  <w:rPr>
                    <w:rFonts w:ascii="Consolas" w:hint="eastAsia"/>
                    <w:color w:val="333333"/>
                    <w:szCs w:val="21"/>
                  </w:rPr>
                  <w:br/>
                  <w:t xml:space="preserve">  --framework paddlepaddle \</w:t>
                </w:r>
                <w:r>
                  <w:rPr>
                    <w:rFonts w:ascii="Consolas" w:hint="eastAsia"/>
                    <w:color w:val="333333"/>
                    <w:szCs w:val="21"/>
                  </w:rPr>
                  <w:br/>
                  <w:t xml:space="preserve">  --function train_eva</w:t>
                </w:r>
                <w:r>
                  <w:rPr>
                    <w:rFonts w:ascii="Consolas"/>
                    <w:color w:val="333333"/>
                    <w:szCs w:val="21"/>
                  </w:rPr>
                  <w:t>l</w:t>
                </w:r>
              </w:p>
            </w:sdtContent>
          </w:sdt>
          <w:p w14:paraId="0E314F09" w14:textId="77777777" w:rsidR="00342A78" w:rsidRDefault="00000000">
            <w:pPr>
              <w:numPr>
                <w:ilvl w:val="0"/>
                <w:numId w:val="35"/>
              </w:numPr>
              <w:snapToGrid w:val="0"/>
              <w:spacing w:before="60" w:after="60" w:line="300" w:lineRule="auto"/>
              <w:jc w:val="left"/>
              <w:rPr>
                <w:color w:val="333333"/>
                <w:szCs w:val="21"/>
              </w:rPr>
            </w:pPr>
            <w:r>
              <w:rPr>
                <w:color w:val="333333"/>
                <w:szCs w:val="21"/>
              </w:rPr>
              <w:t>查看终端输出及结果文件：</w:t>
            </w:r>
          </w:p>
          <w:sdt>
            <w:sdtPr>
              <w:rPr>
                <w:rFonts w:ascii="Consolas"/>
                <w:color w:val="333333"/>
                <w:szCs w:val="21"/>
              </w:rPr>
              <w:id w:val="147479929"/>
              <w:placeholder>
                <w:docPart w:val="{1a46a4e4-7db5-4587-9602-6f8d8427af60}"/>
              </w:placeholder>
              <w15:appearance w15:val="hidden"/>
              <w:text w:multiLine="1"/>
            </w:sdtPr>
            <w:sdtContent>
              <w:p w14:paraId="17EEDE09"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cat runs/check_env/paddlepaddle_train_eval.json</w:t>
                </w:r>
              </w:p>
            </w:sdtContent>
          </w:sdt>
          <w:p w14:paraId="278940CC" w14:textId="77777777" w:rsidR="00342A78" w:rsidRDefault="00000000">
            <w:pPr>
              <w:numPr>
                <w:ilvl w:val="0"/>
                <w:numId w:val="35"/>
              </w:numPr>
              <w:snapToGrid w:val="0"/>
              <w:spacing w:before="60" w:after="60" w:line="300" w:lineRule="auto"/>
              <w:jc w:val="left"/>
              <w:rPr>
                <w:b/>
                <w:bCs/>
                <w:color w:val="333333"/>
                <w:szCs w:val="21"/>
              </w:rPr>
            </w:pPr>
            <w:r>
              <w:rPr>
                <w:rFonts w:hint="eastAsia"/>
                <w:color w:val="333333"/>
                <w:szCs w:val="21"/>
              </w:rPr>
              <w:t>记录</w:t>
            </w:r>
            <w:r>
              <w:rPr>
                <w:rFonts w:hint="eastAsia"/>
                <w:color w:val="333333"/>
                <w:szCs w:val="21"/>
              </w:rPr>
              <w:t xml:space="preserve"> PaddlePaddle </w:t>
            </w:r>
            <w:r>
              <w:rPr>
                <w:rFonts w:hint="eastAsia"/>
                <w:color w:val="333333"/>
                <w:szCs w:val="21"/>
              </w:rPr>
              <w:t>版本、</w:t>
            </w:r>
            <w:r>
              <w:rPr>
                <w:rFonts w:hint="eastAsia"/>
                <w:color w:val="333333"/>
                <w:szCs w:val="21"/>
              </w:rPr>
              <w:t xml:space="preserve">CPU </w:t>
            </w:r>
            <w:r>
              <w:rPr>
                <w:rFonts w:hint="eastAsia"/>
                <w:color w:val="333333"/>
                <w:szCs w:val="21"/>
              </w:rPr>
              <w:t>设备、训练初始</w:t>
            </w:r>
            <w:r>
              <w:rPr>
                <w:rFonts w:hint="eastAsia"/>
                <w:color w:val="333333"/>
                <w:szCs w:val="21"/>
              </w:rPr>
              <w:t xml:space="preserve"> loss</w:t>
            </w:r>
            <w:r>
              <w:rPr>
                <w:rFonts w:hint="eastAsia"/>
                <w:color w:val="333333"/>
                <w:szCs w:val="21"/>
              </w:rPr>
              <w:t>、最终</w:t>
            </w:r>
            <w:r>
              <w:rPr>
                <w:rFonts w:hint="eastAsia"/>
                <w:color w:val="333333"/>
                <w:szCs w:val="21"/>
              </w:rPr>
              <w:t xml:space="preserve"> loss</w:t>
            </w:r>
            <w:r>
              <w:rPr>
                <w:rFonts w:hint="eastAsia"/>
                <w:color w:val="333333"/>
                <w:szCs w:val="21"/>
              </w:rPr>
              <w:t>、</w:t>
            </w:r>
            <w:r>
              <w:rPr>
                <w:rFonts w:hint="eastAsia"/>
                <w:color w:val="333333"/>
                <w:szCs w:val="21"/>
              </w:rPr>
              <w:t xml:space="preserve">accuracy </w:t>
            </w:r>
            <w:r>
              <w:rPr>
                <w:rFonts w:hint="eastAsia"/>
                <w:color w:val="333333"/>
                <w:szCs w:val="21"/>
              </w:rPr>
              <w:t>和参数更新状态。</w:t>
            </w:r>
          </w:p>
        </w:tc>
      </w:tr>
      <w:tr w:rsidR="00342A78" w14:paraId="61E842EC" w14:textId="77777777">
        <w:tc>
          <w:tcPr>
            <w:tcW w:w="1555" w:type="dxa"/>
            <w:tcBorders>
              <w:top w:val="single" w:sz="4" w:space="0" w:color="auto"/>
              <w:left w:val="single" w:sz="4" w:space="0" w:color="auto"/>
              <w:bottom w:val="single" w:sz="4" w:space="0" w:color="auto"/>
              <w:right w:val="single" w:sz="4" w:space="0" w:color="auto"/>
            </w:tcBorders>
          </w:tcPr>
          <w:p w14:paraId="1A441067" w14:textId="77777777" w:rsidR="00342A78" w:rsidRDefault="00000000">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74360744" w14:textId="77777777" w:rsidR="00342A78" w:rsidRDefault="00000000">
            <w:pPr>
              <w:rPr>
                <w:color w:val="C00000"/>
                <w:szCs w:val="21"/>
              </w:rPr>
            </w:pPr>
            <w:r>
              <w:rPr>
                <w:color w:val="333333"/>
                <w:szCs w:val="21"/>
              </w:rPr>
              <w:t>脚本成功完成固定数据的批处理、线性分类网络构建、前向计算、交叉熵损失计算、反向传播和</w:t>
            </w:r>
            <w:r>
              <w:rPr>
                <w:color w:val="333333"/>
                <w:szCs w:val="21"/>
              </w:rPr>
              <w:t xml:space="preserve"> SGD </w:t>
            </w:r>
            <w:r>
              <w:rPr>
                <w:color w:val="333333"/>
                <w:szCs w:val="21"/>
              </w:rPr>
              <w:t>参数更新；输出</w:t>
            </w:r>
            <w:r>
              <w:rPr>
                <w:color w:val="333333"/>
                <w:szCs w:val="21"/>
              </w:rPr>
              <w:t xml:space="preserve"> PADDLEPADDLE_TRAIN_EVAL_OK</w:t>
            </w:r>
            <w:r>
              <w:rPr>
                <w:color w:val="333333"/>
                <w:szCs w:val="21"/>
              </w:rPr>
              <w:t>。结果</w:t>
            </w:r>
            <w:r>
              <w:rPr>
                <w:color w:val="333333"/>
                <w:szCs w:val="21"/>
              </w:rPr>
              <w:t xml:space="preserve"> JSON </w:t>
            </w:r>
            <w:r>
              <w:rPr>
                <w:color w:val="333333"/>
                <w:szCs w:val="21"/>
              </w:rPr>
              <w:t>中</w:t>
            </w:r>
            <w:r>
              <w:rPr>
                <w:color w:val="333333"/>
                <w:szCs w:val="21"/>
              </w:rPr>
              <w:t xml:space="preserve"> parameters_updated </w:t>
            </w:r>
            <w:r>
              <w:rPr>
                <w:color w:val="333333"/>
                <w:szCs w:val="21"/>
              </w:rPr>
              <w:t>为</w:t>
            </w:r>
            <w:r>
              <w:rPr>
                <w:color w:val="333333"/>
                <w:szCs w:val="21"/>
              </w:rPr>
              <w:t xml:space="preserve"> true</w:t>
            </w:r>
            <w:r>
              <w:rPr>
                <w:color w:val="333333"/>
                <w:szCs w:val="21"/>
              </w:rPr>
              <w:t>，最终</w:t>
            </w:r>
            <w:r>
              <w:rPr>
                <w:color w:val="333333"/>
                <w:szCs w:val="21"/>
              </w:rPr>
              <w:t xml:space="preserve"> loss </w:t>
            </w:r>
            <w:r>
              <w:rPr>
                <w:color w:val="333333"/>
                <w:szCs w:val="21"/>
              </w:rPr>
              <w:t>为有限值，</w:t>
            </w:r>
            <w:r>
              <w:rPr>
                <w:color w:val="333333"/>
                <w:szCs w:val="21"/>
              </w:rPr>
              <w:t xml:space="preserve">accuracy </w:t>
            </w:r>
            <w:r>
              <w:rPr>
                <w:color w:val="333333"/>
                <w:szCs w:val="21"/>
              </w:rPr>
              <w:t>不低于</w:t>
            </w:r>
            <w:r>
              <w:rPr>
                <w:color w:val="333333"/>
                <w:szCs w:val="21"/>
              </w:rPr>
              <w:t xml:space="preserve"> 0.95</w:t>
            </w:r>
            <w:r>
              <w:rPr>
                <w:color w:val="333333"/>
                <w:szCs w:val="21"/>
              </w:rPr>
              <w:t>，表明</w:t>
            </w:r>
            <w:r>
              <w:rPr>
                <w:color w:val="333333"/>
                <w:szCs w:val="21"/>
              </w:rPr>
              <w:t xml:space="preserve"> PaddlePaddle </w:t>
            </w:r>
            <w:r>
              <w:rPr>
                <w:color w:val="333333"/>
                <w:szCs w:val="21"/>
              </w:rPr>
              <w:t>能够在板端虚拟机</w:t>
            </w:r>
            <w:r>
              <w:rPr>
                <w:color w:val="333333"/>
                <w:szCs w:val="21"/>
              </w:rPr>
              <w:t xml:space="preserve"> CPU </w:t>
            </w:r>
            <w:r>
              <w:rPr>
                <w:color w:val="333333"/>
                <w:szCs w:val="21"/>
              </w:rPr>
              <w:t>环境中完成完整的训练与评估流程。</w:t>
            </w:r>
          </w:p>
        </w:tc>
      </w:tr>
    </w:tbl>
    <w:p w14:paraId="08DC0922" w14:textId="77777777" w:rsidR="00342A78" w:rsidRDefault="00000000">
      <w:pPr>
        <w:pStyle w:val="6"/>
        <w:spacing w:before="156" w:after="156"/>
      </w:pPr>
      <w:r>
        <w:rPr>
          <w:color w:val="000000" w:themeColor="text1"/>
        </w:rPr>
        <w:t>测试用例</w:t>
      </w:r>
      <w:r>
        <w:rPr>
          <w:rFonts w:hint="eastAsia"/>
          <w:color w:val="000000" w:themeColor="text1"/>
        </w:rPr>
        <w:t>1</w:t>
      </w:r>
      <w:r>
        <w:rPr>
          <w:color w:val="000000" w:themeColor="text1"/>
        </w:rPr>
        <w:t>.</w:t>
      </w:r>
      <w:r>
        <w:rPr>
          <w:rFonts w:hint="eastAsia"/>
          <w:color w:val="000000" w:themeColor="text1"/>
        </w:rPr>
        <w:t>9.2</w:t>
      </w:r>
      <w:r>
        <w:rPr>
          <w:color w:val="000000" w:themeColor="text1"/>
        </w:rPr>
        <w:t>：</w:t>
      </w:r>
      <w:r>
        <w:rPr>
          <w:color w:val="000000" w:themeColor="text1"/>
        </w:rPr>
        <w:t>PaddlePaddle</w:t>
      </w:r>
      <w:r>
        <w:rPr>
          <w:color w:val="000000" w:themeColor="text1"/>
        </w:rPr>
        <w:t>框架模型保存、加载与推理</w:t>
      </w:r>
    </w:p>
    <w:tbl>
      <w:tblPr>
        <w:tblStyle w:val="afff1"/>
        <w:tblW w:w="0" w:type="auto"/>
        <w:tblLayout w:type="fixed"/>
        <w:tblLook w:val="04A0" w:firstRow="1" w:lastRow="0" w:firstColumn="1" w:lastColumn="0" w:noHBand="0" w:noVBand="1"/>
      </w:tblPr>
      <w:tblGrid>
        <w:gridCol w:w="1555"/>
        <w:gridCol w:w="8072"/>
      </w:tblGrid>
      <w:tr w:rsidR="00342A78" w14:paraId="2B9D3919" w14:textId="77777777">
        <w:trPr>
          <w:trHeight w:val="90"/>
        </w:trPr>
        <w:tc>
          <w:tcPr>
            <w:tcW w:w="1555" w:type="dxa"/>
            <w:tcBorders>
              <w:top w:val="single" w:sz="4" w:space="0" w:color="auto"/>
              <w:left w:val="single" w:sz="4" w:space="0" w:color="auto"/>
              <w:bottom w:val="single" w:sz="4" w:space="0" w:color="auto"/>
              <w:right w:val="single" w:sz="4" w:space="0" w:color="auto"/>
            </w:tcBorders>
          </w:tcPr>
          <w:p w14:paraId="45D5457C" w14:textId="77777777" w:rsidR="00342A78" w:rsidRDefault="00000000">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4891AA17" w14:textId="77777777" w:rsidR="00342A78" w:rsidRDefault="00000000">
            <w:pPr>
              <w:snapToGrid w:val="0"/>
              <w:spacing w:before="60" w:after="60" w:line="300" w:lineRule="auto"/>
              <w:jc w:val="left"/>
              <w:rPr>
                <w:b/>
                <w:bCs/>
                <w:color w:val="333333"/>
                <w:szCs w:val="21"/>
              </w:rPr>
            </w:pPr>
            <w:r>
              <w:rPr>
                <w:rFonts w:hint="eastAsia"/>
                <w:color w:val="333333"/>
                <w:szCs w:val="21"/>
              </w:rPr>
              <w:t>已完成测试用例</w:t>
            </w:r>
            <w:r>
              <w:rPr>
                <w:rFonts w:hint="eastAsia"/>
                <w:color w:val="333333"/>
                <w:szCs w:val="21"/>
              </w:rPr>
              <w:t xml:space="preserve"> 1.9 </w:t>
            </w:r>
            <w:r>
              <w:rPr>
                <w:rFonts w:hint="eastAsia"/>
                <w:color w:val="333333"/>
                <w:szCs w:val="21"/>
              </w:rPr>
              <w:t>的</w:t>
            </w:r>
            <w:r>
              <w:rPr>
                <w:rFonts w:hint="eastAsia"/>
                <w:color w:val="333333"/>
                <w:szCs w:val="21"/>
              </w:rPr>
              <w:t xml:space="preserve"> PaddlePaddle </w:t>
            </w:r>
            <w:r>
              <w:rPr>
                <w:rFonts w:hint="eastAsia"/>
                <w:color w:val="333333"/>
                <w:szCs w:val="21"/>
              </w:rPr>
              <w:t>环境配置；项目中的</w:t>
            </w:r>
            <w:r>
              <w:rPr>
                <w:rFonts w:hint="eastAsia"/>
                <w:color w:val="333333"/>
                <w:szCs w:val="21"/>
              </w:rPr>
              <w:t xml:space="preserve"> src/rk3588s/check_env/paddlepaddle/checkpoint_infer.py </w:t>
            </w:r>
            <w:r>
              <w:rPr>
                <w:rFonts w:hint="eastAsia"/>
                <w:color w:val="333333"/>
                <w:szCs w:val="21"/>
              </w:rPr>
              <w:t>脚本已部署。脚本使用固定输入构建轻量神经网络，执行模型参数保存、重新加载和推理结果一致性验证。</w:t>
            </w:r>
          </w:p>
        </w:tc>
      </w:tr>
      <w:tr w:rsidR="00342A78" w14:paraId="2701E43D" w14:textId="77777777">
        <w:tc>
          <w:tcPr>
            <w:tcW w:w="1555" w:type="dxa"/>
            <w:tcBorders>
              <w:top w:val="single" w:sz="4" w:space="0" w:color="auto"/>
              <w:left w:val="single" w:sz="4" w:space="0" w:color="auto"/>
              <w:bottom w:val="single" w:sz="4" w:space="0" w:color="auto"/>
              <w:right w:val="single" w:sz="4" w:space="0" w:color="auto"/>
            </w:tcBorders>
          </w:tcPr>
          <w:p w14:paraId="688B0CD1" w14:textId="77777777" w:rsidR="00342A78" w:rsidRDefault="00000000">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4F0FF9CD" w14:textId="77777777" w:rsidR="00342A78" w:rsidRDefault="00000000">
            <w:pPr>
              <w:numPr>
                <w:ilvl w:val="0"/>
                <w:numId w:val="36"/>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147469990"/>
              <w:placeholder>
                <w:docPart w:val="{a48e1ddc-3ebd-445c-9187-6380122c04f0}"/>
              </w:placeholder>
              <w15:appearance w15:val="hidden"/>
              <w:text w:multiLine="1"/>
            </w:sdtPr>
            <w:sdtContent>
              <w:p w14:paraId="07C48CAC"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3DC7CDDD" w14:textId="77777777" w:rsidR="00342A78" w:rsidRDefault="00000000">
            <w:pPr>
              <w:numPr>
                <w:ilvl w:val="0"/>
                <w:numId w:val="36"/>
              </w:numPr>
              <w:snapToGrid w:val="0"/>
              <w:spacing w:before="60" w:after="60" w:line="300" w:lineRule="auto"/>
              <w:jc w:val="left"/>
              <w:rPr>
                <w:color w:val="333333"/>
                <w:szCs w:val="21"/>
              </w:rPr>
            </w:pPr>
            <w:r>
              <w:rPr>
                <w:color w:val="333333"/>
                <w:szCs w:val="21"/>
              </w:rPr>
              <w:t>执行</w:t>
            </w:r>
            <w:r>
              <w:rPr>
                <w:color w:val="333333"/>
                <w:szCs w:val="21"/>
              </w:rPr>
              <w:t xml:space="preserve"> PaddlePaddle </w:t>
            </w:r>
            <w:r>
              <w:rPr>
                <w:color w:val="333333"/>
                <w:szCs w:val="21"/>
              </w:rPr>
              <w:t>模型保存、加载与推理用例：</w:t>
            </w:r>
          </w:p>
          <w:sdt>
            <w:sdtPr>
              <w:rPr>
                <w:rFonts w:ascii="Consolas"/>
                <w:color w:val="333333"/>
                <w:szCs w:val="21"/>
              </w:rPr>
              <w:id w:val="147483300"/>
              <w:placeholder>
                <w:docPart w:val="{1e33ba9a-d158-47d1-8b68-5bc295e1e901}"/>
              </w:placeholder>
              <w15:appearance w15:val="hidden"/>
              <w:text w:multiLine="1"/>
            </w:sdtPr>
            <w:sdtContent>
              <w:p w14:paraId="6884F03D"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bash scripts/rk3588s/AiRE/check_dl_frame.sh \</w:t>
                </w:r>
                <w:r>
                  <w:rPr>
                    <w:rFonts w:ascii="Consolas" w:hint="eastAsia"/>
                    <w:color w:val="333333"/>
                    <w:szCs w:val="21"/>
                  </w:rPr>
                  <w:br/>
                  <w:t xml:space="preserve">  --framework paddlepaddle \</w:t>
                </w:r>
                <w:r>
                  <w:rPr>
                    <w:rFonts w:ascii="Consolas" w:hint="eastAsia"/>
                    <w:color w:val="333333"/>
                    <w:szCs w:val="21"/>
                  </w:rPr>
                  <w:br/>
                  <w:t xml:space="preserve">  --function checkpoint_infer</w:t>
                </w:r>
              </w:p>
            </w:sdtContent>
          </w:sdt>
          <w:p w14:paraId="123C254F" w14:textId="77777777" w:rsidR="00342A78" w:rsidRDefault="00000000">
            <w:pPr>
              <w:numPr>
                <w:ilvl w:val="0"/>
                <w:numId w:val="36"/>
              </w:numPr>
              <w:snapToGrid w:val="0"/>
              <w:spacing w:before="60" w:after="60" w:line="300" w:lineRule="auto"/>
              <w:jc w:val="left"/>
              <w:rPr>
                <w:color w:val="333333"/>
                <w:szCs w:val="21"/>
              </w:rPr>
            </w:pPr>
            <w:r>
              <w:rPr>
                <w:color w:val="333333"/>
                <w:szCs w:val="21"/>
              </w:rPr>
              <w:t>查看生成的模型参数文件和结果文件：</w:t>
            </w:r>
          </w:p>
          <w:sdt>
            <w:sdtPr>
              <w:rPr>
                <w:rFonts w:ascii="Consolas"/>
                <w:color w:val="333333"/>
                <w:szCs w:val="21"/>
              </w:rPr>
              <w:id w:val="147470951"/>
              <w:placeholder>
                <w:docPart w:val="{f6989d29-6794-4642-9877-091849ed0657}"/>
              </w:placeholder>
              <w15:appearance w15:val="hidden"/>
              <w:text w:multiLine="1"/>
            </w:sdtPr>
            <w:sdtContent>
              <w:p w14:paraId="68FE6332"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ls runs/check_env/paddlepaddle_checkpoint_infer.pdparams</w:t>
                </w:r>
                <w:r>
                  <w:rPr>
                    <w:rFonts w:ascii="Consolas" w:hint="eastAsia"/>
                    <w:color w:val="333333"/>
                    <w:szCs w:val="21"/>
                  </w:rPr>
                  <w:br/>
                  <w:t>cat runs/check_env/paddlepaddle_checkpoint_infer.json</w:t>
                </w:r>
              </w:p>
            </w:sdtContent>
          </w:sdt>
          <w:p w14:paraId="45ED2E43" w14:textId="77777777" w:rsidR="00342A78" w:rsidRDefault="00000000">
            <w:pPr>
              <w:numPr>
                <w:ilvl w:val="0"/>
                <w:numId w:val="36"/>
              </w:numPr>
              <w:snapToGrid w:val="0"/>
              <w:spacing w:before="60" w:after="60" w:line="300" w:lineRule="auto"/>
              <w:jc w:val="left"/>
              <w:rPr>
                <w:b/>
                <w:bCs/>
                <w:color w:val="333333"/>
                <w:szCs w:val="21"/>
              </w:rPr>
            </w:pPr>
            <w:r>
              <w:rPr>
                <w:color w:val="333333"/>
                <w:szCs w:val="21"/>
              </w:rPr>
              <w:t>记录</w:t>
            </w:r>
            <w:r>
              <w:rPr>
                <w:color w:val="333333"/>
                <w:szCs w:val="21"/>
              </w:rPr>
              <w:t xml:space="preserve"> .pdparams </w:t>
            </w:r>
            <w:r>
              <w:rPr>
                <w:color w:val="333333"/>
                <w:szCs w:val="21"/>
              </w:rPr>
              <w:t>文件生成状态、加载前后输出的最大绝对误差和预测类别</w:t>
            </w:r>
          </w:p>
        </w:tc>
      </w:tr>
      <w:tr w:rsidR="00342A78" w14:paraId="6B571BF2" w14:textId="77777777">
        <w:tc>
          <w:tcPr>
            <w:tcW w:w="1555" w:type="dxa"/>
            <w:tcBorders>
              <w:top w:val="single" w:sz="4" w:space="0" w:color="auto"/>
              <w:left w:val="single" w:sz="4" w:space="0" w:color="auto"/>
              <w:bottom w:val="single" w:sz="4" w:space="0" w:color="auto"/>
              <w:right w:val="single" w:sz="4" w:space="0" w:color="auto"/>
            </w:tcBorders>
          </w:tcPr>
          <w:p w14:paraId="2C95012C" w14:textId="77777777" w:rsidR="00342A78" w:rsidRDefault="00000000">
            <w:pPr>
              <w:snapToGrid w:val="0"/>
              <w:spacing w:before="60" w:after="60" w:line="300" w:lineRule="auto"/>
              <w:jc w:val="left"/>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18C6185A" w14:textId="77777777" w:rsidR="00342A78" w:rsidRDefault="00000000">
            <w:pPr>
              <w:rPr>
                <w:color w:val="C00000"/>
                <w:szCs w:val="21"/>
              </w:rPr>
            </w:pPr>
            <w:r>
              <w:rPr>
                <w:color w:val="333333"/>
                <w:szCs w:val="21"/>
              </w:rPr>
              <w:t>脚本成功生成</w:t>
            </w:r>
            <w:r>
              <w:rPr>
                <w:color w:val="333333"/>
                <w:szCs w:val="21"/>
              </w:rPr>
              <w:t xml:space="preserve"> PaddlePaddle .pdparams </w:t>
            </w:r>
            <w:r>
              <w:rPr>
                <w:color w:val="333333"/>
                <w:szCs w:val="21"/>
              </w:rPr>
              <w:t>模型参数文件；重新创建网络并加载保存参数后，对同一输入得到与保存前一致的推理结果；输出</w:t>
            </w:r>
            <w:r>
              <w:rPr>
                <w:color w:val="333333"/>
                <w:szCs w:val="21"/>
              </w:rPr>
              <w:t xml:space="preserve"> PADDLEPADDLE_CHECKPOINT_INFER_OK</w:t>
            </w:r>
            <w:r>
              <w:rPr>
                <w:color w:val="333333"/>
                <w:szCs w:val="21"/>
              </w:rPr>
              <w:t>，</w:t>
            </w:r>
            <w:r>
              <w:rPr>
                <w:color w:val="333333"/>
                <w:szCs w:val="21"/>
              </w:rPr>
              <w:t xml:space="preserve">JSON </w:t>
            </w:r>
            <w:r>
              <w:rPr>
                <w:color w:val="333333"/>
                <w:szCs w:val="21"/>
              </w:rPr>
              <w:t>文件中的</w:t>
            </w:r>
            <w:r>
              <w:rPr>
                <w:color w:val="333333"/>
                <w:szCs w:val="21"/>
              </w:rPr>
              <w:t xml:space="preserve"> max_abs_error </w:t>
            </w:r>
            <w:r>
              <w:rPr>
                <w:color w:val="333333"/>
                <w:szCs w:val="21"/>
              </w:rPr>
              <w:t>接近</w:t>
            </w:r>
            <w:r>
              <w:rPr>
                <w:color w:val="333333"/>
                <w:szCs w:val="21"/>
              </w:rPr>
              <w:t xml:space="preserve"> 0</w:t>
            </w:r>
            <w:r>
              <w:rPr>
                <w:color w:val="333333"/>
                <w:szCs w:val="21"/>
              </w:rPr>
              <w:t>。证明</w:t>
            </w:r>
            <w:r>
              <w:rPr>
                <w:color w:val="333333"/>
                <w:szCs w:val="21"/>
              </w:rPr>
              <w:t xml:space="preserve"> PaddlePaddle </w:t>
            </w:r>
            <w:r>
              <w:rPr>
                <w:color w:val="333333"/>
                <w:szCs w:val="21"/>
              </w:rPr>
              <w:t>框架在板端虚拟机内具备模型持久化、模型恢复和</w:t>
            </w:r>
            <w:r>
              <w:rPr>
                <w:color w:val="333333"/>
                <w:szCs w:val="21"/>
              </w:rPr>
              <w:t xml:space="preserve"> CPU </w:t>
            </w:r>
            <w:r>
              <w:rPr>
                <w:color w:val="333333"/>
                <w:szCs w:val="21"/>
              </w:rPr>
              <w:t>推理能力</w:t>
            </w:r>
            <w:r>
              <w:rPr>
                <w:rFonts w:hint="eastAsia"/>
                <w:color w:val="333333"/>
                <w:szCs w:val="21"/>
              </w:rPr>
              <w:t>。</w:t>
            </w:r>
          </w:p>
        </w:tc>
      </w:tr>
    </w:tbl>
    <w:p w14:paraId="247B3B70" w14:textId="5D0625E5" w:rsidR="00F870FC" w:rsidRPr="00DA00FF" w:rsidRDefault="00000000" w:rsidP="00F870FC">
      <w:pPr>
        <w:pStyle w:val="51"/>
        <w:rPr>
          <w:color w:val="EE0000"/>
        </w:rPr>
      </w:pPr>
      <w:r w:rsidRPr="00DA00FF">
        <w:rPr>
          <w:rFonts w:hint="eastAsia"/>
          <w:color w:val="EE0000"/>
        </w:rPr>
        <w:t>测试</w:t>
      </w:r>
      <w:r w:rsidRPr="00DA00FF">
        <w:rPr>
          <w:color w:val="EE0000"/>
        </w:rPr>
        <w:t>用例</w:t>
      </w:r>
      <w:r w:rsidRPr="00DA00FF">
        <w:rPr>
          <w:rFonts w:hint="eastAsia"/>
          <w:color w:val="EE0000"/>
        </w:rPr>
        <w:t>1</w:t>
      </w:r>
      <w:r w:rsidRPr="00DA00FF">
        <w:rPr>
          <w:color w:val="EE0000"/>
        </w:rPr>
        <w:t>.</w:t>
      </w:r>
      <w:r w:rsidRPr="00DA00FF">
        <w:rPr>
          <w:rFonts w:hint="eastAsia"/>
          <w:color w:val="EE0000"/>
        </w:rPr>
        <w:t>10</w:t>
      </w:r>
      <w:r w:rsidRPr="00DA00FF">
        <w:rPr>
          <w:color w:val="EE0000"/>
        </w:rPr>
        <w:t>：</w:t>
      </w:r>
      <w:r w:rsidRPr="00DA00FF">
        <w:rPr>
          <w:rFonts w:hint="eastAsia"/>
          <w:color w:val="EE0000"/>
        </w:rPr>
        <w:t>Orin</w:t>
      </w:r>
      <w:r w:rsidRPr="00DA00FF">
        <w:rPr>
          <w:color w:val="EE0000"/>
        </w:rPr>
        <w:t>支持</w:t>
      </w:r>
      <w:r w:rsidR="007C2093" w:rsidRPr="007C2093">
        <w:rPr>
          <w:color w:val="EE0000"/>
        </w:rPr>
        <w:t>PaddlePaddle</w:t>
      </w:r>
      <w:r w:rsidRPr="00DA00FF">
        <w:rPr>
          <w:rFonts w:hint="eastAsia"/>
          <w:color w:val="EE0000"/>
        </w:rPr>
        <w:t>框架</w:t>
      </w:r>
    </w:p>
    <w:tbl>
      <w:tblPr>
        <w:tblStyle w:val="afff1"/>
        <w:tblW w:w="0" w:type="auto"/>
        <w:tblLayout w:type="fixed"/>
        <w:tblLook w:val="04A0" w:firstRow="1" w:lastRow="0" w:firstColumn="1" w:lastColumn="0" w:noHBand="0" w:noVBand="1"/>
      </w:tblPr>
      <w:tblGrid>
        <w:gridCol w:w="1555"/>
        <w:gridCol w:w="8072"/>
      </w:tblGrid>
      <w:tr w:rsidR="00342A78" w14:paraId="78971763" w14:textId="77777777">
        <w:tc>
          <w:tcPr>
            <w:tcW w:w="1555" w:type="dxa"/>
            <w:tcBorders>
              <w:top w:val="single" w:sz="4" w:space="0" w:color="auto"/>
              <w:left w:val="single" w:sz="4" w:space="0" w:color="auto"/>
              <w:bottom w:val="single" w:sz="4" w:space="0" w:color="auto"/>
              <w:right w:val="single" w:sz="4" w:space="0" w:color="auto"/>
            </w:tcBorders>
          </w:tcPr>
          <w:p w14:paraId="190C9F87" w14:textId="77777777" w:rsidR="00342A78" w:rsidRDefault="00000000">
            <w:pPr>
              <w:snapToGrid w:val="0"/>
              <w:spacing w:before="60" w:after="60" w:line="300" w:lineRule="auto"/>
              <w:jc w:val="left"/>
              <w:rPr>
                <w:b/>
                <w:bCs/>
                <w:color w:val="333333"/>
                <w:sz w:val="22"/>
                <w:szCs w:val="22"/>
              </w:rPr>
            </w:pPr>
            <w:r>
              <w:rPr>
                <w:b/>
                <w:bCs/>
                <w:color w:val="333333"/>
                <w:sz w:val="22"/>
                <w:szCs w:val="22"/>
              </w:rPr>
              <w:t>测试输入或条件</w:t>
            </w:r>
          </w:p>
        </w:tc>
        <w:tc>
          <w:tcPr>
            <w:tcW w:w="8072" w:type="dxa"/>
            <w:tcBorders>
              <w:top w:val="single" w:sz="4" w:space="0" w:color="auto"/>
              <w:left w:val="single" w:sz="4" w:space="0" w:color="auto"/>
              <w:bottom w:val="single" w:sz="4" w:space="0" w:color="auto"/>
              <w:right w:val="single" w:sz="4" w:space="0" w:color="auto"/>
            </w:tcBorders>
          </w:tcPr>
          <w:p w14:paraId="1450BE09" w14:textId="4B392547" w:rsidR="00342A78" w:rsidRDefault="00DA00FF">
            <w:pPr>
              <w:snapToGrid w:val="0"/>
              <w:spacing w:before="60" w:after="60" w:line="300" w:lineRule="auto"/>
              <w:jc w:val="left"/>
              <w:rPr>
                <w:b/>
                <w:bCs/>
                <w:color w:val="333333"/>
                <w:sz w:val="22"/>
                <w:szCs w:val="22"/>
              </w:rPr>
            </w:pPr>
            <w:r w:rsidRPr="00DA00FF">
              <w:rPr>
                <w:color w:val="333333"/>
                <w:szCs w:val="21"/>
              </w:rPr>
              <w:t xml:space="preserve">NVIDIA Jetson AGX Orin </w:t>
            </w:r>
            <w:r w:rsidRPr="00DA00FF">
              <w:rPr>
                <w:color w:val="333333"/>
                <w:szCs w:val="21"/>
              </w:rPr>
              <w:t>开发板（</w:t>
            </w:r>
            <w:r w:rsidRPr="00DA00FF">
              <w:rPr>
                <w:color w:val="333333"/>
                <w:szCs w:val="21"/>
              </w:rPr>
              <w:t>Linux AArch64</w:t>
            </w:r>
            <w:r w:rsidRPr="00DA00FF">
              <w:rPr>
                <w:color w:val="333333"/>
                <w:szCs w:val="21"/>
              </w:rPr>
              <w:t>，</w:t>
            </w:r>
            <w:r w:rsidRPr="00DA00FF">
              <w:rPr>
                <w:color w:val="333333"/>
                <w:szCs w:val="21"/>
              </w:rPr>
              <w:t>JetPack 5.x/ Ubuntu 20.04</w:t>
            </w:r>
            <w:r w:rsidRPr="00DA00FF">
              <w:rPr>
                <w:color w:val="333333"/>
                <w:szCs w:val="21"/>
              </w:rPr>
              <w:t>，</w:t>
            </w:r>
            <w:r w:rsidRPr="00DA00FF">
              <w:rPr>
                <w:color w:val="333333"/>
                <w:szCs w:val="21"/>
              </w:rPr>
              <w:t xml:space="preserve">Ampere </w:t>
            </w:r>
            <w:r w:rsidRPr="00DA00FF">
              <w:rPr>
                <w:color w:val="333333"/>
                <w:szCs w:val="21"/>
              </w:rPr>
              <w:t>架构</w:t>
            </w:r>
            <w:r w:rsidRPr="00DA00FF">
              <w:rPr>
                <w:color w:val="333333"/>
                <w:szCs w:val="21"/>
              </w:rPr>
              <w:t xml:space="preserve"> GPU</w:t>
            </w:r>
            <w:r w:rsidRPr="00DA00FF">
              <w:rPr>
                <w:color w:val="333333"/>
                <w:szCs w:val="21"/>
              </w:rPr>
              <w:t>）；基于</w:t>
            </w:r>
            <w:r w:rsidRPr="00DA00FF">
              <w:rPr>
                <w:color w:val="333333"/>
                <w:szCs w:val="21"/>
              </w:rPr>
              <w:t xml:space="preserve"> JetPack </w:t>
            </w:r>
            <w:r w:rsidRPr="00DA00FF">
              <w:rPr>
                <w:color w:val="333333"/>
                <w:szCs w:val="21"/>
              </w:rPr>
              <w:t>的</w:t>
            </w:r>
            <w:r w:rsidRPr="00DA00FF">
              <w:rPr>
                <w:color w:val="333333"/>
                <w:szCs w:val="21"/>
              </w:rPr>
              <w:t xml:space="preserve"> GPU </w:t>
            </w:r>
            <w:r w:rsidRPr="00DA00FF">
              <w:rPr>
                <w:color w:val="333333"/>
                <w:szCs w:val="21"/>
              </w:rPr>
              <w:t>运行环境，目标环境已分配</w:t>
            </w:r>
            <w:r w:rsidRPr="00DA00FF">
              <w:rPr>
                <w:color w:val="333333"/>
                <w:szCs w:val="21"/>
              </w:rPr>
              <w:t xml:space="preserve"> GPU </w:t>
            </w:r>
            <w:r w:rsidRPr="00DA00FF">
              <w:rPr>
                <w:color w:val="333333"/>
                <w:szCs w:val="21"/>
              </w:rPr>
              <w:t>计算资源（</w:t>
            </w:r>
            <w:r w:rsidRPr="00DA00FF">
              <w:rPr>
                <w:color w:val="333333"/>
                <w:szCs w:val="21"/>
              </w:rPr>
              <w:t>CUDA 11.4</w:t>
            </w:r>
            <w:r w:rsidRPr="00DA00FF">
              <w:rPr>
                <w:color w:val="333333"/>
                <w:szCs w:val="21"/>
              </w:rPr>
              <w:t>，支持</w:t>
            </w:r>
            <w:r w:rsidRPr="00DA00FF">
              <w:rPr>
                <w:color w:val="333333"/>
                <w:szCs w:val="21"/>
              </w:rPr>
              <w:t xml:space="preserve"> Tensor Core</w:t>
            </w:r>
            <w:r w:rsidRPr="00DA00FF">
              <w:rPr>
                <w:color w:val="333333"/>
                <w:szCs w:val="21"/>
              </w:rPr>
              <w:t>）；项目中的</w:t>
            </w:r>
            <w:r w:rsidRPr="00DA00FF">
              <w:rPr>
                <w:color w:val="333333"/>
                <w:szCs w:val="21"/>
              </w:rPr>
              <w:t xml:space="preserve"> scripts/orin/AiRE/setup_aire_env.sh</w:t>
            </w:r>
            <w:r w:rsidRPr="00DA00FF">
              <w:rPr>
                <w:color w:val="333333"/>
                <w:szCs w:val="21"/>
              </w:rPr>
              <w:t>、</w:t>
            </w:r>
            <w:r w:rsidRPr="00DA00FF">
              <w:rPr>
                <w:color w:val="333333"/>
                <w:szCs w:val="21"/>
              </w:rPr>
              <w:t xml:space="preserve">scripts/orin/AiRE/check_dl_frame.sh </w:t>
            </w:r>
            <w:r w:rsidRPr="00DA00FF">
              <w:rPr>
                <w:color w:val="333333"/>
                <w:szCs w:val="21"/>
              </w:rPr>
              <w:t>和</w:t>
            </w:r>
            <w:r w:rsidRPr="00DA00FF">
              <w:rPr>
                <w:color w:val="333333"/>
                <w:szCs w:val="21"/>
              </w:rPr>
              <w:t xml:space="preserve"> src/orin/check_env/paddlepaddle/ PaddlePaddle </w:t>
            </w:r>
            <w:r w:rsidRPr="00DA00FF">
              <w:rPr>
                <w:color w:val="333333"/>
                <w:szCs w:val="21"/>
              </w:rPr>
              <w:t>框架检查脚本；</w:t>
            </w:r>
            <w:r w:rsidRPr="00DA00FF">
              <w:rPr>
                <w:color w:val="333333"/>
                <w:szCs w:val="21"/>
              </w:rPr>
              <w:t xml:space="preserve">AiRE Conda </w:t>
            </w:r>
            <w:r w:rsidRPr="00DA00FF">
              <w:rPr>
                <w:color w:val="333333"/>
                <w:szCs w:val="21"/>
              </w:rPr>
              <w:t>运行环境；适配</w:t>
            </w:r>
            <w:r w:rsidRPr="00DA00FF">
              <w:rPr>
                <w:color w:val="333333"/>
                <w:szCs w:val="21"/>
              </w:rPr>
              <w:t xml:space="preserve"> Linux AArch64</w:t>
            </w:r>
            <w:r w:rsidRPr="00DA00FF">
              <w:rPr>
                <w:color w:val="333333"/>
                <w:szCs w:val="21"/>
              </w:rPr>
              <w:t>、</w:t>
            </w:r>
            <w:r w:rsidRPr="00DA00FF">
              <w:rPr>
                <w:color w:val="333333"/>
                <w:szCs w:val="21"/>
              </w:rPr>
              <w:t xml:space="preserve">Python 3.8 </w:t>
            </w:r>
            <w:r w:rsidRPr="00DA00FF">
              <w:rPr>
                <w:color w:val="333333"/>
                <w:szCs w:val="21"/>
              </w:rPr>
              <w:t>的</w:t>
            </w:r>
            <w:r w:rsidRPr="00DA00FF">
              <w:rPr>
                <w:color w:val="333333"/>
                <w:szCs w:val="21"/>
              </w:rPr>
              <w:t xml:space="preserve"> PaddlePaddle 2.0 GPU wheel </w:t>
            </w:r>
            <w:r w:rsidRPr="00DA00FF">
              <w:rPr>
                <w:color w:val="333333"/>
                <w:szCs w:val="21"/>
              </w:rPr>
              <w:t>文件（</w:t>
            </w:r>
            <w:r w:rsidRPr="00DA00FF">
              <w:rPr>
                <w:color w:val="333333"/>
                <w:szCs w:val="21"/>
              </w:rPr>
              <w:t xml:space="preserve">Jetson </w:t>
            </w:r>
            <w:r w:rsidRPr="00DA00FF">
              <w:rPr>
                <w:color w:val="333333"/>
                <w:szCs w:val="21"/>
              </w:rPr>
              <w:t>专用版本，对应</w:t>
            </w:r>
            <w:r w:rsidRPr="00DA00FF">
              <w:rPr>
                <w:color w:val="333333"/>
                <w:szCs w:val="21"/>
              </w:rPr>
              <w:t xml:space="preserve"> CUDA 11.4</w:t>
            </w:r>
            <w:r w:rsidRPr="00DA00FF">
              <w:rPr>
                <w:color w:val="333333"/>
                <w:szCs w:val="21"/>
              </w:rPr>
              <w:t>）。训练评估用例使用脚本内固定生成的二分类数据，不依赖网络下载数据集</w:t>
            </w:r>
            <w:r w:rsidR="0032072C">
              <w:rPr>
                <w:color w:val="333333"/>
                <w:szCs w:val="21"/>
              </w:rPr>
              <w:t>。</w:t>
            </w:r>
          </w:p>
        </w:tc>
      </w:tr>
      <w:tr w:rsidR="00342A78" w14:paraId="6E21C698" w14:textId="77777777">
        <w:tc>
          <w:tcPr>
            <w:tcW w:w="1555" w:type="dxa"/>
            <w:tcBorders>
              <w:top w:val="single" w:sz="4" w:space="0" w:color="auto"/>
              <w:left w:val="single" w:sz="4" w:space="0" w:color="auto"/>
              <w:bottom w:val="single" w:sz="4" w:space="0" w:color="auto"/>
              <w:right w:val="single" w:sz="4" w:space="0" w:color="auto"/>
            </w:tcBorders>
          </w:tcPr>
          <w:p w14:paraId="5769330A" w14:textId="77777777" w:rsidR="00342A78" w:rsidRDefault="00000000">
            <w:pPr>
              <w:snapToGrid w:val="0"/>
              <w:spacing w:before="60" w:after="60" w:line="300" w:lineRule="auto"/>
              <w:jc w:val="left"/>
              <w:rPr>
                <w:b/>
                <w:bCs/>
                <w:color w:val="333333"/>
                <w:sz w:val="22"/>
                <w:szCs w:val="22"/>
              </w:rPr>
            </w:pPr>
            <w:r>
              <w:rPr>
                <w:b/>
                <w:bCs/>
                <w:color w:val="333333"/>
                <w:sz w:val="22"/>
                <w:szCs w:val="22"/>
              </w:rPr>
              <w:t>测试步骤</w:t>
            </w:r>
          </w:p>
        </w:tc>
        <w:tc>
          <w:tcPr>
            <w:tcW w:w="8072" w:type="dxa"/>
            <w:tcBorders>
              <w:top w:val="single" w:sz="4" w:space="0" w:color="auto"/>
              <w:left w:val="single" w:sz="4" w:space="0" w:color="auto"/>
              <w:bottom w:val="single" w:sz="4" w:space="0" w:color="auto"/>
              <w:right w:val="single" w:sz="4" w:space="0" w:color="auto"/>
            </w:tcBorders>
          </w:tcPr>
          <w:p w14:paraId="2EBFE334" w14:textId="77777777" w:rsidR="00BF1DEA" w:rsidRPr="004136AD" w:rsidRDefault="00BF1DEA">
            <w:pPr>
              <w:numPr>
                <w:ilvl w:val="0"/>
                <w:numId w:val="57"/>
              </w:numPr>
              <w:snapToGrid w:val="0"/>
              <w:spacing w:before="60" w:after="60" w:line="300" w:lineRule="auto"/>
              <w:jc w:val="left"/>
              <w:rPr>
                <w:color w:val="333333"/>
                <w:szCs w:val="21"/>
              </w:rPr>
            </w:pPr>
            <w:r w:rsidRPr="004136AD">
              <w:rPr>
                <w:rFonts w:hint="eastAsia"/>
                <w:color w:val="333333"/>
                <w:szCs w:val="21"/>
              </w:rPr>
              <w:t>按本节统一前置检查启动</w:t>
            </w:r>
            <w:r w:rsidRPr="004136AD">
              <w:rPr>
                <w:rFonts w:hint="eastAsia"/>
                <w:color w:val="333333"/>
                <w:szCs w:val="21"/>
              </w:rPr>
              <w:t xml:space="preserve"> NVIDIA Jetson Orin</w:t>
            </w:r>
            <w:r w:rsidRPr="004136AD">
              <w:rPr>
                <w:rFonts w:hint="eastAsia"/>
                <w:color w:val="333333"/>
                <w:szCs w:val="21"/>
              </w:rPr>
              <w:t>（</w:t>
            </w:r>
            <w:r w:rsidRPr="004136AD">
              <w:rPr>
                <w:rFonts w:hint="eastAsia"/>
                <w:color w:val="333333"/>
                <w:szCs w:val="21"/>
              </w:rPr>
              <w:t>JetPack 5.x/ Ubuntu 20.04</w:t>
            </w:r>
            <w:r w:rsidRPr="004136AD">
              <w:rPr>
                <w:rFonts w:hint="eastAsia"/>
                <w:color w:val="333333"/>
                <w:szCs w:val="21"/>
              </w:rPr>
              <w:t>），执行</w:t>
            </w:r>
            <w:r w:rsidRPr="004136AD">
              <w:rPr>
                <w:rFonts w:hint="eastAsia"/>
                <w:color w:val="333333"/>
                <w:szCs w:val="21"/>
              </w:rPr>
              <w:t xml:space="preserve"> `nvidia-smi` </w:t>
            </w:r>
            <w:r w:rsidRPr="004136AD">
              <w:rPr>
                <w:rFonts w:hint="eastAsia"/>
                <w:color w:val="333333"/>
                <w:szCs w:val="21"/>
              </w:rPr>
              <w:t>确认</w:t>
            </w:r>
            <w:r w:rsidRPr="004136AD">
              <w:rPr>
                <w:rFonts w:hint="eastAsia"/>
                <w:color w:val="333333"/>
                <w:szCs w:val="21"/>
              </w:rPr>
              <w:t xml:space="preserve"> GPU </w:t>
            </w:r>
            <w:r w:rsidRPr="004136AD">
              <w:rPr>
                <w:rFonts w:hint="eastAsia"/>
                <w:color w:val="333333"/>
                <w:szCs w:val="21"/>
              </w:rPr>
              <w:t>设备与</w:t>
            </w:r>
            <w:r w:rsidRPr="004136AD">
              <w:rPr>
                <w:rFonts w:hint="eastAsia"/>
                <w:color w:val="333333"/>
                <w:szCs w:val="21"/>
              </w:rPr>
              <w:t xml:space="preserve"> CUDA </w:t>
            </w:r>
            <w:r w:rsidRPr="004136AD">
              <w:rPr>
                <w:rFonts w:hint="eastAsia"/>
                <w:color w:val="333333"/>
                <w:szCs w:val="21"/>
              </w:rPr>
              <w:t>驱动正常、显存可分配，确认系统能够正常运行。</w:t>
            </w:r>
          </w:p>
          <w:p w14:paraId="127C1417" w14:textId="77777777" w:rsidR="00BF1DEA" w:rsidRPr="004136AD" w:rsidRDefault="00BF1DEA">
            <w:pPr>
              <w:numPr>
                <w:ilvl w:val="0"/>
                <w:numId w:val="57"/>
              </w:numPr>
              <w:snapToGrid w:val="0"/>
              <w:spacing w:before="60" w:after="60" w:line="300" w:lineRule="auto"/>
              <w:jc w:val="left"/>
              <w:rPr>
                <w:color w:val="333333"/>
                <w:szCs w:val="21"/>
              </w:rPr>
            </w:pPr>
            <w:r w:rsidRPr="004136AD">
              <w:rPr>
                <w:rFonts w:hint="eastAsia"/>
                <w:color w:val="333333"/>
                <w:szCs w:val="21"/>
              </w:rPr>
              <w:t>若板端尚未部署项目，上传以下项目内容至</w:t>
            </w:r>
            <w:r w:rsidRPr="004136AD">
              <w:rPr>
                <w:rFonts w:hint="eastAsia"/>
                <w:color w:val="333333"/>
                <w:szCs w:val="21"/>
              </w:rPr>
              <w:t xml:space="preserve"> `/root/AIRE/AIRE-Mindspore/`</w:t>
            </w:r>
            <w:r w:rsidRPr="004136AD">
              <w:rPr>
                <w:rFonts w:hint="eastAsia"/>
                <w:color w:val="333333"/>
                <w:szCs w:val="21"/>
              </w:rPr>
              <w:t>，并保留目录结构：</w:t>
            </w:r>
          </w:p>
          <w:p w14:paraId="3D1B73CC" w14:textId="77777777" w:rsidR="00BF1DEA" w:rsidRPr="004136AD" w:rsidRDefault="00BF1DEA" w:rsidP="00BF1DEA">
            <w:pPr>
              <w:snapToGrid w:val="0"/>
              <w:spacing w:before="60" w:after="60" w:line="300" w:lineRule="auto"/>
              <w:jc w:val="left"/>
              <w:rPr>
                <w:color w:val="333333"/>
                <w:szCs w:val="21"/>
              </w:rPr>
            </w:pPr>
            <w:r w:rsidRPr="004136AD">
              <w:rPr>
                <w:color w:val="333333"/>
                <w:szCs w:val="21"/>
              </w:rPr>
              <w:t>scripts/orin/AiRE/</w:t>
            </w:r>
          </w:p>
          <w:p w14:paraId="613630D9" w14:textId="77777777" w:rsidR="00BF1DEA" w:rsidRPr="004136AD" w:rsidRDefault="00BF1DEA" w:rsidP="00BF1DEA">
            <w:pPr>
              <w:snapToGrid w:val="0"/>
              <w:spacing w:before="60" w:after="60" w:line="300" w:lineRule="auto"/>
              <w:jc w:val="left"/>
              <w:rPr>
                <w:color w:val="333333"/>
                <w:szCs w:val="21"/>
              </w:rPr>
            </w:pPr>
            <w:r w:rsidRPr="004136AD">
              <w:rPr>
                <w:color w:val="333333"/>
                <w:szCs w:val="21"/>
              </w:rPr>
              <w:t>src/orin/check_env/paddlepaddle/</w:t>
            </w:r>
          </w:p>
          <w:p w14:paraId="76FCE991" w14:textId="77777777" w:rsidR="00BF1DEA" w:rsidRPr="004136AD" w:rsidRDefault="00BF1DEA">
            <w:pPr>
              <w:numPr>
                <w:ilvl w:val="0"/>
                <w:numId w:val="57"/>
              </w:numPr>
              <w:snapToGrid w:val="0"/>
              <w:spacing w:before="60" w:after="60" w:line="300" w:lineRule="auto"/>
              <w:jc w:val="left"/>
              <w:rPr>
                <w:color w:val="333333"/>
                <w:szCs w:val="21"/>
              </w:rPr>
            </w:pPr>
            <w:r w:rsidRPr="004136AD">
              <w:rPr>
                <w:rFonts w:hint="eastAsia"/>
                <w:color w:val="333333"/>
                <w:szCs w:val="21"/>
              </w:rPr>
              <w:t>将已验证的</w:t>
            </w:r>
            <w:r w:rsidRPr="004136AD">
              <w:rPr>
                <w:rFonts w:hint="eastAsia"/>
                <w:color w:val="333333"/>
                <w:szCs w:val="21"/>
              </w:rPr>
              <w:t xml:space="preserve"> PaddlePaddle GPU wheel</w:t>
            </w:r>
            <w:r w:rsidRPr="004136AD">
              <w:rPr>
                <w:rFonts w:hint="eastAsia"/>
                <w:color w:val="333333"/>
                <w:szCs w:val="21"/>
              </w:rPr>
              <w:t>（</w:t>
            </w:r>
            <w:r w:rsidRPr="004136AD">
              <w:rPr>
                <w:rFonts w:hint="eastAsia"/>
                <w:color w:val="333333"/>
                <w:szCs w:val="21"/>
              </w:rPr>
              <w:t xml:space="preserve">Jetson </w:t>
            </w:r>
            <w:r w:rsidRPr="004136AD">
              <w:rPr>
                <w:rFonts w:hint="eastAsia"/>
                <w:color w:val="333333"/>
                <w:szCs w:val="21"/>
              </w:rPr>
              <w:t>专用版本）上传至板端，例如：</w:t>
            </w:r>
          </w:p>
          <w:p w14:paraId="5F995FBA" w14:textId="77777777" w:rsidR="00BF1DEA" w:rsidRPr="004136AD" w:rsidRDefault="00BF1DEA" w:rsidP="00BF1DEA">
            <w:pPr>
              <w:snapToGrid w:val="0"/>
              <w:spacing w:before="60" w:after="60" w:line="300" w:lineRule="auto"/>
              <w:jc w:val="left"/>
              <w:rPr>
                <w:color w:val="333333"/>
                <w:szCs w:val="21"/>
              </w:rPr>
            </w:pPr>
            <w:r w:rsidRPr="004136AD">
              <w:rPr>
                <w:color w:val="333333"/>
                <w:szCs w:val="21"/>
              </w:rPr>
              <w:t>/root/packages/paddlepaddle_gpu-2.0.0-cp38-cp38-linux_aarch64.whl</w:t>
            </w:r>
          </w:p>
          <w:p w14:paraId="19FA4CBF" w14:textId="77777777" w:rsidR="00BF1DEA" w:rsidRPr="004136AD" w:rsidRDefault="00BF1DEA">
            <w:pPr>
              <w:numPr>
                <w:ilvl w:val="0"/>
                <w:numId w:val="57"/>
              </w:numPr>
              <w:snapToGrid w:val="0"/>
              <w:spacing w:before="60" w:after="60" w:line="300" w:lineRule="auto"/>
              <w:jc w:val="left"/>
              <w:rPr>
                <w:color w:val="333333"/>
                <w:szCs w:val="21"/>
              </w:rPr>
            </w:pPr>
            <w:r w:rsidRPr="004136AD">
              <w:rPr>
                <w:rFonts w:hint="eastAsia"/>
                <w:color w:val="333333"/>
                <w:szCs w:val="21"/>
              </w:rPr>
              <w:t>固定板端</w:t>
            </w:r>
            <w:r w:rsidRPr="004136AD">
              <w:rPr>
                <w:rFonts w:hint="eastAsia"/>
                <w:color w:val="333333"/>
                <w:szCs w:val="21"/>
              </w:rPr>
              <w:t xml:space="preserve"> GPU </w:t>
            </w:r>
            <w:r w:rsidRPr="004136AD">
              <w:rPr>
                <w:rFonts w:hint="eastAsia"/>
                <w:color w:val="333333"/>
                <w:szCs w:val="21"/>
              </w:rPr>
              <w:t>性能状态，执行：</w:t>
            </w:r>
          </w:p>
          <w:p w14:paraId="325EFDA0" w14:textId="77777777" w:rsidR="00BF1DEA" w:rsidRPr="004136AD" w:rsidRDefault="00BF1DEA" w:rsidP="00BF1DEA">
            <w:pPr>
              <w:snapToGrid w:val="0"/>
              <w:spacing w:before="60" w:after="60" w:line="300" w:lineRule="auto"/>
              <w:jc w:val="left"/>
              <w:rPr>
                <w:color w:val="333333"/>
                <w:szCs w:val="21"/>
              </w:rPr>
            </w:pPr>
            <w:r w:rsidRPr="004136AD">
              <w:rPr>
                <w:color w:val="333333"/>
                <w:szCs w:val="21"/>
              </w:rPr>
              <w:t>cd /root/AIRE/AIRE-Mindspore/scripts/orin/AiRE</w:t>
            </w:r>
          </w:p>
          <w:p w14:paraId="0134AC7C" w14:textId="77777777" w:rsidR="00BF1DEA" w:rsidRPr="004136AD" w:rsidRDefault="00BF1DEA" w:rsidP="00BF1DEA">
            <w:pPr>
              <w:snapToGrid w:val="0"/>
              <w:spacing w:before="60" w:after="60" w:line="300" w:lineRule="auto"/>
              <w:jc w:val="left"/>
              <w:rPr>
                <w:color w:val="333333"/>
                <w:szCs w:val="21"/>
              </w:rPr>
            </w:pPr>
            <w:r w:rsidRPr="004136AD">
              <w:rPr>
                <w:color w:val="333333"/>
                <w:szCs w:val="21"/>
              </w:rPr>
              <w:t>bash set_board_performance.sh --gpu performance</w:t>
            </w:r>
          </w:p>
          <w:p w14:paraId="5CC9BDDA" w14:textId="77777777" w:rsidR="00BF1DEA" w:rsidRDefault="00BF1DEA">
            <w:pPr>
              <w:numPr>
                <w:ilvl w:val="0"/>
                <w:numId w:val="57"/>
              </w:numPr>
              <w:adjustRightInd/>
              <w:snapToGrid w:val="0"/>
              <w:spacing w:before="60" w:after="60" w:line="300" w:lineRule="auto"/>
              <w:jc w:val="left"/>
              <w:textAlignment w:val="auto"/>
              <w:rPr>
                <w:color w:val="333333"/>
                <w:szCs w:val="21"/>
              </w:rPr>
            </w:pPr>
            <w:r w:rsidRPr="004136AD">
              <w:rPr>
                <w:rFonts w:hint="eastAsia"/>
                <w:color w:val="333333"/>
                <w:szCs w:val="21"/>
              </w:rPr>
              <w:t>创建或检查</w:t>
            </w:r>
            <w:r w:rsidRPr="004136AD">
              <w:rPr>
                <w:rFonts w:hint="eastAsia"/>
                <w:color w:val="333333"/>
                <w:szCs w:val="21"/>
              </w:rPr>
              <w:t xml:space="preserve"> AiRE </w:t>
            </w:r>
            <w:r w:rsidRPr="004136AD">
              <w:rPr>
                <w:rFonts w:hint="eastAsia"/>
                <w:color w:val="333333"/>
                <w:szCs w:val="21"/>
              </w:rPr>
              <w:t>运行环境，并按需安装</w:t>
            </w:r>
            <w:r w:rsidRPr="004136AD">
              <w:rPr>
                <w:rFonts w:hint="eastAsia"/>
                <w:color w:val="333333"/>
                <w:szCs w:val="21"/>
              </w:rPr>
              <w:t xml:space="preserve"> PaddlePaddle GPU </w:t>
            </w:r>
            <w:r w:rsidRPr="004136AD">
              <w:rPr>
                <w:rFonts w:hint="eastAsia"/>
                <w:color w:val="333333"/>
                <w:szCs w:val="21"/>
              </w:rPr>
              <w:t>框架组件：</w:t>
            </w:r>
          </w:p>
          <w:p w14:paraId="428545DD" w14:textId="77777777" w:rsidR="00BF1DEA" w:rsidRPr="004136AD" w:rsidRDefault="00BF1DEA" w:rsidP="00BF1DEA">
            <w:pPr>
              <w:snapToGrid w:val="0"/>
              <w:spacing w:before="60" w:after="60" w:line="300" w:lineRule="auto"/>
              <w:jc w:val="left"/>
              <w:rPr>
                <w:color w:val="333333"/>
                <w:szCs w:val="21"/>
              </w:rPr>
            </w:pPr>
            <w:r w:rsidRPr="004136AD">
              <w:rPr>
                <w:color w:val="333333"/>
                <w:szCs w:val="21"/>
              </w:rPr>
              <w:t>cd /root/AIRE/AIRE-Mindspore/scripts/orin/AiRE</w:t>
            </w:r>
          </w:p>
          <w:p w14:paraId="0DD60348" w14:textId="77777777" w:rsidR="00BF1DEA" w:rsidRPr="004136AD" w:rsidRDefault="00BF1DEA" w:rsidP="00BF1DEA">
            <w:pPr>
              <w:snapToGrid w:val="0"/>
              <w:spacing w:before="60" w:after="60" w:line="300" w:lineRule="auto"/>
              <w:jc w:val="left"/>
              <w:rPr>
                <w:color w:val="333333"/>
                <w:szCs w:val="21"/>
              </w:rPr>
            </w:pPr>
            <w:r w:rsidRPr="004136AD">
              <w:rPr>
                <w:color w:val="333333"/>
                <w:szCs w:val="21"/>
              </w:rPr>
              <w:t>AIRE_PADDLEPADDLE_WHEEL=/root/packages/paddlepaddle_gpu-2.0.0-cp38-cp38-linux_aarch64.whl \</w:t>
            </w:r>
          </w:p>
          <w:p w14:paraId="6648AC62" w14:textId="77777777" w:rsidR="00BF1DEA" w:rsidRDefault="00BF1DEA" w:rsidP="00BF1DEA">
            <w:pPr>
              <w:snapToGrid w:val="0"/>
              <w:spacing w:before="60" w:after="60" w:line="300" w:lineRule="auto"/>
              <w:jc w:val="left"/>
              <w:rPr>
                <w:color w:val="333333"/>
                <w:szCs w:val="21"/>
              </w:rPr>
            </w:pPr>
            <w:r w:rsidRPr="004136AD">
              <w:rPr>
                <w:color w:val="333333"/>
                <w:szCs w:val="21"/>
              </w:rPr>
              <w:t xml:space="preserve">bash setup_aire_env.sh </w:t>
            </w:r>
            <w:r>
              <w:rPr>
                <w:color w:val="333333"/>
                <w:szCs w:val="21"/>
              </w:rPr>
              <w:t>–</w:t>
            </w:r>
            <w:r w:rsidRPr="004136AD">
              <w:rPr>
                <w:color w:val="333333"/>
                <w:szCs w:val="21"/>
              </w:rPr>
              <w:t>paddlepaddle</w:t>
            </w:r>
          </w:p>
          <w:p w14:paraId="0D0A1388" w14:textId="77777777" w:rsidR="00BF1DEA" w:rsidRDefault="00BF1DEA" w:rsidP="00BF1DEA">
            <w:pPr>
              <w:snapToGrid w:val="0"/>
              <w:spacing w:before="60" w:after="60" w:line="300" w:lineRule="auto"/>
              <w:jc w:val="left"/>
              <w:rPr>
                <w:color w:val="333333"/>
                <w:szCs w:val="21"/>
              </w:rPr>
            </w:pPr>
            <w:r w:rsidRPr="004136AD">
              <w:rPr>
                <w:rFonts w:hint="eastAsia"/>
                <w:color w:val="333333"/>
                <w:szCs w:val="21"/>
              </w:rPr>
              <w:t>6.</w:t>
            </w:r>
            <w:r w:rsidRPr="004136AD">
              <w:rPr>
                <w:rFonts w:hint="eastAsia"/>
                <w:color w:val="333333"/>
                <w:szCs w:val="21"/>
              </w:rPr>
              <w:t>依次执行测试用例</w:t>
            </w:r>
            <w:r w:rsidRPr="004136AD">
              <w:rPr>
                <w:rFonts w:hint="eastAsia"/>
                <w:color w:val="333333"/>
                <w:szCs w:val="21"/>
              </w:rPr>
              <w:t xml:space="preserve"> 1.9.1 PaddlePaddle GPU </w:t>
            </w:r>
            <w:r w:rsidRPr="004136AD">
              <w:rPr>
                <w:rFonts w:hint="eastAsia"/>
                <w:color w:val="333333"/>
                <w:szCs w:val="21"/>
              </w:rPr>
              <w:t>训练评估和测试用例</w:t>
            </w:r>
            <w:r w:rsidRPr="004136AD">
              <w:rPr>
                <w:rFonts w:hint="eastAsia"/>
                <w:color w:val="333333"/>
                <w:szCs w:val="21"/>
              </w:rPr>
              <w:t xml:space="preserve"> 1.9.2 PaddlePaddle </w:t>
            </w:r>
            <w:r w:rsidRPr="004136AD">
              <w:rPr>
                <w:rFonts w:hint="eastAsia"/>
                <w:color w:val="333333"/>
                <w:szCs w:val="21"/>
              </w:rPr>
              <w:lastRenderedPageBreak/>
              <w:t>模型保存加载推理子用例。</w:t>
            </w:r>
          </w:p>
          <w:p w14:paraId="59535CF3" w14:textId="51839110" w:rsidR="00BF1DEA" w:rsidRPr="00BF1DEA" w:rsidRDefault="00BF1DEA" w:rsidP="00BF1DEA">
            <w:pPr>
              <w:snapToGrid w:val="0"/>
              <w:spacing w:before="60" w:after="60" w:line="300" w:lineRule="auto"/>
              <w:jc w:val="left"/>
              <w:rPr>
                <w:color w:val="333333"/>
                <w:sz w:val="22"/>
                <w:szCs w:val="22"/>
              </w:rPr>
            </w:pPr>
            <w:r>
              <w:rPr>
                <w:rFonts w:hint="eastAsia"/>
                <w:color w:val="333333"/>
                <w:szCs w:val="21"/>
              </w:rPr>
              <w:t>7.</w:t>
            </w:r>
            <w:r>
              <w:rPr>
                <w:rFonts w:hint="eastAsia"/>
              </w:rPr>
              <w:t xml:space="preserve"> </w:t>
            </w:r>
            <w:r w:rsidRPr="00BF1DEA">
              <w:rPr>
                <w:color w:val="333333"/>
                <w:szCs w:val="21"/>
              </w:rPr>
              <w:t>查看</w:t>
            </w:r>
            <w:r w:rsidRPr="00BF1DEA">
              <w:rPr>
                <w:color w:val="333333"/>
                <w:szCs w:val="21"/>
              </w:rPr>
              <w:t xml:space="preserve"> `runs/check_env/` </w:t>
            </w:r>
            <w:r w:rsidRPr="00BF1DEA">
              <w:rPr>
                <w:color w:val="333333"/>
                <w:szCs w:val="21"/>
              </w:rPr>
              <w:t>目录下生成的</w:t>
            </w:r>
            <w:r w:rsidRPr="00BF1DEA">
              <w:rPr>
                <w:color w:val="333333"/>
                <w:szCs w:val="21"/>
              </w:rPr>
              <w:t xml:space="preserve"> JSON </w:t>
            </w:r>
            <w:r w:rsidRPr="00BF1DEA">
              <w:rPr>
                <w:color w:val="333333"/>
                <w:szCs w:val="21"/>
              </w:rPr>
              <w:t>结果文件和</w:t>
            </w:r>
            <w:r w:rsidRPr="00BF1DEA">
              <w:rPr>
                <w:color w:val="333333"/>
                <w:szCs w:val="21"/>
              </w:rPr>
              <w:t xml:space="preserve"> `.pdparams` </w:t>
            </w:r>
            <w:r w:rsidRPr="00BF1DEA">
              <w:rPr>
                <w:color w:val="333333"/>
                <w:szCs w:val="21"/>
              </w:rPr>
              <w:t>模型参数文件，记录框架版本、</w:t>
            </w:r>
            <w:r w:rsidRPr="00BF1DEA">
              <w:rPr>
                <w:color w:val="333333"/>
                <w:szCs w:val="21"/>
              </w:rPr>
              <w:t xml:space="preserve">**GPU </w:t>
            </w:r>
            <w:r w:rsidRPr="00BF1DEA">
              <w:rPr>
                <w:color w:val="333333"/>
                <w:szCs w:val="21"/>
              </w:rPr>
              <w:t>设备（设备名</w:t>
            </w:r>
            <w:r w:rsidRPr="00BF1DEA">
              <w:rPr>
                <w:color w:val="333333"/>
                <w:szCs w:val="21"/>
              </w:rPr>
              <w:t xml:space="preserve"> / </w:t>
            </w:r>
            <w:r w:rsidRPr="00BF1DEA">
              <w:rPr>
                <w:color w:val="333333"/>
                <w:szCs w:val="21"/>
              </w:rPr>
              <w:t>算力）</w:t>
            </w:r>
            <w:r w:rsidRPr="00BF1DEA">
              <w:rPr>
                <w:color w:val="333333"/>
                <w:szCs w:val="21"/>
              </w:rPr>
              <w:t>**</w:t>
            </w:r>
            <w:r w:rsidRPr="00BF1DEA">
              <w:rPr>
                <w:color w:val="333333"/>
                <w:szCs w:val="21"/>
              </w:rPr>
              <w:t>、</w:t>
            </w:r>
            <w:r w:rsidRPr="00BF1DEA">
              <w:rPr>
                <w:color w:val="333333"/>
                <w:szCs w:val="21"/>
              </w:rPr>
              <w:t>loss</w:t>
            </w:r>
            <w:r w:rsidRPr="00BF1DEA">
              <w:rPr>
                <w:color w:val="333333"/>
                <w:szCs w:val="21"/>
              </w:rPr>
              <w:t>、准确率、参数更新状态、模型保存路径和推理一致性误差。</w:t>
            </w:r>
          </w:p>
        </w:tc>
      </w:tr>
      <w:tr w:rsidR="00342A78" w14:paraId="40B5111E" w14:textId="77777777">
        <w:tc>
          <w:tcPr>
            <w:tcW w:w="1555" w:type="dxa"/>
            <w:tcBorders>
              <w:top w:val="single" w:sz="4" w:space="0" w:color="auto"/>
              <w:left w:val="single" w:sz="4" w:space="0" w:color="auto"/>
              <w:bottom w:val="single" w:sz="4" w:space="0" w:color="auto"/>
              <w:right w:val="single" w:sz="4" w:space="0" w:color="auto"/>
            </w:tcBorders>
          </w:tcPr>
          <w:p w14:paraId="20CC99C6" w14:textId="77777777" w:rsidR="00342A78" w:rsidRDefault="00000000">
            <w:pPr>
              <w:snapToGrid w:val="0"/>
              <w:spacing w:before="60" w:after="60" w:line="300" w:lineRule="auto"/>
              <w:jc w:val="left"/>
              <w:rPr>
                <w:color w:val="C00000"/>
                <w:szCs w:val="21"/>
              </w:rPr>
            </w:pPr>
            <w:r>
              <w:rPr>
                <w:b/>
                <w:bCs/>
                <w:color w:val="333333"/>
                <w:sz w:val="22"/>
                <w:szCs w:val="22"/>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1B7A5FAC" w14:textId="5CA0AED1" w:rsidR="00342A78" w:rsidRDefault="00BF1DEA">
            <w:pPr>
              <w:rPr>
                <w:color w:val="C00000"/>
                <w:sz w:val="24"/>
              </w:rPr>
            </w:pPr>
            <w:r w:rsidRPr="00BF1DEA">
              <w:rPr>
                <w:color w:val="333333"/>
                <w:szCs w:val="21"/>
              </w:rPr>
              <w:t xml:space="preserve">MindSpore </w:t>
            </w:r>
            <w:r w:rsidRPr="00BF1DEA">
              <w:rPr>
                <w:color w:val="333333"/>
                <w:szCs w:val="21"/>
              </w:rPr>
              <w:t>能够在</w:t>
            </w:r>
            <w:r w:rsidRPr="00BF1DEA">
              <w:rPr>
                <w:color w:val="333333"/>
                <w:szCs w:val="21"/>
              </w:rPr>
              <w:t xml:space="preserve"> AiRE GPU</w:t>
            </w:r>
            <w:r w:rsidRPr="00BF1DEA">
              <w:rPr>
                <w:color w:val="333333"/>
                <w:szCs w:val="21"/>
              </w:rPr>
              <w:t>环境中正确导入；</w:t>
            </w:r>
            <w:r w:rsidRPr="00BF1DEA">
              <w:rPr>
                <w:color w:val="333333"/>
                <w:szCs w:val="21"/>
              </w:rPr>
              <w:t xml:space="preserve">MindSpore </w:t>
            </w:r>
            <w:r w:rsidRPr="00BF1DEA">
              <w:rPr>
                <w:color w:val="333333"/>
                <w:szCs w:val="21"/>
              </w:rPr>
              <w:t>能够在</w:t>
            </w:r>
            <w:r w:rsidRPr="00BF1DEA">
              <w:rPr>
                <w:color w:val="333333"/>
                <w:szCs w:val="21"/>
              </w:rPr>
              <w:t xml:space="preserve"> NVIDIA Jetson Orin</w:t>
            </w:r>
            <w:r w:rsidRPr="00BF1DEA">
              <w:rPr>
                <w:color w:val="333333"/>
                <w:szCs w:val="21"/>
              </w:rPr>
              <w:t>（</w:t>
            </w:r>
            <w:r w:rsidRPr="00BF1DEA">
              <w:rPr>
                <w:color w:val="333333"/>
                <w:szCs w:val="21"/>
              </w:rPr>
              <w:t>JetPack / Ubuntu 20.04</w:t>
            </w:r>
            <w:r w:rsidRPr="00BF1DEA">
              <w:rPr>
                <w:color w:val="333333"/>
                <w:szCs w:val="21"/>
              </w:rPr>
              <w:t>）环境中完成数据加载、网络构建、前向计算、反向传播、优化器参数更新、模型评估、模型保存、模型加载和</w:t>
            </w:r>
            <w:r w:rsidRPr="00BF1DEA">
              <w:rPr>
                <w:color w:val="333333"/>
                <w:szCs w:val="21"/>
              </w:rPr>
              <w:t>GPU</w:t>
            </w:r>
            <w:r w:rsidRPr="00BF1DEA">
              <w:rPr>
                <w:color w:val="333333"/>
                <w:szCs w:val="21"/>
              </w:rPr>
              <w:t>推理。训练评估与</w:t>
            </w:r>
            <w:r w:rsidRPr="00BF1DEA">
              <w:rPr>
                <w:color w:val="333333"/>
                <w:szCs w:val="21"/>
              </w:rPr>
              <w:t xml:space="preserve"> checkpoint </w:t>
            </w:r>
            <w:r w:rsidRPr="00BF1DEA">
              <w:rPr>
                <w:color w:val="333333"/>
                <w:szCs w:val="21"/>
              </w:rPr>
              <w:t>推理用例均输出有效</w:t>
            </w:r>
            <w:r w:rsidRPr="00BF1DEA">
              <w:rPr>
                <w:color w:val="333333"/>
                <w:szCs w:val="21"/>
              </w:rPr>
              <w:t>JSON</w:t>
            </w:r>
            <w:r w:rsidRPr="00BF1DEA">
              <w:rPr>
                <w:color w:val="333333"/>
                <w:szCs w:val="21"/>
              </w:rPr>
              <w:t>结果和成功标志，证明项目环境对</w:t>
            </w:r>
            <w:r w:rsidRPr="00BF1DEA">
              <w:rPr>
                <w:color w:val="333333"/>
                <w:szCs w:val="21"/>
              </w:rPr>
              <w:t>MindSpore</w:t>
            </w:r>
            <w:r w:rsidRPr="00BF1DEA">
              <w:rPr>
                <w:color w:val="333333"/>
                <w:szCs w:val="21"/>
              </w:rPr>
              <w:t>框架具有完整运行支持能力。</w:t>
            </w:r>
          </w:p>
        </w:tc>
      </w:tr>
    </w:tbl>
    <w:p w14:paraId="3E45D161" w14:textId="43D6F05C" w:rsidR="00F34262" w:rsidRPr="001E1C70" w:rsidRDefault="00F34262" w:rsidP="00F34262">
      <w:pPr>
        <w:pStyle w:val="6"/>
        <w:spacing w:before="156" w:after="156"/>
        <w:rPr>
          <w:color w:val="EE0000"/>
        </w:rPr>
      </w:pPr>
      <w:r w:rsidRPr="001E1C70">
        <w:rPr>
          <w:color w:val="EE0000"/>
        </w:rPr>
        <w:t>测试用例</w:t>
      </w:r>
      <w:r w:rsidRPr="001E1C70">
        <w:rPr>
          <w:rFonts w:hint="eastAsia"/>
          <w:color w:val="EE0000"/>
        </w:rPr>
        <w:t>1</w:t>
      </w:r>
      <w:r w:rsidRPr="001E1C70">
        <w:rPr>
          <w:color w:val="EE0000"/>
        </w:rPr>
        <w:t>.</w:t>
      </w:r>
      <w:r w:rsidRPr="001E1C70">
        <w:rPr>
          <w:rFonts w:hint="eastAsia"/>
          <w:color w:val="EE0000"/>
        </w:rPr>
        <w:t>10.1</w:t>
      </w:r>
      <w:r w:rsidRPr="001E1C70">
        <w:rPr>
          <w:color w:val="EE0000"/>
        </w:rPr>
        <w:t>：</w:t>
      </w:r>
      <w:r w:rsidRPr="001E1C70">
        <w:rPr>
          <w:color w:val="EE0000"/>
        </w:rPr>
        <w:t>PaddlePaddle</w:t>
      </w:r>
      <w:r w:rsidRPr="001E1C70">
        <w:rPr>
          <w:color w:val="EE0000"/>
        </w:rPr>
        <w:t>框架训练与评估</w:t>
      </w:r>
    </w:p>
    <w:tbl>
      <w:tblPr>
        <w:tblStyle w:val="afff1"/>
        <w:tblW w:w="0" w:type="auto"/>
        <w:tblLayout w:type="fixed"/>
        <w:tblLook w:val="04A0" w:firstRow="1" w:lastRow="0" w:firstColumn="1" w:lastColumn="0" w:noHBand="0" w:noVBand="1"/>
      </w:tblPr>
      <w:tblGrid>
        <w:gridCol w:w="1555"/>
        <w:gridCol w:w="8072"/>
      </w:tblGrid>
      <w:tr w:rsidR="00F34262" w14:paraId="47E3CC8A" w14:textId="77777777" w:rsidTr="00273F98">
        <w:trPr>
          <w:trHeight w:val="90"/>
        </w:trPr>
        <w:tc>
          <w:tcPr>
            <w:tcW w:w="1555" w:type="dxa"/>
            <w:tcBorders>
              <w:top w:val="single" w:sz="4" w:space="0" w:color="auto"/>
              <w:left w:val="single" w:sz="4" w:space="0" w:color="auto"/>
              <w:bottom w:val="single" w:sz="4" w:space="0" w:color="auto"/>
              <w:right w:val="single" w:sz="4" w:space="0" w:color="auto"/>
            </w:tcBorders>
          </w:tcPr>
          <w:p w14:paraId="177E4524" w14:textId="77777777" w:rsidR="00F34262" w:rsidRDefault="00F34262" w:rsidP="00273F98">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622F33D1" w14:textId="0CBF338E" w:rsidR="00F34262" w:rsidRDefault="00E90B14" w:rsidP="00273F98">
            <w:pPr>
              <w:snapToGrid w:val="0"/>
              <w:spacing w:before="60" w:after="60" w:line="300" w:lineRule="auto"/>
              <w:jc w:val="left"/>
              <w:rPr>
                <w:b/>
                <w:bCs/>
                <w:color w:val="333333"/>
                <w:szCs w:val="21"/>
              </w:rPr>
            </w:pPr>
            <w:r w:rsidRPr="00E90B14">
              <w:rPr>
                <w:color w:val="333333"/>
                <w:szCs w:val="21"/>
              </w:rPr>
              <w:t>已完成测试用例</w:t>
            </w:r>
            <w:r w:rsidRPr="00E90B14">
              <w:rPr>
                <w:color w:val="333333"/>
                <w:szCs w:val="21"/>
              </w:rPr>
              <w:t xml:space="preserve"> 1.</w:t>
            </w:r>
            <w:r w:rsidR="00644CAA">
              <w:rPr>
                <w:rFonts w:hint="eastAsia"/>
                <w:color w:val="333333"/>
                <w:szCs w:val="21"/>
              </w:rPr>
              <w:t>10</w:t>
            </w:r>
            <w:r w:rsidRPr="00E90B14">
              <w:rPr>
                <w:color w:val="333333"/>
                <w:szCs w:val="21"/>
              </w:rPr>
              <w:t xml:space="preserve"> </w:t>
            </w:r>
            <w:r w:rsidRPr="00E90B14">
              <w:rPr>
                <w:color w:val="333333"/>
                <w:szCs w:val="21"/>
              </w:rPr>
              <w:t>的</w:t>
            </w:r>
            <w:r w:rsidRPr="00E90B14">
              <w:rPr>
                <w:color w:val="333333"/>
                <w:szCs w:val="21"/>
              </w:rPr>
              <w:t xml:space="preserve"> NVIDIA Jetson Orin</w:t>
            </w:r>
            <w:r w:rsidRPr="00E90B14">
              <w:rPr>
                <w:color w:val="333333"/>
                <w:szCs w:val="21"/>
              </w:rPr>
              <w:t>（</w:t>
            </w:r>
            <w:r w:rsidRPr="00E90B14">
              <w:rPr>
                <w:color w:val="333333"/>
                <w:szCs w:val="21"/>
              </w:rPr>
              <w:t>JetPack / Ubuntu 20.04</w:t>
            </w:r>
            <w:r w:rsidRPr="00E90B14">
              <w:rPr>
                <w:color w:val="333333"/>
                <w:szCs w:val="21"/>
              </w:rPr>
              <w:t>）、</w:t>
            </w:r>
            <w:r w:rsidRPr="00E90B14">
              <w:rPr>
                <w:color w:val="333333"/>
                <w:szCs w:val="21"/>
              </w:rPr>
              <w:t xml:space="preserve">AiRE </w:t>
            </w:r>
            <w:r w:rsidRPr="00E90B14">
              <w:rPr>
                <w:color w:val="333333"/>
                <w:szCs w:val="21"/>
              </w:rPr>
              <w:t>环境和</w:t>
            </w:r>
            <w:r w:rsidRPr="00E90B14">
              <w:rPr>
                <w:color w:val="333333"/>
                <w:szCs w:val="21"/>
              </w:rPr>
              <w:t xml:space="preserve"> PaddlePaddle </w:t>
            </w:r>
            <w:r w:rsidRPr="00E90B14">
              <w:rPr>
                <w:color w:val="333333"/>
                <w:szCs w:val="21"/>
              </w:rPr>
              <w:t>前置配置</w:t>
            </w:r>
            <w:r w:rsidR="00E00E58">
              <w:rPr>
                <w:rFonts w:hint="eastAsia"/>
                <w:color w:val="333333"/>
                <w:szCs w:val="21"/>
              </w:rPr>
              <w:t>；</w:t>
            </w:r>
            <w:r w:rsidRPr="00E90B14">
              <w:rPr>
                <w:color w:val="333333"/>
                <w:szCs w:val="21"/>
              </w:rPr>
              <w:t>目标环境已分配</w:t>
            </w:r>
            <w:r w:rsidRPr="00E90B14">
              <w:rPr>
                <w:color w:val="333333"/>
                <w:szCs w:val="21"/>
              </w:rPr>
              <w:t xml:space="preserve"> GPU </w:t>
            </w:r>
            <w:r w:rsidRPr="00E90B14">
              <w:rPr>
                <w:color w:val="333333"/>
                <w:szCs w:val="21"/>
              </w:rPr>
              <w:t>资源（</w:t>
            </w:r>
            <w:r w:rsidRPr="00E90B14">
              <w:rPr>
                <w:color w:val="333333"/>
                <w:szCs w:val="21"/>
              </w:rPr>
              <w:t>CUDA</w:t>
            </w:r>
            <w:r w:rsidRPr="00E90B14">
              <w:rPr>
                <w:color w:val="333333"/>
                <w:szCs w:val="21"/>
              </w:rPr>
              <w:t>）；项目中的</w:t>
            </w:r>
            <w:r w:rsidRPr="00E90B14">
              <w:rPr>
                <w:color w:val="333333"/>
                <w:szCs w:val="21"/>
              </w:rPr>
              <w:t xml:space="preserve"> `src/orin/check_env/paddlepaddle/train_eval.py` </w:t>
            </w:r>
            <w:r w:rsidRPr="00E90B14">
              <w:rPr>
                <w:color w:val="333333"/>
                <w:szCs w:val="21"/>
              </w:rPr>
              <w:t>脚本已部署。脚本使用固定随机种子生成</w:t>
            </w:r>
            <w:r w:rsidRPr="00E90B14">
              <w:rPr>
                <w:color w:val="333333"/>
                <w:szCs w:val="21"/>
              </w:rPr>
              <w:t xml:space="preserve"> 256 </w:t>
            </w:r>
            <w:r w:rsidRPr="00E90B14">
              <w:rPr>
                <w:color w:val="333333"/>
                <w:szCs w:val="21"/>
              </w:rPr>
              <w:t>个本地二分类样本，验证数据批处理、网络训练和模型评估功能</w:t>
            </w:r>
            <w:r w:rsidR="00F34262">
              <w:rPr>
                <w:color w:val="333333"/>
                <w:szCs w:val="21"/>
              </w:rPr>
              <w:t>。</w:t>
            </w:r>
          </w:p>
        </w:tc>
      </w:tr>
      <w:tr w:rsidR="00F34262" w14:paraId="15D06254" w14:textId="77777777" w:rsidTr="00273F98">
        <w:tc>
          <w:tcPr>
            <w:tcW w:w="1555" w:type="dxa"/>
            <w:tcBorders>
              <w:top w:val="single" w:sz="4" w:space="0" w:color="auto"/>
              <w:left w:val="single" w:sz="4" w:space="0" w:color="auto"/>
              <w:bottom w:val="single" w:sz="4" w:space="0" w:color="auto"/>
              <w:right w:val="single" w:sz="4" w:space="0" w:color="auto"/>
            </w:tcBorders>
          </w:tcPr>
          <w:p w14:paraId="092AAE64" w14:textId="77777777" w:rsidR="00F34262" w:rsidRDefault="00F34262" w:rsidP="00273F98">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4570E727" w14:textId="77777777" w:rsidR="00F34262" w:rsidRDefault="00F34262">
            <w:pPr>
              <w:numPr>
                <w:ilvl w:val="0"/>
                <w:numId w:val="58"/>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425032193"/>
              <w:placeholder>
                <w:docPart w:val="8E334EB6171843A2BFEBCD1DEBAFC0ED"/>
              </w:placeholder>
              <w15:appearance w15:val="hidden"/>
              <w:text w:multiLine="1"/>
            </w:sdtPr>
            <w:sdtContent>
              <w:p w14:paraId="17609F2F" w14:textId="1051A559" w:rsidR="00F34262" w:rsidRDefault="0083153F" w:rsidP="00273F98">
                <w:pPr>
                  <w:numPr>
                    <w:ilvl w:val="255"/>
                    <w:numId w:val="0"/>
                  </w:numPr>
                  <w:shd w:val="clear" w:color="auto" w:fill="F5F5F5"/>
                  <w:snapToGrid w:val="0"/>
                  <w:spacing w:before="60" w:after="60" w:line="240" w:lineRule="auto"/>
                  <w:ind w:leftChars="200" w:left="420"/>
                  <w:jc w:val="left"/>
                  <w:rPr>
                    <w:rFonts w:ascii="Consolas"/>
                    <w:color w:val="333333"/>
                    <w:szCs w:val="21"/>
                  </w:rPr>
                </w:pPr>
                <w:r w:rsidRPr="0083153F">
                  <w:rPr>
                    <w:rFonts w:ascii="Consolas"/>
                    <w:color w:val="333333"/>
                    <w:szCs w:val="21"/>
                  </w:rPr>
                  <w:t xml:space="preserve">cd /root/AIRE/ AIRE-Mindspore </w:t>
                </w:r>
              </w:p>
            </w:sdtContent>
          </w:sdt>
          <w:p w14:paraId="70C783A5" w14:textId="5F257A4F" w:rsidR="00F34262" w:rsidRDefault="00F34262">
            <w:pPr>
              <w:numPr>
                <w:ilvl w:val="0"/>
                <w:numId w:val="58"/>
              </w:numPr>
              <w:snapToGrid w:val="0"/>
              <w:spacing w:before="60" w:after="60" w:line="300" w:lineRule="auto"/>
              <w:jc w:val="left"/>
              <w:rPr>
                <w:color w:val="333333"/>
                <w:szCs w:val="21"/>
              </w:rPr>
            </w:pPr>
            <w:r>
              <w:rPr>
                <w:color w:val="333333"/>
                <w:szCs w:val="21"/>
              </w:rPr>
              <w:t>执行</w:t>
            </w:r>
            <w:r w:rsidR="00E00E58" w:rsidRPr="00E00E58">
              <w:rPr>
                <w:color w:val="333333"/>
                <w:szCs w:val="21"/>
              </w:rPr>
              <w:t>Paddlepaddle</w:t>
            </w:r>
            <w:r>
              <w:rPr>
                <w:color w:val="333333"/>
                <w:szCs w:val="21"/>
              </w:rPr>
              <w:t xml:space="preserve"> </w:t>
            </w:r>
            <w:r>
              <w:rPr>
                <w:color w:val="333333"/>
                <w:szCs w:val="21"/>
              </w:rPr>
              <w:t>训练与评估用例：</w:t>
            </w:r>
          </w:p>
          <w:sdt>
            <w:sdtPr>
              <w:rPr>
                <w:rFonts w:ascii="Consolas"/>
                <w:color w:val="333333"/>
                <w:szCs w:val="21"/>
              </w:rPr>
              <w:id w:val="-312489460"/>
              <w:placeholder>
                <w:docPart w:val="9B7E758D565243B790A8818D6A32397F"/>
              </w:placeholder>
              <w15:appearance w15:val="hidden"/>
              <w:text w:multiLine="1"/>
            </w:sdtPr>
            <w:sdtContent>
              <w:p w14:paraId="31124C46" w14:textId="080BEA52" w:rsidR="00F34262" w:rsidRDefault="00A47143" w:rsidP="00A47143">
                <w:pPr>
                  <w:numPr>
                    <w:ilvl w:val="255"/>
                    <w:numId w:val="0"/>
                  </w:numPr>
                  <w:shd w:val="clear" w:color="auto" w:fill="F5F5F5"/>
                  <w:snapToGrid w:val="0"/>
                  <w:spacing w:before="60" w:after="60" w:line="240" w:lineRule="auto"/>
                  <w:ind w:leftChars="200" w:left="420"/>
                  <w:jc w:val="left"/>
                  <w:rPr>
                    <w:color w:val="333333"/>
                    <w:szCs w:val="21"/>
                  </w:rPr>
                </w:pPr>
                <w:r w:rsidRPr="00A47143">
                  <w:rPr>
                    <w:rFonts w:ascii="Consolas"/>
                    <w:color w:val="333333"/>
                    <w:szCs w:val="21"/>
                  </w:rPr>
                  <w:t xml:space="preserve">bash scripts/orin/AiRE/check_dl_frame.sh </w:t>
                </w:r>
                <w:r>
                  <w:rPr>
                    <w:rFonts w:ascii="Consolas"/>
                    <w:color w:val="333333"/>
                    <w:szCs w:val="21"/>
                  </w:rPr>
                  <w:br/>
                </w:r>
                <w:r w:rsidRPr="00A47143">
                  <w:rPr>
                    <w:rFonts w:ascii="Consolas"/>
                    <w:color w:val="333333"/>
                    <w:szCs w:val="21"/>
                  </w:rPr>
                  <w:t xml:space="preserve">--framework paddlepaddle </w:t>
                </w:r>
                <w:r>
                  <w:rPr>
                    <w:rFonts w:ascii="Consolas"/>
                    <w:color w:val="333333"/>
                    <w:szCs w:val="21"/>
                  </w:rPr>
                  <w:br/>
                </w:r>
                <w:r w:rsidRPr="00A47143">
                  <w:rPr>
                    <w:rFonts w:ascii="Consolas"/>
                    <w:color w:val="333333"/>
                    <w:szCs w:val="21"/>
                  </w:rPr>
                  <w:t xml:space="preserve">--function train_eval </w:t>
                </w:r>
              </w:p>
            </w:sdtContent>
          </w:sdt>
          <w:p w14:paraId="2604F2AC" w14:textId="77777777" w:rsidR="00F34262" w:rsidRDefault="00F34262">
            <w:pPr>
              <w:numPr>
                <w:ilvl w:val="0"/>
                <w:numId w:val="58"/>
              </w:numPr>
              <w:snapToGrid w:val="0"/>
              <w:spacing w:before="60" w:after="60" w:line="300" w:lineRule="auto"/>
              <w:jc w:val="left"/>
              <w:rPr>
                <w:color w:val="333333"/>
                <w:szCs w:val="21"/>
              </w:rPr>
            </w:pPr>
            <w:r>
              <w:rPr>
                <w:color w:val="333333"/>
                <w:szCs w:val="21"/>
              </w:rPr>
              <w:t>查看终端输出及结果文件：</w:t>
            </w:r>
          </w:p>
          <w:sdt>
            <w:sdtPr>
              <w:rPr>
                <w:rFonts w:ascii="Consolas"/>
                <w:color w:val="333333"/>
                <w:szCs w:val="21"/>
              </w:rPr>
              <w:id w:val="-1882393971"/>
              <w:placeholder>
                <w:docPart w:val="7283367CE329458382DA62BA103B4164"/>
              </w:placeholder>
              <w15:appearance w15:val="hidden"/>
              <w:text w:multiLine="1"/>
            </w:sdtPr>
            <w:sdtContent>
              <w:p w14:paraId="26DE70C6" w14:textId="77777777" w:rsidR="00F34262" w:rsidRDefault="00F34262" w:rsidP="00273F98">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333333"/>
                    <w:szCs w:val="21"/>
                  </w:rPr>
                  <w:t>cat runs/check_env/paddlepaddle_train_eval.json</w:t>
                </w:r>
              </w:p>
            </w:sdtContent>
          </w:sdt>
          <w:p w14:paraId="3E992FED" w14:textId="6D67778A" w:rsidR="00F34262" w:rsidRDefault="00F34262">
            <w:pPr>
              <w:numPr>
                <w:ilvl w:val="0"/>
                <w:numId w:val="58"/>
              </w:numPr>
              <w:snapToGrid w:val="0"/>
              <w:spacing w:before="60" w:after="60" w:line="300" w:lineRule="auto"/>
              <w:jc w:val="left"/>
              <w:rPr>
                <w:b/>
                <w:bCs/>
                <w:color w:val="333333"/>
                <w:szCs w:val="21"/>
              </w:rPr>
            </w:pPr>
            <w:r>
              <w:rPr>
                <w:rFonts w:hint="eastAsia"/>
                <w:color w:val="333333"/>
                <w:szCs w:val="21"/>
              </w:rPr>
              <w:t>记录</w:t>
            </w:r>
            <w:r>
              <w:rPr>
                <w:rFonts w:hint="eastAsia"/>
                <w:color w:val="333333"/>
                <w:szCs w:val="21"/>
              </w:rPr>
              <w:t xml:space="preserve"> PaddlePaddle </w:t>
            </w:r>
            <w:r>
              <w:rPr>
                <w:rFonts w:hint="eastAsia"/>
                <w:color w:val="333333"/>
                <w:szCs w:val="21"/>
              </w:rPr>
              <w:t>版本、</w:t>
            </w:r>
            <w:r w:rsidR="00A47143">
              <w:rPr>
                <w:rFonts w:hint="eastAsia"/>
                <w:color w:val="333333"/>
                <w:szCs w:val="21"/>
              </w:rPr>
              <w:t>G</w:t>
            </w:r>
            <w:r>
              <w:rPr>
                <w:rFonts w:hint="eastAsia"/>
                <w:color w:val="333333"/>
                <w:szCs w:val="21"/>
              </w:rPr>
              <w:t xml:space="preserve">PU </w:t>
            </w:r>
            <w:r>
              <w:rPr>
                <w:rFonts w:hint="eastAsia"/>
                <w:color w:val="333333"/>
                <w:szCs w:val="21"/>
              </w:rPr>
              <w:t>设备、训练初始</w:t>
            </w:r>
            <w:r>
              <w:rPr>
                <w:rFonts w:hint="eastAsia"/>
                <w:color w:val="333333"/>
                <w:szCs w:val="21"/>
              </w:rPr>
              <w:t xml:space="preserve"> loss</w:t>
            </w:r>
            <w:r>
              <w:rPr>
                <w:rFonts w:hint="eastAsia"/>
                <w:color w:val="333333"/>
                <w:szCs w:val="21"/>
              </w:rPr>
              <w:t>、最终</w:t>
            </w:r>
            <w:r>
              <w:rPr>
                <w:rFonts w:hint="eastAsia"/>
                <w:color w:val="333333"/>
                <w:szCs w:val="21"/>
              </w:rPr>
              <w:t xml:space="preserve"> loss</w:t>
            </w:r>
            <w:r>
              <w:rPr>
                <w:rFonts w:hint="eastAsia"/>
                <w:color w:val="333333"/>
                <w:szCs w:val="21"/>
              </w:rPr>
              <w:t>、</w:t>
            </w:r>
            <w:r>
              <w:rPr>
                <w:rFonts w:hint="eastAsia"/>
                <w:color w:val="333333"/>
                <w:szCs w:val="21"/>
              </w:rPr>
              <w:t xml:space="preserve">accuracy </w:t>
            </w:r>
            <w:r>
              <w:rPr>
                <w:rFonts w:hint="eastAsia"/>
                <w:color w:val="333333"/>
                <w:szCs w:val="21"/>
              </w:rPr>
              <w:t>和参数更新状态。</w:t>
            </w:r>
          </w:p>
        </w:tc>
      </w:tr>
      <w:tr w:rsidR="00F34262" w14:paraId="6E29D8E5" w14:textId="77777777" w:rsidTr="00273F98">
        <w:tc>
          <w:tcPr>
            <w:tcW w:w="1555" w:type="dxa"/>
            <w:tcBorders>
              <w:top w:val="single" w:sz="4" w:space="0" w:color="auto"/>
              <w:left w:val="single" w:sz="4" w:space="0" w:color="auto"/>
              <w:bottom w:val="single" w:sz="4" w:space="0" w:color="auto"/>
              <w:right w:val="single" w:sz="4" w:space="0" w:color="auto"/>
            </w:tcBorders>
          </w:tcPr>
          <w:p w14:paraId="7658F213" w14:textId="77777777" w:rsidR="00F34262" w:rsidRDefault="00F34262" w:rsidP="00273F98">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4D4BC0A2" w14:textId="57B98295" w:rsidR="00F34262" w:rsidRDefault="00A47143" w:rsidP="00273F98">
            <w:pPr>
              <w:rPr>
                <w:color w:val="C00000"/>
                <w:szCs w:val="21"/>
              </w:rPr>
            </w:pPr>
            <w:r w:rsidRPr="00A47143">
              <w:rPr>
                <w:color w:val="333333"/>
                <w:szCs w:val="21"/>
              </w:rPr>
              <w:t>脚本成功完成固定数据的批处理、线性分类网络构建、前向计算、交叉熵损失计算、反向传播和</w:t>
            </w:r>
            <w:r w:rsidRPr="00A47143">
              <w:rPr>
                <w:color w:val="333333"/>
                <w:szCs w:val="21"/>
              </w:rPr>
              <w:t xml:space="preserve"> SGD </w:t>
            </w:r>
            <w:r w:rsidRPr="00A47143">
              <w:rPr>
                <w:color w:val="333333"/>
                <w:szCs w:val="21"/>
              </w:rPr>
              <w:t>参数更新；输出</w:t>
            </w:r>
            <w:r w:rsidRPr="00A47143">
              <w:rPr>
                <w:color w:val="333333"/>
                <w:szCs w:val="21"/>
              </w:rPr>
              <w:t xml:space="preserve"> PADDLEPADDLE_TRAIN_EVAL_OK</w:t>
            </w:r>
            <w:r w:rsidRPr="00A47143">
              <w:rPr>
                <w:color w:val="333333"/>
                <w:szCs w:val="21"/>
              </w:rPr>
              <w:t>。结果</w:t>
            </w:r>
            <w:r w:rsidRPr="00A47143">
              <w:rPr>
                <w:color w:val="333333"/>
                <w:szCs w:val="21"/>
              </w:rPr>
              <w:t xml:space="preserve"> JSON </w:t>
            </w:r>
            <w:r w:rsidRPr="00A47143">
              <w:rPr>
                <w:color w:val="333333"/>
                <w:szCs w:val="21"/>
              </w:rPr>
              <w:t>中</w:t>
            </w:r>
            <w:r w:rsidRPr="00A47143">
              <w:rPr>
                <w:color w:val="333333"/>
                <w:szCs w:val="21"/>
              </w:rPr>
              <w:t xml:space="preserve"> parameters_updated </w:t>
            </w:r>
            <w:r w:rsidRPr="00A47143">
              <w:rPr>
                <w:color w:val="333333"/>
                <w:szCs w:val="21"/>
              </w:rPr>
              <w:t>为</w:t>
            </w:r>
            <w:r w:rsidRPr="00A47143">
              <w:rPr>
                <w:color w:val="333333"/>
                <w:szCs w:val="21"/>
              </w:rPr>
              <w:t xml:space="preserve"> true</w:t>
            </w:r>
            <w:r w:rsidRPr="00A47143">
              <w:rPr>
                <w:color w:val="333333"/>
                <w:szCs w:val="21"/>
              </w:rPr>
              <w:t>，最终</w:t>
            </w:r>
            <w:r w:rsidRPr="00A47143">
              <w:rPr>
                <w:color w:val="333333"/>
                <w:szCs w:val="21"/>
              </w:rPr>
              <w:t xml:space="preserve"> loss </w:t>
            </w:r>
            <w:r w:rsidRPr="00A47143">
              <w:rPr>
                <w:color w:val="333333"/>
                <w:szCs w:val="21"/>
              </w:rPr>
              <w:t>为有限值，</w:t>
            </w:r>
            <w:r w:rsidRPr="00A47143">
              <w:rPr>
                <w:color w:val="333333"/>
                <w:szCs w:val="21"/>
              </w:rPr>
              <w:t xml:space="preserve">accuracy </w:t>
            </w:r>
            <w:r w:rsidRPr="00A47143">
              <w:rPr>
                <w:color w:val="333333"/>
                <w:szCs w:val="21"/>
              </w:rPr>
              <w:t>不低于</w:t>
            </w:r>
            <w:r w:rsidRPr="00A47143">
              <w:rPr>
                <w:color w:val="333333"/>
                <w:szCs w:val="21"/>
              </w:rPr>
              <w:t xml:space="preserve"> 0.95</w:t>
            </w:r>
            <w:r w:rsidRPr="00A47143">
              <w:rPr>
                <w:color w:val="333333"/>
                <w:szCs w:val="21"/>
              </w:rPr>
              <w:t>，表明</w:t>
            </w:r>
            <w:r w:rsidRPr="00A47143">
              <w:rPr>
                <w:color w:val="333333"/>
                <w:szCs w:val="21"/>
              </w:rPr>
              <w:t xml:space="preserve"> PaddlePaddle </w:t>
            </w:r>
            <w:r w:rsidRPr="00A47143">
              <w:rPr>
                <w:color w:val="333333"/>
                <w:szCs w:val="21"/>
              </w:rPr>
              <w:t>能够在</w:t>
            </w:r>
            <w:r w:rsidRPr="00A47143">
              <w:rPr>
                <w:color w:val="333333"/>
                <w:szCs w:val="21"/>
              </w:rPr>
              <w:t xml:space="preserve"> Jetson Orin</w:t>
            </w:r>
            <w:r w:rsidRPr="00A47143">
              <w:rPr>
                <w:color w:val="333333"/>
                <w:szCs w:val="21"/>
              </w:rPr>
              <w:t>（</w:t>
            </w:r>
            <w:r w:rsidRPr="00A47143">
              <w:rPr>
                <w:color w:val="333333"/>
                <w:szCs w:val="21"/>
              </w:rPr>
              <w:t>JetPack / Ubuntu 20.04</w:t>
            </w:r>
            <w:r w:rsidRPr="00A47143">
              <w:rPr>
                <w:color w:val="333333"/>
                <w:szCs w:val="21"/>
              </w:rPr>
              <w:t>）</w:t>
            </w:r>
            <w:r w:rsidRPr="00A47143">
              <w:rPr>
                <w:color w:val="333333"/>
                <w:szCs w:val="21"/>
              </w:rPr>
              <w:t xml:space="preserve">GPU </w:t>
            </w:r>
            <w:r w:rsidRPr="00A47143">
              <w:rPr>
                <w:color w:val="333333"/>
                <w:szCs w:val="21"/>
              </w:rPr>
              <w:t>环境中完成完整的训练与评估流程</w:t>
            </w:r>
            <w:r w:rsidR="00F34262">
              <w:rPr>
                <w:color w:val="333333"/>
                <w:szCs w:val="21"/>
              </w:rPr>
              <w:t>。</w:t>
            </w:r>
          </w:p>
        </w:tc>
      </w:tr>
    </w:tbl>
    <w:p w14:paraId="0B62F69E" w14:textId="2DABFC1A" w:rsidR="00F34262" w:rsidRPr="001E1C70" w:rsidRDefault="00F34262" w:rsidP="00F34262">
      <w:pPr>
        <w:pStyle w:val="6"/>
        <w:spacing w:before="156" w:after="156"/>
        <w:rPr>
          <w:color w:val="EE0000"/>
        </w:rPr>
      </w:pPr>
      <w:r w:rsidRPr="001E1C70">
        <w:rPr>
          <w:color w:val="EE0000"/>
        </w:rPr>
        <w:t>测试用例</w:t>
      </w:r>
      <w:r w:rsidRPr="001E1C70">
        <w:rPr>
          <w:rFonts w:hint="eastAsia"/>
          <w:color w:val="EE0000"/>
        </w:rPr>
        <w:t>1</w:t>
      </w:r>
      <w:r w:rsidRPr="001E1C70">
        <w:rPr>
          <w:color w:val="EE0000"/>
        </w:rPr>
        <w:t>.</w:t>
      </w:r>
      <w:r w:rsidRPr="001E1C70">
        <w:rPr>
          <w:rFonts w:hint="eastAsia"/>
          <w:color w:val="EE0000"/>
        </w:rPr>
        <w:t>10.2</w:t>
      </w:r>
      <w:r w:rsidRPr="001E1C70">
        <w:rPr>
          <w:color w:val="EE0000"/>
        </w:rPr>
        <w:t>：</w:t>
      </w:r>
      <w:r w:rsidRPr="001E1C70">
        <w:rPr>
          <w:color w:val="EE0000"/>
        </w:rPr>
        <w:t>PaddlePaddle</w:t>
      </w:r>
      <w:r w:rsidRPr="001E1C70">
        <w:rPr>
          <w:color w:val="EE0000"/>
        </w:rPr>
        <w:t>框架模型保存、加载与推理</w:t>
      </w:r>
    </w:p>
    <w:tbl>
      <w:tblPr>
        <w:tblStyle w:val="afff1"/>
        <w:tblW w:w="0" w:type="auto"/>
        <w:tblLayout w:type="fixed"/>
        <w:tblLook w:val="04A0" w:firstRow="1" w:lastRow="0" w:firstColumn="1" w:lastColumn="0" w:noHBand="0" w:noVBand="1"/>
      </w:tblPr>
      <w:tblGrid>
        <w:gridCol w:w="1555"/>
        <w:gridCol w:w="8072"/>
      </w:tblGrid>
      <w:tr w:rsidR="00F34262" w14:paraId="5B3E1418" w14:textId="77777777" w:rsidTr="00273F98">
        <w:trPr>
          <w:trHeight w:val="90"/>
        </w:trPr>
        <w:tc>
          <w:tcPr>
            <w:tcW w:w="1555" w:type="dxa"/>
            <w:tcBorders>
              <w:top w:val="single" w:sz="4" w:space="0" w:color="auto"/>
              <w:left w:val="single" w:sz="4" w:space="0" w:color="auto"/>
              <w:bottom w:val="single" w:sz="4" w:space="0" w:color="auto"/>
              <w:right w:val="single" w:sz="4" w:space="0" w:color="auto"/>
            </w:tcBorders>
          </w:tcPr>
          <w:p w14:paraId="6E9BCA56" w14:textId="77777777" w:rsidR="00F34262" w:rsidRDefault="00F34262" w:rsidP="00273F98">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69AE3542" w14:textId="6B4DD2BA" w:rsidR="00F34262" w:rsidRDefault="00644CAA" w:rsidP="00273F98">
            <w:pPr>
              <w:snapToGrid w:val="0"/>
              <w:spacing w:before="60" w:after="60" w:line="300" w:lineRule="auto"/>
              <w:jc w:val="left"/>
              <w:rPr>
                <w:b/>
                <w:bCs/>
                <w:color w:val="333333"/>
                <w:szCs w:val="21"/>
              </w:rPr>
            </w:pPr>
            <w:r w:rsidRPr="00644CAA">
              <w:rPr>
                <w:color w:val="333333"/>
                <w:szCs w:val="21"/>
              </w:rPr>
              <w:t>已完成测试用例</w:t>
            </w:r>
            <w:r w:rsidRPr="00644CAA">
              <w:rPr>
                <w:color w:val="333333"/>
                <w:szCs w:val="21"/>
              </w:rPr>
              <w:t xml:space="preserve"> 1.</w:t>
            </w:r>
            <w:r>
              <w:rPr>
                <w:rFonts w:hint="eastAsia"/>
                <w:color w:val="333333"/>
                <w:szCs w:val="21"/>
              </w:rPr>
              <w:t xml:space="preserve">10 </w:t>
            </w:r>
            <w:r w:rsidRPr="00644CAA">
              <w:rPr>
                <w:color w:val="333333"/>
                <w:szCs w:val="21"/>
              </w:rPr>
              <w:t>的</w:t>
            </w:r>
            <w:r w:rsidRPr="00644CAA">
              <w:rPr>
                <w:color w:val="333333"/>
                <w:szCs w:val="21"/>
              </w:rPr>
              <w:t xml:space="preserve"> PaddlePaddle </w:t>
            </w:r>
            <w:r w:rsidRPr="00644CAA">
              <w:rPr>
                <w:color w:val="333333"/>
                <w:szCs w:val="21"/>
              </w:rPr>
              <w:t>环境配置；项目中的</w:t>
            </w:r>
            <w:r w:rsidRPr="00644CAA">
              <w:rPr>
                <w:color w:val="333333"/>
                <w:szCs w:val="21"/>
              </w:rPr>
              <w:t xml:space="preserve"> src/orin/check_env/paddlepaddle/checkpoint_infer.py </w:t>
            </w:r>
            <w:r w:rsidRPr="00644CAA">
              <w:rPr>
                <w:color w:val="333333"/>
                <w:szCs w:val="21"/>
              </w:rPr>
              <w:t>脚本已部署。脚本使用固定输入构建轻量神经网络，执行模型参数保存、重新加载和推理结果一致性验证</w:t>
            </w:r>
            <w:r w:rsidR="00F34262">
              <w:rPr>
                <w:rFonts w:hint="eastAsia"/>
                <w:color w:val="333333"/>
                <w:szCs w:val="21"/>
              </w:rPr>
              <w:t>。</w:t>
            </w:r>
          </w:p>
        </w:tc>
      </w:tr>
      <w:tr w:rsidR="00F34262" w14:paraId="66594FC4" w14:textId="77777777" w:rsidTr="00273F98">
        <w:tc>
          <w:tcPr>
            <w:tcW w:w="1555" w:type="dxa"/>
            <w:tcBorders>
              <w:top w:val="single" w:sz="4" w:space="0" w:color="auto"/>
              <w:left w:val="single" w:sz="4" w:space="0" w:color="auto"/>
              <w:bottom w:val="single" w:sz="4" w:space="0" w:color="auto"/>
              <w:right w:val="single" w:sz="4" w:space="0" w:color="auto"/>
            </w:tcBorders>
          </w:tcPr>
          <w:p w14:paraId="7795C4DE" w14:textId="77777777" w:rsidR="00F34262" w:rsidRDefault="00F34262" w:rsidP="00273F98">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47AE64EB" w14:textId="77777777" w:rsidR="00F34262" w:rsidRDefault="00F34262">
            <w:pPr>
              <w:numPr>
                <w:ilvl w:val="0"/>
                <w:numId w:val="59"/>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447236031"/>
              <w:placeholder>
                <w:docPart w:val="ECAAB56A65EC4E5294B80F4F27B7F2B3"/>
              </w:placeholder>
              <w15:appearance w15:val="hidden"/>
              <w:text w:multiLine="1"/>
            </w:sdtPr>
            <w:sdtContent>
              <w:p w14:paraId="08627759" w14:textId="37CED33E" w:rsidR="00F34262" w:rsidRDefault="00644CAA" w:rsidP="00273F98">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w:t>
                </w:r>
                <w:r>
                  <w:rPr>
                    <w:rFonts w:ascii="Consolas" w:hint="eastAsia"/>
                    <w:color w:val="333333"/>
                    <w:szCs w:val="21"/>
                  </w:rPr>
                  <w:t>Paddlepaddle</w:t>
                </w:r>
              </w:p>
            </w:sdtContent>
          </w:sdt>
          <w:p w14:paraId="44893AFE" w14:textId="77777777" w:rsidR="00F34262" w:rsidRDefault="00F34262">
            <w:pPr>
              <w:numPr>
                <w:ilvl w:val="0"/>
                <w:numId w:val="59"/>
              </w:numPr>
              <w:snapToGrid w:val="0"/>
              <w:spacing w:before="60" w:after="60" w:line="300" w:lineRule="auto"/>
              <w:jc w:val="left"/>
              <w:rPr>
                <w:color w:val="333333"/>
                <w:szCs w:val="21"/>
              </w:rPr>
            </w:pPr>
            <w:r>
              <w:rPr>
                <w:color w:val="333333"/>
                <w:szCs w:val="21"/>
              </w:rPr>
              <w:t>执行</w:t>
            </w:r>
            <w:r>
              <w:rPr>
                <w:color w:val="333333"/>
                <w:szCs w:val="21"/>
              </w:rPr>
              <w:t xml:space="preserve"> PaddlePaddle </w:t>
            </w:r>
            <w:r>
              <w:rPr>
                <w:color w:val="333333"/>
                <w:szCs w:val="21"/>
              </w:rPr>
              <w:t>模型保存、加载与推理用例：</w:t>
            </w:r>
          </w:p>
          <w:sdt>
            <w:sdtPr>
              <w:rPr>
                <w:rFonts w:ascii="Consolas"/>
                <w:color w:val="333333"/>
                <w:szCs w:val="21"/>
              </w:rPr>
              <w:id w:val="-66643373"/>
              <w:placeholder>
                <w:docPart w:val="63A415795599404398A0BCBFEA08713E"/>
              </w:placeholder>
              <w15:appearance w15:val="hidden"/>
              <w:text w:multiLine="1"/>
            </w:sdtPr>
            <w:sdtContent>
              <w:p w14:paraId="5FA8FBD0" w14:textId="19598ED9" w:rsidR="00F34262" w:rsidRDefault="00644CAA" w:rsidP="00644CAA">
                <w:pPr>
                  <w:numPr>
                    <w:ilvl w:val="255"/>
                    <w:numId w:val="0"/>
                  </w:numPr>
                  <w:shd w:val="clear" w:color="auto" w:fill="F5F5F5"/>
                  <w:snapToGrid w:val="0"/>
                  <w:spacing w:before="60" w:after="60" w:line="240" w:lineRule="auto"/>
                  <w:ind w:leftChars="200" w:left="420"/>
                  <w:jc w:val="left"/>
                  <w:rPr>
                    <w:color w:val="333333"/>
                    <w:szCs w:val="21"/>
                  </w:rPr>
                </w:pPr>
                <w:r w:rsidRPr="00644CAA">
                  <w:rPr>
                    <w:rFonts w:ascii="Consolas"/>
                    <w:color w:val="333333"/>
                    <w:szCs w:val="21"/>
                  </w:rPr>
                  <w:t xml:space="preserve">bash scripts/orin/AiRE/check_dl_frame.sh </w:t>
                </w:r>
                <w:r>
                  <w:rPr>
                    <w:rFonts w:ascii="Consolas"/>
                    <w:color w:val="333333"/>
                    <w:szCs w:val="21"/>
                  </w:rPr>
                  <w:br/>
                </w:r>
                <w:r w:rsidRPr="00644CAA">
                  <w:rPr>
                    <w:rFonts w:ascii="Consolas"/>
                    <w:color w:val="333333"/>
                    <w:szCs w:val="21"/>
                  </w:rPr>
                  <w:t xml:space="preserve">--framework paddlepaddle </w:t>
                </w:r>
                <w:r>
                  <w:rPr>
                    <w:rFonts w:ascii="Consolas"/>
                    <w:color w:val="333333"/>
                    <w:szCs w:val="21"/>
                  </w:rPr>
                  <w:br/>
                </w:r>
                <w:r w:rsidRPr="00644CAA">
                  <w:rPr>
                    <w:rFonts w:ascii="Consolas"/>
                    <w:color w:val="333333"/>
                    <w:szCs w:val="21"/>
                  </w:rPr>
                  <w:lastRenderedPageBreak/>
                  <w:t>--function checkpoint_infer</w:t>
                </w:r>
              </w:p>
            </w:sdtContent>
          </w:sdt>
          <w:p w14:paraId="70D136B9" w14:textId="77777777" w:rsidR="00F34262" w:rsidRDefault="00F34262">
            <w:pPr>
              <w:numPr>
                <w:ilvl w:val="0"/>
                <w:numId w:val="59"/>
              </w:numPr>
              <w:snapToGrid w:val="0"/>
              <w:spacing w:before="60" w:after="60" w:line="300" w:lineRule="auto"/>
              <w:jc w:val="left"/>
              <w:rPr>
                <w:color w:val="333333"/>
                <w:szCs w:val="21"/>
              </w:rPr>
            </w:pPr>
            <w:r>
              <w:rPr>
                <w:color w:val="333333"/>
                <w:szCs w:val="21"/>
              </w:rPr>
              <w:t>查看生成的模型参数文件和结果文件：</w:t>
            </w:r>
          </w:p>
          <w:sdt>
            <w:sdtPr>
              <w:rPr>
                <w:rFonts w:ascii="Consolas"/>
                <w:color w:val="333333"/>
                <w:szCs w:val="21"/>
              </w:rPr>
              <w:id w:val="864330853"/>
              <w:placeholder>
                <w:docPart w:val="46482B46E49743A7BDDF5807DE1FB8EC"/>
              </w:placeholder>
              <w15:appearance w15:val="hidden"/>
              <w:text w:multiLine="1"/>
            </w:sdtPr>
            <w:sdtContent>
              <w:p w14:paraId="252D4115" w14:textId="68D319F3" w:rsidR="00F34262" w:rsidRDefault="00644CAA" w:rsidP="00644CAA">
                <w:pPr>
                  <w:numPr>
                    <w:ilvl w:val="255"/>
                    <w:numId w:val="0"/>
                  </w:numPr>
                  <w:shd w:val="clear" w:color="auto" w:fill="F5F5F5"/>
                  <w:snapToGrid w:val="0"/>
                  <w:spacing w:before="60" w:after="60" w:line="240" w:lineRule="auto"/>
                  <w:ind w:leftChars="200" w:left="420"/>
                  <w:jc w:val="left"/>
                  <w:rPr>
                    <w:color w:val="333333"/>
                    <w:szCs w:val="21"/>
                  </w:rPr>
                </w:pPr>
                <w:r w:rsidRPr="00644CAA">
                  <w:rPr>
                    <w:rFonts w:ascii="Consolas"/>
                    <w:color w:val="333333"/>
                    <w:szCs w:val="21"/>
                  </w:rPr>
                  <w:t>ls runs/check_env/paddlepaddle_checkpoint_infer.pdparams</w:t>
                </w:r>
                <w:r>
                  <w:rPr>
                    <w:rFonts w:ascii="Consolas"/>
                    <w:color w:val="333333"/>
                    <w:szCs w:val="21"/>
                  </w:rPr>
                  <w:br/>
                </w:r>
                <w:r w:rsidRPr="00644CAA">
                  <w:rPr>
                    <w:rFonts w:ascii="Consolas"/>
                    <w:color w:val="333333"/>
                    <w:szCs w:val="21"/>
                  </w:rPr>
                  <w:t>cat runs/check_env/paddlepaddle_checkpoint_infer.json</w:t>
                </w:r>
              </w:p>
            </w:sdtContent>
          </w:sdt>
          <w:p w14:paraId="54268F6E" w14:textId="77777777" w:rsidR="00F34262" w:rsidRDefault="00F34262">
            <w:pPr>
              <w:numPr>
                <w:ilvl w:val="0"/>
                <w:numId w:val="59"/>
              </w:numPr>
              <w:snapToGrid w:val="0"/>
              <w:spacing w:before="60" w:after="60" w:line="300" w:lineRule="auto"/>
              <w:jc w:val="left"/>
              <w:rPr>
                <w:b/>
                <w:bCs/>
                <w:color w:val="333333"/>
                <w:szCs w:val="21"/>
              </w:rPr>
            </w:pPr>
            <w:r>
              <w:rPr>
                <w:color w:val="333333"/>
                <w:szCs w:val="21"/>
              </w:rPr>
              <w:t>记录</w:t>
            </w:r>
            <w:r>
              <w:rPr>
                <w:color w:val="333333"/>
                <w:szCs w:val="21"/>
              </w:rPr>
              <w:t xml:space="preserve"> .pdparams </w:t>
            </w:r>
            <w:r>
              <w:rPr>
                <w:color w:val="333333"/>
                <w:szCs w:val="21"/>
              </w:rPr>
              <w:t>文件生成状态、加载前后输出的最大绝对误差和预测类别</w:t>
            </w:r>
          </w:p>
        </w:tc>
      </w:tr>
      <w:tr w:rsidR="00F34262" w14:paraId="667BF276" w14:textId="77777777" w:rsidTr="00273F98">
        <w:tc>
          <w:tcPr>
            <w:tcW w:w="1555" w:type="dxa"/>
            <w:tcBorders>
              <w:top w:val="single" w:sz="4" w:space="0" w:color="auto"/>
              <w:left w:val="single" w:sz="4" w:space="0" w:color="auto"/>
              <w:bottom w:val="single" w:sz="4" w:space="0" w:color="auto"/>
              <w:right w:val="single" w:sz="4" w:space="0" w:color="auto"/>
            </w:tcBorders>
          </w:tcPr>
          <w:p w14:paraId="0B56061F" w14:textId="77777777" w:rsidR="00F34262" w:rsidRDefault="00F34262" w:rsidP="00273F98">
            <w:pPr>
              <w:snapToGrid w:val="0"/>
              <w:spacing w:before="60" w:after="60" w:line="300" w:lineRule="auto"/>
              <w:jc w:val="left"/>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7E3586A9" w14:textId="3E457C00" w:rsidR="00F34262" w:rsidRDefault="00F34262" w:rsidP="00273F98">
            <w:pPr>
              <w:rPr>
                <w:color w:val="C00000"/>
                <w:szCs w:val="21"/>
              </w:rPr>
            </w:pPr>
            <w:r>
              <w:rPr>
                <w:color w:val="333333"/>
                <w:szCs w:val="21"/>
              </w:rPr>
              <w:t>脚</w:t>
            </w:r>
            <w:r w:rsidR="005A15FF" w:rsidRPr="005A15FF">
              <w:rPr>
                <w:color w:val="333333"/>
                <w:szCs w:val="21"/>
              </w:rPr>
              <w:t>本成功生成</w:t>
            </w:r>
            <w:r w:rsidR="005A15FF" w:rsidRPr="005A15FF">
              <w:rPr>
                <w:color w:val="333333"/>
                <w:szCs w:val="21"/>
              </w:rPr>
              <w:t xml:space="preserve"> PaddlePaddle .pdparams </w:t>
            </w:r>
            <w:r w:rsidR="005A15FF" w:rsidRPr="005A15FF">
              <w:rPr>
                <w:color w:val="333333"/>
                <w:szCs w:val="21"/>
              </w:rPr>
              <w:t>模型参数文件；重新创建网络并加载保存参数后，对同一输入得到与保存前一致的推理结果；输出</w:t>
            </w:r>
            <w:r w:rsidR="005A15FF" w:rsidRPr="005A15FF">
              <w:rPr>
                <w:color w:val="333333"/>
                <w:szCs w:val="21"/>
              </w:rPr>
              <w:t xml:space="preserve"> PADDLEPADDLE_CHECKPOINT_INFER_OK</w:t>
            </w:r>
            <w:r w:rsidR="005A15FF" w:rsidRPr="005A15FF">
              <w:rPr>
                <w:color w:val="333333"/>
                <w:szCs w:val="21"/>
              </w:rPr>
              <w:t>，</w:t>
            </w:r>
            <w:r w:rsidR="005A15FF" w:rsidRPr="005A15FF">
              <w:rPr>
                <w:color w:val="333333"/>
                <w:szCs w:val="21"/>
              </w:rPr>
              <w:t xml:space="preserve">JSON </w:t>
            </w:r>
            <w:r w:rsidR="005A15FF" w:rsidRPr="005A15FF">
              <w:rPr>
                <w:color w:val="333333"/>
                <w:szCs w:val="21"/>
              </w:rPr>
              <w:t>文件中的</w:t>
            </w:r>
            <w:r w:rsidR="005A15FF" w:rsidRPr="005A15FF">
              <w:rPr>
                <w:color w:val="333333"/>
                <w:szCs w:val="21"/>
              </w:rPr>
              <w:t xml:space="preserve"> max_abs_error </w:t>
            </w:r>
            <w:r w:rsidR="005A15FF" w:rsidRPr="005A15FF">
              <w:rPr>
                <w:color w:val="333333"/>
                <w:szCs w:val="21"/>
              </w:rPr>
              <w:t>接近</w:t>
            </w:r>
            <w:r w:rsidR="005A15FF" w:rsidRPr="005A15FF">
              <w:rPr>
                <w:color w:val="333333"/>
                <w:szCs w:val="21"/>
              </w:rPr>
              <w:t xml:space="preserve"> 0</w:t>
            </w:r>
            <w:r w:rsidR="005A15FF" w:rsidRPr="005A15FF">
              <w:rPr>
                <w:color w:val="333333"/>
                <w:szCs w:val="21"/>
              </w:rPr>
              <w:t>。证明</w:t>
            </w:r>
            <w:r w:rsidR="005A15FF" w:rsidRPr="005A15FF">
              <w:rPr>
                <w:color w:val="333333"/>
                <w:szCs w:val="21"/>
              </w:rPr>
              <w:t xml:space="preserve"> PaddlePaddle </w:t>
            </w:r>
            <w:r w:rsidR="005A15FF" w:rsidRPr="005A15FF">
              <w:rPr>
                <w:color w:val="333333"/>
                <w:szCs w:val="21"/>
              </w:rPr>
              <w:t>框架在</w:t>
            </w:r>
            <w:r w:rsidR="005A15FF" w:rsidRPr="005A15FF">
              <w:rPr>
                <w:color w:val="333333"/>
                <w:szCs w:val="21"/>
              </w:rPr>
              <w:t xml:space="preserve"> Jetson Orin</w:t>
            </w:r>
            <w:r w:rsidR="005A15FF" w:rsidRPr="005A15FF">
              <w:rPr>
                <w:color w:val="333333"/>
                <w:szCs w:val="21"/>
              </w:rPr>
              <w:t>（</w:t>
            </w:r>
            <w:r w:rsidR="005A15FF" w:rsidRPr="005A15FF">
              <w:rPr>
                <w:color w:val="333333"/>
                <w:szCs w:val="21"/>
              </w:rPr>
              <w:t>JetPack / Ubuntu 20.04</w:t>
            </w:r>
            <w:r w:rsidR="005A15FF" w:rsidRPr="005A15FF">
              <w:rPr>
                <w:color w:val="333333"/>
                <w:szCs w:val="21"/>
              </w:rPr>
              <w:t>）</w:t>
            </w:r>
            <w:r w:rsidR="005A15FF" w:rsidRPr="005A15FF">
              <w:rPr>
                <w:color w:val="333333"/>
                <w:szCs w:val="21"/>
              </w:rPr>
              <w:t xml:space="preserve">GPU </w:t>
            </w:r>
            <w:r w:rsidR="005A15FF" w:rsidRPr="005A15FF">
              <w:rPr>
                <w:color w:val="333333"/>
                <w:szCs w:val="21"/>
              </w:rPr>
              <w:t>环境中具备模型持久化、模型恢复和</w:t>
            </w:r>
            <w:r w:rsidR="005A15FF" w:rsidRPr="005A15FF">
              <w:rPr>
                <w:color w:val="333333"/>
                <w:szCs w:val="21"/>
              </w:rPr>
              <w:t xml:space="preserve"> GPU </w:t>
            </w:r>
            <w:r w:rsidR="005A15FF" w:rsidRPr="005A15FF">
              <w:rPr>
                <w:color w:val="333333"/>
                <w:szCs w:val="21"/>
              </w:rPr>
              <w:t>推理能力</w:t>
            </w:r>
            <w:r>
              <w:rPr>
                <w:rFonts w:hint="eastAsia"/>
                <w:color w:val="333333"/>
                <w:szCs w:val="21"/>
              </w:rPr>
              <w:t>。</w:t>
            </w:r>
          </w:p>
        </w:tc>
      </w:tr>
    </w:tbl>
    <w:p w14:paraId="785CDD31" w14:textId="65FF5393" w:rsidR="00402E2D" w:rsidRPr="00402E2D" w:rsidRDefault="00000000" w:rsidP="00402E2D">
      <w:pPr>
        <w:pStyle w:val="51"/>
        <w:spacing w:before="156" w:after="156"/>
        <w:rPr>
          <w:color w:val="EE0000"/>
        </w:rPr>
      </w:pPr>
      <w:r w:rsidRPr="000B62E5">
        <w:rPr>
          <w:rFonts w:hint="eastAsia"/>
          <w:color w:val="EE0000"/>
        </w:rPr>
        <w:t>测试用例</w:t>
      </w:r>
      <w:r w:rsidRPr="000B62E5">
        <w:rPr>
          <w:rFonts w:hint="eastAsia"/>
          <w:color w:val="EE0000"/>
        </w:rPr>
        <w:t>1</w:t>
      </w:r>
      <w:r w:rsidRPr="000B62E5">
        <w:rPr>
          <w:color w:val="EE0000"/>
        </w:rPr>
        <w:t>.</w:t>
      </w:r>
      <w:r w:rsidRPr="000B62E5">
        <w:rPr>
          <w:rFonts w:hint="eastAsia"/>
          <w:color w:val="EE0000"/>
        </w:rPr>
        <w:t>11</w:t>
      </w:r>
      <w:r w:rsidRPr="000B62E5">
        <w:rPr>
          <w:rFonts w:hint="eastAsia"/>
          <w:color w:val="EE0000"/>
        </w:rPr>
        <w:t>：</w:t>
      </w:r>
      <w:r w:rsidRPr="000B62E5">
        <w:rPr>
          <w:rFonts w:hint="eastAsia"/>
          <w:color w:val="EE0000"/>
        </w:rPr>
        <w:t>Orin</w:t>
      </w:r>
      <w:r w:rsidRPr="000B62E5">
        <w:rPr>
          <w:rFonts w:hint="eastAsia"/>
          <w:color w:val="EE0000"/>
        </w:rPr>
        <w:t>支持</w:t>
      </w:r>
      <w:r w:rsidR="005D67A9" w:rsidRPr="000B62E5">
        <w:rPr>
          <w:rFonts w:hint="eastAsia"/>
          <w:color w:val="EE0000"/>
        </w:rPr>
        <w:t>pytorch</w:t>
      </w:r>
      <w:r w:rsidRPr="000B62E5">
        <w:rPr>
          <w:rFonts w:hint="eastAsia"/>
          <w:color w:val="EE0000"/>
        </w:rPr>
        <w:t>框架</w:t>
      </w:r>
    </w:p>
    <w:tbl>
      <w:tblPr>
        <w:tblStyle w:val="afff1"/>
        <w:tblW w:w="0" w:type="auto"/>
        <w:tblLayout w:type="fixed"/>
        <w:tblLook w:val="04A0" w:firstRow="1" w:lastRow="0" w:firstColumn="1" w:lastColumn="0" w:noHBand="0" w:noVBand="1"/>
      </w:tblPr>
      <w:tblGrid>
        <w:gridCol w:w="1555"/>
        <w:gridCol w:w="8072"/>
      </w:tblGrid>
      <w:tr w:rsidR="00402E2D" w14:paraId="29C3D7BD" w14:textId="77777777" w:rsidTr="00273F98">
        <w:tc>
          <w:tcPr>
            <w:tcW w:w="1555" w:type="dxa"/>
            <w:tcBorders>
              <w:top w:val="single" w:sz="4" w:space="0" w:color="auto"/>
              <w:left w:val="single" w:sz="4" w:space="0" w:color="auto"/>
              <w:bottom w:val="single" w:sz="4" w:space="0" w:color="auto"/>
              <w:right w:val="single" w:sz="4" w:space="0" w:color="auto"/>
            </w:tcBorders>
          </w:tcPr>
          <w:p w14:paraId="1D9E9F95" w14:textId="77777777" w:rsidR="00402E2D" w:rsidRDefault="00402E2D" w:rsidP="00273F98">
            <w:pPr>
              <w:snapToGrid w:val="0"/>
              <w:spacing w:before="60" w:after="60" w:line="300" w:lineRule="auto"/>
              <w:jc w:val="left"/>
              <w:rPr>
                <w:b/>
                <w:bCs/>
                <w:color w:val="333333"/>
                <w:sz w:val="22"/>
                <w:szCs w:val="22"/>
              </w:rPr>
            </w:pPr>
            <w:r>
              <w:rPr>
                <w:b/>
                <w:bCs/>
                <w:color w:val="333333"/>
                <w:sz w:val="22"/>
                <w:szCs w:val="22"/>
              </w:rPr>
              <w:t>测试输入或条件</w:t>
            </w:r>
          </w:p>
        </w:tc>
        <w:tc>
          <w:tcPr>
            <w:tcW w:w="8072" w:type="dxa"/>
            <w:tcBorders>
              <w:top w:val="single" w:sz="4" w:space="0" w:color="auto"/>
              <w:left w:val="single" w:sz="4" w:space="0" w:color="auto"/>
              <w:bottom w:val="single" w:sz="4" w:space="0" w:color="auto"/>
              <w:right w:val="single" w:sz="4" w:space="0" w:color="auto"/>
            </w:tcBorders>
          </w:tcPr>
          <w:p w14:paraId="695CD77D" w14:textId="77777777" w:rsidR="00402E2D" w:rsidRDefault="00402E2D" w:rsidP="00273F98">
            <w:pPr>
              <w:snapToGrid w:val="0"/>
              <w:spacing w:before="60" w:after="60" w:line="300" w:lineRule="auto"/>
              <w:jc w:val="left"/>
              <w:rPr>
                <w:b/>
                <w:bCs/>
                <w:color w:val="333333"/>
                <w:sz w:val="22"/>
                <w:szCs w:val="22"/>
              </w:rPr>
            </w:pPr>
            <w:r w:rsidRPr="000B62E5">
              <w:rPr>
                <w:color w:val="333333"/>
                <w:szCs w:val="21"/>
              </w:rPr>
              <w:t xml:space="preserve">NVIDIA Jetson Orin </w:t>
            </w:r>
            <w:r w:rsidRPr="000B62E5">
              <w:rPr>
                <w:color w:val="333333"/>
                <w:szCs w:val="21"/>
              </w:rPr>
              <w:t>开发板（</w:t>
            </w:r>
            <w:r w:rsidRPr="000B62E5">
              <w:rPr>
                <w:color w:val="333333"/>
                <w:szCs w:val="21"/>
              </w:rPr>
              <w:t>JetPack 5.x/ Ubuntu 20.04</w:t>
            </w:r>
            <w:r w:rsidRPr="000B62E5">
              <w:rPr>
                <w:color w:val="333333"/>
                <w:szCs w:val="21"/>
              </w:rPr>
              <w:t>，</w:t>
            </w:r>
            <w:r w:rsidRPr="000B62E5">
              <w:rPr>
                <w:color w:val="333333"/>
                <w:szCs w:val="21"/>
              </w:rPr>
              <w:t xml:space="preserve">Ampere </w:t>
            </w:r>
            <w:r w:rsidRPr="000B62E5">
              <w:rPr>
                <w:color w:val="333333"/>
                <w:szCs w:val="21"/>
              </w:rPr>
              <w:t>架构</w:t>
            </w:r>
            <w:r w:rsidRPr="000B62E5">
              <w:rPr>
                <w:color w:val="333333"/>
                <w:szCs w:val="21"/>
              </w:rPr>
              <w:t xml:space="preserve"> GPU</w:t>
            </w:r>
            <w:r w:rsidRPr="000B62E5">
              <w:rPr>
                <w:color w:val="333333"/>
                <w:szCs w:val="21"/>
              </w:rPr>
              <w:t>）；基于</w:t>
            </w:r>
            <w:r w:rsidRPr="000B62E5">
              <w:rPr>
                <w:color w:val="333333"/>
                <w:szCs w:val="21"/>
              </w:rPr>
              <w:t xml:space="preserve"> JetPack </w:t>
            </w:r>
            <w:r w:rsidRPr="000B62E5">
              <w:rPr>
                <w:color w:val="333333"/>
                <w:szCs w:val="21"/>
              </w:rPr>
              <w:t>的</w:t>
            </w:r>
            <w:r w:rsidRPr="000B62E5">
              <w:rPr>
                <w:color w:val="333333"/>
                <w:szCs w:val="21"/>
              </w:rPr>
              <w:t xml:space="preserve"> GPU </w:t>
            </w:r>
            <w:r w:rsidRPr="000B62E5">
              <w:rPr>
                <w:color w:val="333333"/>
                <w:szCs w:val="21"/>
              </w:rPr>
              <w:t>运行环境，目标环境已分配</w:t>
            </w:r>
            <w:r w:rsidRPr="000B62E5">
              <w:rPr>
                <w:color w:val="333333"/>
                <w:szCs w:val="21"/>
              </w:rPr>
              <w:t xml:space="preserve"> GPU </w:t>
            </w:r>
            <w:r w:rsidRPr="000B62E5">
              <w:rPr>
                <w:color w:val="333333"/>
                <w:szCs w:val="21"/>
              </w:rPr>
              <w:t>计算资源（</w:t>
            </w:r>
            <w:r w:rsidRPr="000B62E5">
              <w:rPr>
                <w:color w:val="333333"/>
                <w:szCs w:val="21"/>
              </w:rPr>
              <w:t>CUDA 11.4</w:t>
            </w:r>
            <w:r w:rsidRPr="000B62E5">
              <w:rPr>
                <w:color w:val="333333"/>
                <w:szCs w:val="21"/>
              </w:rPr>
              <w:t>，支持</w:t>
            </w:r>
            <w:r w:rsidRPr="000B62E5">
              <w:rPr>
                <w:color w:val="333333"/>
                <w:szCs w:val="21"/>
              </w:rPr>
              <w:t xml:space="preserve"> Tensor Core</w:t>
            </w:r>
            <w:r w:rsidRPr="000B62E5">
              <w:rPr>
                <w:color w:val="333333"/>
                <w:szCs w:val="21"/>
              </w:rPr>
              <w:t>）；项目中的</w:t>
            </w:r>
            <w:r w:rsidRPr="000B62E5">
              <w:rPr>
                <w:color w:val="333333"/>
                <w:szCs w:val="21"/>
              </w:rPr>
              <w:t xml:space="preserve"> scripts/orin/AiRE/setup_aire_env.sh</w:t>
            </w:r>
            <w:r w:rsidRPr="000B62E5">
              <w:rPr>
                <w:color w:val="333333"/>
                <w:szCs w:val="21"/>
              </w:rPr>
              <w:t>、</w:t>
            </w:r>
            <w:r w:rsidRPr="000B62E5">
              <w:rPr>
                <w:color w:val="333333"/>
                <w:szCs w:val="21"/>
              </w:rPr>
              <w:t xml:space="preserve">scripts/orin/AiRE/check_dl_frame.sh </w:t>
            </w:r>
            <w:r w:rsidRPr="000B62E5">
              <w:rPr>
                <w:color w:val="333333"/>
                <w:szCs w:val="21"/>
              </w:rPr>
              <w:t>和</w:t>
            </w:r>
            <w:r w:rsidRPr="000B62E5">
              <w:rPr>
                <w:color w:val="333333"/>
                <w:szCs w:val="21"/>
              </w:rPr>
              <w:t xml:space="preserve"> src/orin/check_env/pytorch/ PyTorch </w:t>
            </w:r>
            <w:r w:rsidRPr="000B62E5">
              <w:rPr>
                <w:color w:val="333333"/>
                <w:szCs w:val="21"/>
              </w:rPr>
              <w:t>框架检查脚本；</w:t>
            </w:r>
            <w:r w:rsidRPr="000B62E5">
              <w:rPr>
                <w:color w:val="333333"/>
                <w:szCs w:val="21"/>
              </w:rPr>
              <w:t xml:space="preserve">AiRE Conda </w:t>
            </w:r>
            <w:r w:rsidRPr="000B62E5">
              <w:rPr>
                <w:color w:val="333333"/>
                <w:szCs w:val="21"/>
              </w:rPr>
              <w:t>运行环境；</w:t>
            </w:r>
            <w:r w:rsidRPr="000B62E5">
              <w:rPr>
                <w:color w:val="333333"/>
                <w:szCs w:val="21"/>
              </w:rPr>
              <w:t>PyTorch 1.13.1</w:t>
            </w:r>
            <w:r w:rsidRPr="000B62E5">
              <w:rPr>
                <w:color w:val="333333"/>
                <w:szCs w:val="21"/>
              </w:rPr>
              <w:t>、</w:t>
            </w:r>
            <w:r w:rsidRPr="000B62E5">
              <w:rPr>
                <w:color w:val="333333"/>
                <w:szCs w:val="21"/>
              </w:rPr>
              <w:t>torchvision 0.14.1</w:t>
            </w:r>
            <w:r w:rsidRPr="000B62E5">
              <w:rPr>
                <w:color w:val="333333"/>
                <w:szCs w:val="21"/>
              </w:rPr>
              <w:t>、</w:t>
            </w:r>
            <w:r w:rsidRPr="000B62E5">
              <w:rPr>
                <w:color w:val="333333"/>
                <w:szCs w:val="21"/>
              </w:rPr>
              <w:t xml:space="preserve">torchaudio 0.13.1 GPU </w:t>
            </w:r>
            <w:r w:rsidRPr="000B62E5">
              <w:rPr>
                <w:color w:val="333333"/>
                <w:szCs w:val="21"/>
              </w:rPr>
              <w:t>版本（对应</w:t>
            </w:r>
            <w:r w:rsidRPr="000B62E5">
              <w:rPr>
                <w:color w:val="333333"/>
                <w:szCs w:val="21"/>
              </w:rPr>
              <w:t xml:space="preserve"> JetPack 5.1 / CUDA 11.4</w:t>
            </w:r>
            <w:r w:rsidRPr="000B62E5">
              <w:rPr>
                <w:color w:val="333333"/>
                <w:szCs w:val="21"/>
              </w:rPr>
              <w:t>）。训练评估用例使用脚本内固定生成的二分类数据，不依赖网络下载数据集</w:t>
            </w:r>
            <w:r>
              <w:rPr>
                <w:rFonts w:hint="eastAsia"/>
                <w:color w:val="333333"/>
                <w:szCs w:val="21"/>
              </w:rPr>
              <w:t>。</w:t>
            </w:r>
          </w:p>
        </w:tc>
      </w:tr>
      <w:tr w:rsidR="00402E2D" w14:paraId="0C7512AD" w14:textId="77777777" w:rsidTr="00273F98">
        <w:tc>
          <w:tcPr>
            <w:tcW w:w="1555" w:type="dxa"/>
            <w:tcBorders>
              <w:top w:val="single" w:sz="4" w:space="0" w:color="auto"/>
              <w:left w:val="single" w:sz="4" w:space="0" w:color="auto"/>
              <w:bottom w:val="single" w:sz="4" w:space="0" w:color="auto"/>
              <w:right w:val="single" w:sz="4" w:space="0" w:color="auto"/>
            </w:tcBorders>
          </w:tcPr>
          <w:p w14:paraId="593834C4" w14:textId="77777777" w:rsidR="00402E2D" w:rsidRDefault="00402E2D" w:rsidP="00273F98">
            <w:pPr>
              <w:snapToGrid w:val="0"/>
              <w:spacing w:before="60" w:after="60" w:line="300" w:lineRule="auto"/>
              <w:jc w:val="left"/>
              <w:rPr>
                <w:b/>
                <w:bCs/>
                <w:color w:val="333333"/>
                <w:sz w:val="22"/>
                <w:szCs w:val="22"/>
              </w:rPr>
            </w:pPr>
            <w:r>
              <w:rPr>
                <w:b/>
                <w:bCs/>
                <w:color w:val="333333"/>
                <w:sz w:val="22"/>
                <w:szCs w:val="22"/>
              </w:rPr>
              <w:t>测试步骤</w:t>
            </w:r>
          </w:p>
        </w:tc>
        <w:tc>
          <w:tcPr>
            <w:tcW w:w="8072" w:type="dxa"/>
            <w:tcBorders>
              <w:top w:val="single" w:sz="4" w:space="0" w:color="auto"/>
              <w:left w:val="single" w:sz="4" w:space="0" w:color="auto"/>
              <w:bottom w:val="single" w:sz="4" w:space="0" w:color="auto"/>
              <w:right w:val="single" w:sz="4" w:space="0" w:color="auto"/>
            </w:tcBorders>
          </w:tcPr>
          <w:p w14:paraId="5C4D2B80" w14:textId="77777777" w:rsidR="00402E2D" w:rsidRDefault="00402E2D">
            <w:pPr>
              <w:numPr>
                <w:ilvl w:val="0"/>
                <w:numId w:val="60"/>
              </w:numPr>
              <w:snapToGrid w:val="0"/>
              <w:spacing w:before="60" w:after="60" w:line="300" w:lineRule="auto"/>
              <w:jc w:val="left"/>
              <w:rPr>
                <w:color w:val="333333"/>
                <w:szCs w:val="21"/>
              </w:rPr>
            </w:pPr>
            <w:r>
              <w:rPr>
                <w:color w:val="333333"/>
                <w:szCs w:val="21"/>
              </w:rPr>
              <w:t>按本节统一前置检查启动</w:t>
            </w:r>
            <w:r w:rsidRPr="00FB0477">
              <w:rPr>
                <w:color w:val="333333"/>
                <w:szCs w:val="21"/>
              </w:rPr>
              <w:t>NVIDIA Jetson Orin</w:t>
            </w:r>
            <w:r w:rsidRPr="00FB0477">
              <w:rPr>
                <w:color w:val="333333"/>
                <w:szCs w:val="21"/>
              </w:rPr>
              <w:t>（</w:t>
            </w:r>
            <w:r w:rsidRPr="00FB0477">
              <w:rPr>
                <w:color w:val="333333"/>
                <w:szCs w:val="21"/>
              </w:rPr>
              <w:t>JetPack 5.x/ Ubuntu 20.04</w:t>
            </w:r>
            <w:r w:rsidRPr="00FB0477">
              <w:rPr>
                <w:color w:val="333333"/>
                <w:szCs w:val="21"/>
              </w:rPr>
              <w:t>）</w:t>
            </w:r>
            <w:r>
              <w:rPr>
                <w:color w:val="333333"/>
                <w:szCs w:val="21"/>
              </w:rPr>
              <w:t>的</w:t>
            </w:r>
            <w:r>
              <w:rPr>
                <w:color w:val="333333"/>
                <w:szCs w:val="21"/>
              </w:rPr>
              <w:t>Rust-Shyper</w:t>
            </w:r>
            <w:r>
              <w:rPr>
                <w:color w:val="333333"/>
                <w:szCs w:val="21"/>
              </w:rPr>
              <w:t>，确认</w:t>
            </w:r>
            <w:r>
              <w:rPr>
                <w:color w:val="333333"/>
                <w:szCs w:val="21"/>
              </w:rPr>
              <w:t xml:space="preserve">VM0 </w:t>
            </w:r>
            <w:r>
              <w:rPr>
                <w:color w:val="333333"/>
                <w:szCs w:val="21"/>
              </w:rPr>
              <w:t>为</w:t>
            </w:r>
            <w:r>
              <w:rPr>
                <w:color w:val="333333"/>
                <w:szCs w:val="21"/>
              </w:rPr>
              <w:t xml:space="preserve"> Active</w:t>
            </w:r>
            <w:r>
              <w:rPr>
                <w:color w:val="333333"/>
                <w:szCs w:val="21"/>
              </w:rPr>
              <w:t>；进入分配</w:t>
            </w:r>
            <w:r>
              <w:rPr>
                <w:rFonts w:hint="eastAsia"/>
                <w:color w:val="333333"/>
                <w:szCs w:val="21"/>
              </w:rPr>
              <w:t>G</w:t>
            </w:r>
            <w:r>
              <w:rPr>
                <w:color w:val="333333"/>
                <w:szCs w:val="21"/>
              </w:rPr>
              <w:t>PU</w:t>
            </w:r>
            <w:r>
              <w:rPr>
                <w:color w:val="333333"/>
                <w:szCs w:val="21"/>
              </w:rPr>
              <w:t>资源的目标虚拟机，确认系统能够正常运行。</w:t>
            </w:r>
          </w:p>
          <w:p w14:paraId="178AC7B6" w14:textId="77777777" w:rsidR="00402E2D" w:rsidRDefault="00402E2D">
            <w:pPr>
              <w:numPr>
                <w:ilvl w:val="0"/>
                <w:numId w:val="60"/>
              </w:numPr>
              <w:snapToGrid w:val="0"/>
              <w:spacing w:before="60" w:after="60" w:line="300" w:lineRule="auto"/>
              <w:jc w:val="left"/>
              <w:rPr>
                <w:color w:val="333333"/>
                <w:szCs w:val="21"/>
              </w:rPr>
            </w:pPr>
            <w:r>
              <w:rPr>
                <w:color w:val="333333"/>
                <w:szCs w:val="21"/>
              </w:rPr>
              <w:t>若板端尚未部署项目，上传以下项目内容至</w:t>
            </w:r>
            <w:r>
              <w:rPr>
                <w:color w:val="333333"/>
                <w:szCs w:val="21"/>
              </w:rPr>
              <w:t xml:space="preserve"> /root/AIRE/AIRE-Mindspore/</w:t>
            </w:r>
            <w:r>
              <w:rPr>
                <w:color w:val="333333"/>
                <w:szCs w:val="21"/>
              </w:rPr>
              <w:t>，并保留目录结构：</w:t>
            </w:r>
          </w:p>
          <w:sdt>
            <w:sdtPr>
              <w:rPr>
                <w:rFonts w:ascii="Consolas"/>
                <w:color w:val="333333"/>
                <w:szCs w:val="21"/>
              </w:rPr>
              <w:id w:val="1517269363"/>
              <w:placeholder>
                <w:docPart w:val="5BBE2C3F7E5D44129B3CBC7C3029468F"/>
              </w:placeholder>
              <w15:appearance w15:val="hidden"/>
              <w:text w:multiLine="1"/>
            </w:sdtPr>
            <w:sdtContent>
              <w:p w14:paraId="421C4E69" w14:textId="77777777" w:rsidR="00402E2D" w:rsidRDefault="00402E2D" w:rsidP="00273F98">
                <w:pPr>
                  <w:numPr>
                    <w:ilvl w:val="255"/>
                    <w:numId w:val="0"/>
                  </w:numPr>
                  <w:shd w:val="clear" w:color="auto" w:fill="F5F5F5"/>
                  <w:snapToGrid w:val="0"/>
                  <w:spacing w:before="60" w:after="60" w:line="240" w:lineRule="auto"/>
                  <w:ind w:leftChars="200" w:left="420"/>
                  <w:jc w:val="left"/>
                  <w:rPr>
                    <w:rFonts w:ascii="Consolas"/>
                    <w:color w:val="333333"/>
                    <w:szCs w:val="21"/>
                  </w:rPr>
                </w:pPr>
                <w:r w:rsidRPr="00495AAD">
                  <w:rPr>
                    <w:rFonts w:ascii="Consolas"/>
                    <w:color w:val="333333"/>
                    <w:szCs w:val="21"/>
                  </w:rPr>
                  <w:t>scripts/orin/AiRE/</w:t>
                </w:r>
                <w:r w:rsidRPr="00495AAD">
                  <w:rPr>
                    <w:rFonts w:ascii="Consolas"/>
                    <w:color w:val="333333"/>
                    <w:szCs w:val="21"/>
                  </w:rPr>
                  <w:br/>
                  <w:t>src/orin/check_env/pytorch/</w:t>
                </w:r>
              </w:p>
            </w:sdtContent>
          </w:sdt>
          <w:p w14:paraId="52F8DBF3" w14:textId="77777777" w:rsidR="00402E2D" w:rsidRDefault="00402E2D">
            <w:pPr>
              <w:numPr>
                <w:ilvl w:val="0"/>
                <w:numId w:val="60"/>
              </w:numPr>
              <w:snapToGrid w:val="0"/>
              <w:spacing w:before="60" w:after="60" w:line="300" w:lineRule="auto"/>
              <w:jc w:val="left"/>
              <w:rPr>
                <w:color w:val="333333"/>
                <w:szCs w:val="21"/>
              </w:rPr>
            </w:pPr>
            <w:r>
              <w:rPr>
                <w:color w:val="333333"/>
                <w:szCs w:val="21"/>
              </w:rPr>
              <w:t>固定板端</w:t>
            </w:r>
            <w:r>
              <w:rPr>
                <w:color w:val="333333"/>
                <w:szCs w:val="21"/>
              </w:rPr>
              <w:t xml:space="preserve"> </w:t>
            </w:r>
            <w:r>
              <w:rPr>
                <w:rFonts w:hint="eastAsia"/>
                <w:color w:val="333333"/>
                <w:szCs w:val="21"/>
              </w:rPr>
              <w:t>G</w:t>
            </w:r>
            <w:r>
              <w:rPr>
                <w:color w:val="333333"/>
                <w:szCs w:val="21"/>
              </w:rPr>
              <w:t xml:space="preserve">PU </w:t>
            </w:r>
            <w:r>
              <w:rPr>
                <w:color w:val="333333"/>
                <w:szCs w:val="21"/>
              </w:rPr>
              <w:t>性能状态，执行：</w:t>
            </w:r>
          </w:p>
          <w:sdt>
            <w:sdtPr>
              <w:rPr>
                <w:rFonts w:ascii="Consolas"/>
                <w:color w:val="333333"/>
                <w:szCs w:val="21"/>
              </w:rPr>
              <w:id w:val="-228697267"/>
              <w:placeholder>
                <w:docPart w:val="C1842B3C90C94A98946C954F1A1A4EA9"/>
              </w:placeholder>
              <w15:appearance w15:val="hidden"/>
              <w:text w:multiLine="1"/>
            </w:sdtPr>
            <w:sdtContent>
              <w:p w14:paraId="301ACFE5" w14:textId="77777777" w:rsidR="00402E2D" w:rsidRDefault="00402E2D" w:rsidP="00273F98">
                <w:pPr>
                  <w:numPr>
                    <w:ilvl w:val="255"/>
                    <w:numId w:val="0"/>
                  </w:numPr>
                  <w:shd w:val="clear" w:color="auto" w:fill="F5F5F5"/>
                  <w:snapToGrid w:val="0"/>
                  <w:spacing w:before="60" w:after="60" w:line="240" w:lineRule="auto"/>
                  <w:ind w:leftChars="200" w:left="420"/>
                  <w:jc w:val="left"/>
                  <w:rPr>
                    <w:color w:val="333333"/>
                    <w:szCs w:val="21"/>
                  </w:rPr>
                </w:pPr>
                <w:r w:rsidRPr="00422C4B">
                  <w:rPr>
                    <w:rFonts w:ascii="Consolas"/>
                    <w:color w:val="333333"/>
                    <w:szCs w:val="21"/>
                  </w:rPr>
                  <w:t>cd /root/AIRE/AIRE-Mindspore/scripts/orin/AiRE</w:t>
                </w:r>
                <w:r>
                  <w:rPr>
                    <w:rFonts w:ascii="Consolas"/>
                    <w:color w:val="333333"/>
                    <w:szCs w:val="21"/>
                  </w:rPr>
                  <w:br/>
                </w:r>
                <w:r w:rsidRPr="00422C4B">
                  <w:rPr>
                    <w:rFonts w:ascii="Consolas"/>
                    <w:color w:val="333333"/>
                    <w:szCs w:val="21"/>
                  </w:rPr>
                  <w:t xml:space="preserve">bash set_board_performance.sh --gpu performance </w:t>
                </w:r>
              </w:p>
            </w:sdtContent>
          </w:sdt>
          <w:p w14:paraId="0FA65D22" w14:textId="77777777" w:rsidR="00402E2D" w:rsidRDefault="00402E2D">
            <w:pPr>
              <w:numPr>
                <w:ilvl w:val="0"/>
                <w:numId w:val="60"/>
              </w:numPr>
              <w:snapToGrid w:val="0"/>
              <w:spacing w:before="60" w:after="60" w:line="300" w:lineRule="auto"/>
              <w:jc w:val="left"/>
              <w:rPr>
                <w:color w:val="333333"/>
                <w:szCs w:val="21"/>
              </w:rPr>
            </w:pPr>
            <w:r>
              <w:rPr>
                <w:color w:val="333333"/>
                <w:szCs w:val="21"/>
              </w:rPr>
              <w:t>创建或检查</w:t>
            </w:r>
            <w:r>
              <w:rPr>
                <w:color w:val="333333"/>
                <w:szCs w:val="21"/>
              </w:rPr>
              <w:t xml:space="preserve"> AiRE </w:t>
            </w:r>
            <w:r>
              <w:rPr>
                <w:color w:val="333333"/>
                <w:szCs w:val="21"/>
              </w:rPr>
              <w:t>运行环境，并按需安装</w:t>
            </w:r>
            <w:r>
              <w:rPr>
                <w:color w:val="333333"/>
                <w:szCs w:val="21"/>
              </w:rPr>
              <w:t xml:space="preserve"> PyTorch </w:t>
            </w:r>
            <w:r>
              <w:rPr>
                <w:rFonts w:hint="eastAsia"/>
                <w:color w:val="333333"/>
                <w:szCs w:val="21"/>
              </w:rPr>
              <w:t>G</w:t>
            </w:r>
            <w:r>
              <w:rPr>
                <w:color w:val="333333"/>
                <w:szCs w:val="21"/>
              </w:rPr>
              <w:t xml:space="preserve">PU </w:t>
            </w:r>
            <w:r>
              <w:rPr>
                <w:color w:val="333333"/>
                <w:szCs w:val="21"/>
              </w:rPr>
              <w:t>框架组件：</w:t>
            </w:r>
          </w:p>
          <w:sdt>
            <w:sdtPr>
              <w:rPr>
                <w:rFonts w:ascii="Consolas"/>
                <w:color w:val="333333"/>
                <w:szCs w:val="21"/>
              </w:rPr>
              <w:id w:val="-39289193"/>
              <w:placeholder>
                <w:docPart w:val="B4BF2370B1CB4C2C993DBA65A3EF4C7C"/>
              </w:placeholder>
              <w15:appearance w15:val="hidden"/>
              <w:text w:multiLine="1"/>
            </w:sdtPr>
            <w:sdtContent>
              <w:p w14:paraId="7C4FAC20" w14:textId="77777777" w:rsidR="00402E2D" w:rsidRDefault="00402E2D" w:rsidP="00273F98">
                <w:pPr>
                  <w:numPr>
                    <w:ilvl w:val="255"/>
                    <w:numId w:val="0"/>
                  </w:numPr>
                  <w:shd w:val="clear" w:color="auto" w:fill="F5F5F5"/>
                  <w:snapToGrid w:val="0"/>
                  <w:spacing w:before="60" w:after="60" w:line="240" w:lineRule="auto"/>
                  <w:ind w:leftChars="200" w:left="420"/>
                  <w:jc w:val="left"/>
                  <w:rPr>
                    <w:color w:val="333333"/>
                    <w:szCs w:val="21"/>
                  </w:rPr>
                </w:pPr>
                <w:r w:rsidRPr="00E8111A">
                  <w:rPr>
                    <w:rFonts w:ascii="Consolas"/>
                    <w:color w:val="333333"/>
                    <w:szCs w:val="21"/>
                  </w:rPr>
                  <w:t>cd /root/AIRE/AIRE-Mindspore/scripts/orin/AiRE</w:t>
                </w:r>
                <w:r>
                  <w:rPr>
                    <w:rFonts w:ascii="Consolas"/>
                    <w:color w:val="333333"/>
                    <w:szCs w:val="21"/>
                  </w:rPr>
                  <w:br/>
                </w:r>
                <w:r w:rsidRPr="00E8111A">
                  <w:rPr>
                    <w:rFonts w:ascii="Consolas"/>
                    <w:color w:val="333333"/>
                    <w:szCs w:val="21"/>
                  </w:rPr>
                  <w:t xml:space="preserve">bash setup_aire_env.sh --pytorch </w:t>
                </w:r>
              </w:p>
            </w:sdtContent>
          </w:sdt>
          <w:p w14:paraId="178B5278" w14:textId="77777777" w:rsidR="00402E2D" w:rsidRDefault="00402E2D">
            <w:pPr>
              <w:numPr>
                <w:ilvl w:val="0"/>
                <w:numId w:val="60"/>
              </w:numPr>
              <w:snapToGrid w:val="0"/>
              <w:spacing w:before="60" w:after="60" w:line="300" w:lineRule="auto"/>
              <w:jc w:val="left"/>
              <w:rPr>
                <w:color w:val="333333"/>
                <w:szCs w:val="21"/>
              </w:rPr>
            </w:pPr>
            <w:r w:rsidRPr="0055002F">
              <w:rPr>
                <w:color w:val="333333"/>
                <w:szCs w:val="21"/>
              </w:rPr>
              <w:t>依次执行测试用例</w:t>
            </w:r>
            <w:r w:rsidRPr="0055002F">
              <w:rPr>
                <w:color w:val="333333"/>
                <w:szCs w:val="21"/>
              </w:rPr>
              <w:t xml:space="preserve"> 1</w:t>
            </w:r>
            <w:r>
              <w:rPr>
                <w:rFonts w:hint="eastAsia"/>
                <w:color w:val="333333"/>
                <w:szCs w:val="21"/>
              </w:rPr>
              <w:t>.11</w:t>
            </w:r>
            <w:r w:rsidRPr="0055002F">
              <w:rPr>
                <w:color w:val="333333"/>
                <w:szCs w:val="21"/>
              </w:rPr>
              <w:t xml:space="preserve">.1 PyTorch GPU </w:t>
            </w:r>
            <w:r w:rsidRPr="0055002F">
              <w:rPr>
                <w:color w:val="333333"/>
                <w:szCs w:val="21"/>
              </w:rPr>
              <w:t>训练评估和测试用例</w:t>
            </w:r>
            <w:r w:rsidRPr="0055002F">
              <w:rPr>
                <w:color w:val="333333"/>
                <w:szCs w:val="21"/>
              </w:rPr>
              <w:t xml:space="preserve"> 1.</w:t>
            </w:r>
            <w:r>
              <w:rPr>
                <w:rFonts w:hint="eastAsia"/>
                <w:color w:val="333333"/>
                <w:szCs w:val="21"/>
              </w:rPr>
              <w:t>11</w:t>
            </w:r>
            <w:r w:rsidRPr="0055002F">
              <w:rPr>
                <w:color w:val="333333"/>
                <w:szCs w:val="21"/>
              </w:rPr>
              <w:t xml:space="preserve">.2 </w:t>
            </w:r>
            <w:r w:rsidRPr="0055002F">
              <w:rPr>
                <w:color w:val="333333"/>
                <w:szCs w:val="21"/>
              </w:rPr>
              <w:t>模型保存加载推理子用例</w:t>
            </w:r>
            <w:r>
              <w:rPr>
                <w:color w:val="333333"/>
                <w:szCs w:val="21"/>
              </w:rPr>
              <w:t>。</w:t>
            </w:r>
          </w:p>
          <w:p w14:paraId="56E78F66" w14:textId="77777777" w:rsidR="00402E2D" w:rsidRDefault="00402E2D">
            <w:pPr>
              <w:numPr>
                <w:ilvl w:val="0"/>
                <w:numId w:val="60"/>
              </w:numPr>
              <w:snapToGrid w:val="0"/>
              <w:spacing w:before="60" w:after="60" w:line="300" w:lineRule="auto"/>
              <w:jc w:val="left"/>
              <w:rPr>
                <w:color w:val="333333"/>
                <w:szCs w:val="21"/>
              </w:rPr>
            </w:pPr>
            <w:r w:rsidRPr="009F6AC1">
              <w:rPr>
                <w:color w:val="333333"/>
                <w:szCs w:val="21"/>
              </w:rPr>
              <w:t>查看</w:t>
            </w:r>
            <w:r w:rsidRPr="009F6AC1">
              <w:rPr>
                <w:color w:val="333333"/>
                <w:szCs w:val="21"/>
              </w:rPr>
              <w:t xml:space="preserve"> runs/check_env/ </w:t>
            </w:r>
            <w:r w:rsidRPr="009F6AC1">
              <w:rPr>
                <w:color w:val="333333"/>
                <w:szCs w:val="21"/>
              </w:rPr>
              <w:t>目录下生成的</w:t>
            </w:r>
            <w:r w:rsidRPr="009F6AC1">
              <w:rPr>
                <w:color w:val="333333"/>
                <w:szCs w:val="21"/>
              </w:rPr>
              <w:t xml:space="preserve"> JSON </w:t>
            </w:r>
            <w:r w:rsidRPr="009F6AC1">
              <w:rPr>
                <w:color w:val="333333"/>
                <w:szCs w:val="21"/>
              </w:rPr>
              <w:t>结果文件和</w:t>
            </w:r>
            <w:r w:rsidRPr="009F6AC1">
              <w:rPr>
                <w:color w:val="333333"/>
                <w:szCs w:val="21"/>
              </w:rPr>
              <w:t xml:space="preserve"> .pth </w:t>
            </w:r>
            <w:r w:rsidRPr="009F6AC1">
              <w:rPr>
                <w:color w:val="333333"/>
                <w:szCs w:val="21"/>
              </w:rPr>
              <w:t>模型参数文件，记录框架版本、</w:t>
            </w:r>
            <w:r w:rsidRPr="009F6AC1">
              <w:rPr>
                <w:color w:val="333333"/>
                <w:szCs w:val="21"/>
              </w:rPr>
              <w:t xml:space="preserve">GPU </w:t>
            </w:r>
            <w:r w:rsidRPr="009F6AC1">
              <w:rPr>
                <w:color w:val="333333"/>
                <w:szCs w:val="21"/>
              </w:rPr>
              <w:t>设备、</w:t>
            </w:r>
            <w:r w:rsidRPr="009F6AC1">
              <w:rPr>
                <w:color w:val="333333"/>
                <w:szCs w:val="21"/>
              </w:rPr>
              <w:t>loss</w:t>
            </w:r>
            <w:r w:rsidRPr="009F6AC1">
              <w:rPr>
                <w:color w:val="333333"/>
                <w:szCs w:val="21"/>
              </w:rPr>
              <w:t>、准确率、参数更新状态、模型保存路径和推理一致性误差</w:t>
            </w:r>
            <w:r w:rsidRPr="00FB0477">
              <w:rPr>
                <w:color w:val="333333"/>
                <w:szCs w:val="21"/>
              </w:rPr>
              <w:t>。</w:t>
            </w:r>
          </w:p>
        </w:tc>
      </w:tr>
      <w:tr w:rsidR="00402E2D" w14:paraId="477F185B" w14:textId="77777777" w:rsidTr="00273F98">
        <w:tc>
          <w:tcPr>
            <w:tcW w:w="1555" w:type="dxa"/>
            <w:tcBorders>
              <w:top w:val="single" w:sz="4" w:space="0" w:color="auto"/>
              <w:left w:val="single" w:sz="4" w:space="0" w:color="auto"/>
              <w:bottom w:val="single" w:sz="4" w:space="0" w:color="auto"/>
              <w:right w:val="single" w:sz="4" w:space="0" w:color="auto"/>
            </w:tcBorders>
          </w:tcPr>
          <w:p w14:paraId="025A296E" w14:textId="77777777" w:rsidR="00402E2D" w:rsidRDefault="00402E2D" w:rsidP="00273F98">
            <w:pPr>
              <w:snapToGrid w:val="0"/>
              <w:spacing w:before="60" w:after="60" w:line="300" w:lineRule="auto"/>
              <w:jc w:val="left"/>
              <w:rPr>
                <w:color w:val="C00000"/>
                <w:szCs w:val="21"/>
              </w:rPr>
            </w:pPr>
            <w:r>
              <w:rPr>
                <w:b/>
                <w:bCs/>
                <w:color w:val="333333"/>
                <w:sz w:val="22"/>
                <w:szCs w:val="22"/>
              </w:rPr>
              <w:t>预期结果</w:t>
            </w:r>
          </w:p>
        </w:tc>
        <w:tc>
          <w:tcPr>
            <w:tcW w:w="8072" w:type="dxa"/>
            <w:tcBorders>
              <w:top w:val="single" w:sz="4" w:space="0" w:color="auto"/>
              <w:left w:val="single" w:sz="4" w:space="0" w:color="auto"/>
              <w:bottom w:val="single" w:sz="4" w:space="0" w:color="auto"/>
              <w:right w:val="single" w:sz="4" w:space="0" w:color="auto"/>
            </w:tcBorders>
          </w:tcPr>
          <w:p w14:paraId="57F40560" w14:textId="77777777" w:rsidR="00402E2D" w:rsidRDefault="00402E2D" w:rsidP="00273F98">
            <w:pPr>
              <w:snapToGrid w:val="0"/>
              <w:spacing w:before="60" w:after="60" w:line="300" w:lineRule="auto"/>
              <w:jc w:val="left"/>
              <w:rPr>
                <w:color w:val="333333"/>
                <w:szCs w:val="21"/>
              </w:rPr>
            </w:pPr>
            <w:r w:rsidRPr="0026565C">
              <w:rPr>
                <w:color w:val="333333"/>
                <w:szCs w:val="21"/>
              </w:rPr>
              <w:t>PyTorch</w:t>
            </w:r>
            <w:r w:rsidRPr="0026565C">
              <w:rPr>
                <w:color w:val="333333"/>
                <w:szCs w:val="21"/>
              </w:rPr>
              <w:t>、</w:t>
            </w:r>
            <w:r w:rsidRPr="0026565C">
              <w:rPr>
                <w:color w:val="333333"/>
                <w:szCs w:val="21"/>
              </w:rPr>
              <w:t xml:space="preserve">torchvision </w:t>
            </w:r>
            <w:r w:rsidRPr="0026565C">
              <w:rPr>
                <w:color w:val="333333"/>
                <w:szCs w:val="21"/>
              </w:rPr>
              <w:t>和</w:t>
            </w:r>
            <w:r w:rsidRPr="0026565C">
              <w:rPr>
                <w:color w:val="333333"/>
                <w:szCs w:val="21"/>
              </w:rPr>
              <w:t xml:space="preserve"> torchaudio </w:t>
            </w:r>
            <w:r w:rsidRPr="0026565C">
              <w:rPr>
                <w:color w:val="333333"/>
                <w:szCs w:val="21"/>
              </w:rPr>
              <w:t>均能够在</w:t>
            </w:r>
            <w:r w:rsidRPr="0026565C">
              <w:rPr>
                <w:color w:val="333333"/>
                <w:szCs w:val="21"/>
              </w:rPr>
              <w:t xml:space="preserve"> AiRE GPU </w:t>
            </w:r>
            <w:r w:rsidRPr="0026565C">
              <w:rPr>
                <w:color w:val="333333"/>
                <w:szCs w:val="21"/>
              </w:rPr>
              <w:t>环境中正确导入；</w:t>
            </w:r>
            <w:r w:rsidRPr="0026565C">
              <w:rPr>
                <w:color w:val="333333"/>
                <w:szCs w:val="21"/>
              </w:rPr>
              <w:t xml:space="preserve">PyTorch </w:t>
            </w:r>
            <w:r w:rsidRPr="0026565C">
              <w:rPr>
                <w:color w:val="333333"/>
                <w:szCs w:val="21"/>
              </w:rPr>
              <w:t>能够在</w:t>
            </w:r>
            <w:r w:rsidRPr="0026565C">
              <w:rPr>
                <w:color w:val="333333"/>
                <w:szCs w:val="21"/>
              </w:rPr>
              <w:t xml:space="preserve"> NVIDIA Jetson Orin</w:t>
            </w:r>
            <w:r w:rsidRPr="0026565C">
              <w:rPr>
                <w:color w:val="333333"/>
                <w:szCs w:val="21"/>
              </w:rPr>
              <w:t>（</w:t>
            </w:r>
            <w:r w:rsidRPr="0026565C">
              <w:rPr>
                <w:color w:val="333333"/>
                <w:szCs w:val="21"/>
              </w:rPr>
              <w:t>JetPack / Ubuntu 20.04</w:t>
            </w:r>
            <w:r w:rsidRPr="0026565C">
              <w:rPr>
                <w:color w:val="333333"/>
                <w:szCs w:val="21"/>
              </w:rPr>
              <w:t>）环境中完成数据加载、网络构建、前向计算、反向传播、优化器参数更新、模型评估、模型保存、模型加载和</w:t>
            </w:r>
            <w:r w:rsidRPr="0026565C">
              <w:rPr>
                <w:color w:val="333333"/>
                <w:szCs w:val="21"/>
              </w:rPr>
              <w:t xml:space="preserve"> GPU </w:t>
            </w:r>
            <w:r w:rsidRPr="0026565C">
              <w:rPr>
                <w:color w:val="333333"/>
                <w:szCs w:val="21"/>
              </w:rPr>
              <w:t>推理。训练评估与</w:t>
            </w:r>
            <w:r w:rsidRPr="0026565C">
              <w:rPr>
                <w:color w:val="333333"/>
                <w:szCs w:val="21"/>
              </w:rPr>
              <w:t xml:space="preserve"> checkpoint </w:t>
            </w:r>
            <w:r w:rsidRPr="0026565C">
              <w:rPr>
                <w:color w:val="333333"/>
                <w:szCs w:val="21"/>
              </w:rPr>
              <w:t>推理用例均输出有效</w:t>
            </w:r>
            <w:r w:rsidRPr="0026565C">
              <w:rPr>
                <w:color w:val="333333"/>
                <w:szCs w:val="21"/>
              </w:rPr>
              <w:t xml:space="preserve"> JSON </w:t>
            </w:r>
            <w:r w:rsidRPr="0026565C">
              <w:rPr>
                <w:color w:val="333333"/>
                <w:szCs w:val="21"/>
              </w:rPr>
              <w:t>结果和成功标志，证</w:t>
            </w:r>
            <w:r w:rsidRPr="0026565C">
              <w:rPr>
                <w:color w:val="333333"/>
                <w:szCs w:val="21"/>
              </w:rPr>
              <w:lastRenderedPageBreak/>
              <w:t>明项目环境对</w:t>
            </w:r>
            <w:r w:rsidRPr="0026565C">
              <w:rPr>
                <w:color w:val="333333"/>
                <w:szCs w:val="21"/>
              </w:rPr>
              <w:t xml:space="preserve"> PyTorch </w:t>
            </w:r>
            <w:r w:rsidRPr="0026565C">
              <w:rPr>
                <w:color w:val="333333"/>
                <w:szCs w:val="21"/>
              </w:rPr>
              <w:t>框架具有完整运行支持能力</w:t>
            </w:r>
            <w:r>
              <w:rPr>
                <w:color w:val="333333"/>
                <w:szCs w:val="21"/>
              </w:rPr>
              <w:t>。</w:t>
            </w:r>
          </w:p>
        </w:tc>
      </w:tr>
    </w:tbl>
    <w:p w14:paraId="08A719CE" w14:textId="3005F553" w:rsidR="00402E2D" w:rsidRPr="001E1C70" w:rsidRDefault="00402E2D" w:rsidP="00402E2D">
      <w:pPr>
        <w:pStyle w:val="6"/>
        <w:spacing w:before="156" w:after="156"/>
        <w:rPr>
          <w:color w:val="EE0000"/>
        </w:rPr>
      </w:pPr>
      <w:r w:rsidRPr="001E1C70">
        <w:rPr>
          <w:color w:val="EE0000"/>
        </w:rPr>
        <w:lastRenderedPageBreak/>
        <w:t>测试用例</w:t>
      </w:r>
      <w:r w:rsidRPr="001E1C70">
        <w:rPr>
          <w:rFonts w:hint="eastAsia"/>
          <w:color w:val="EE0000"/>
        </w:rPr>
        <w:t>1</w:t>
      </w:r>
      <w:r w:rsidRPr="001E1C70">
        <w:rPr>
          <w:color w:val="EE0000"/>
        </w:rPr>
        <w:t>.</w:t>
      </w:r>
      <w:r w:rsidRPr="001E1C70">
        <w:rPr>
          <w:rFonts w:hint="eastAsia"/>
          <w:color w:val="EE0000"/>
        </w:rPr>
        <w:t>11.1</w:t>
      </w:r>
      <w:r w:rsidRPr="001E1C70">
        <w:rPr>
          <w:color w:val="EE0000"/>
        </w:rPr>
        <w:t>：</w:t>
      </w:r>
      <w:r w:rsidRPr="001E1C70">
        <w:rPr>
          <w:color w:val="EE0000"/>
        </w:rPr>
        <w:t>PyTorch</w:t>
      </w:r>
      <w:r w:rsidRPr="001E1C70">
        <w:rPr>
          <w:color w:val="EE0000"/>
        </w:rPr>
        <w:t>框架训练与评估</w:t>
      </w:r>
    </w:p>
    <w:tbl>
      <w:tblPr>
        <w:tblStyle w:val="afff1"/>
        <w:tblW w:w="0" w:type="auto"/>
        <w:tblLayout w:type="fixed"/>
        <w:tblLook w:val="04A0" w:firstRow="1" w:lastRow="0" w:firstColumn="1" w:lastColumn="0" w:noHBand="0" w:noVBand="1"/>
      </w:tblPr>
      <w:tblGrid>
        <w:gridCol w:w="1555"/>
        <w:gridCol w:w="8072"/>
      </w:tblGrid>
      <w:tr w:rsidR="00402E2D" w14:paraId="55C44AFB" w14:textId="77777777" w:rsidTr="00273F98">
        <w:trPr>
          <w:trHeight w:val="90"/>
        </w:trPr>
        <w:tc>
          <w:tcPr>
            <w:tcW w:w="1555" w:type="dxa"/>
            <w:tcBorders>
              <w:top w:val="single" w:sz="4" w:space="0" w:color="auto"/>
              <w:left w:val="single" w:sz="4" w:space="0" w:color="auto"/>
              <w:bottom w:val="single" w:sz="4" w:space="0" w:color="auto"/>
              <w:right w:val="single" w:sz="4" w:space="0" w:color="auto"/>
            </w:tcBorders>
          </w:tcPr>
          <w:p w14:paraId="0D95A5BE" w14:textId="77777777" w:rsidR="00402E2D" w:rsidRDefault="00402E2D" w:rsidP="00273F98">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41041C73" w14:textId="3107F040" w:rsidR="00402E2D" w:rsidRDefault="00402E2D" w:rsidP="00273F98">
            <w:pPr>
              <w:snapToGrid w:val="0"/>
              <w:spacing w:before="60" w:after="60" w:line="300" w:lineRule="auto"/>
              <w:jc w:val="left"/>
              <w:rPr>
                <w:b/>
                <w:bCs/>
                <w:color w:val="333333"/>
                <w:szCs w:val="21"/>
              </w:rPr>
            </w:pPr>
            <w:r>
              <w:rPr>
                <w:color w:val="333333"/>
                <w:szCs w:val="21"/>
              </w:rPr>
              <w:t>已</w:t>
            </w:r>
            <w:r w:rsidRPr="00402E2D">
              <w:rPr>
                <w:color w:val="333333"/>
                <w:szCs w:val="21"/>
              </w:rPr>
              <w:t>完成测试用例</w:t>
            </w:r>
            <w:r w:rsidRPr="00402E2D">
              <w:rPr>
                <w:color w:val="333333"/>
                <w:szCs w:val="21"/>
              </w:rPr>
              <w:t xml:space="preserve"> 1.</w:t>
            </w:r>
            <w:r w:rsidR="006970D7">
              <w:rPr>
                <w:rFonts w:hint="eastAsia"/>
                <w:color w:val="333333"/>
                <w:szCs w:val="21"/>
              </w:rPr>
              <w:t>11</w:t>
            </w:r>
            <w:r w:rsidRPr="00402E2D">
              <w:rPr>
                <w:color w:val="333333"/>
                <w:szCs w:val="21"/>
              </w:rPr>
              <w:t xml:space="preserve"> </w:t>
            </w:r>
            <w:r w:rsidRPr="00402E2D">
              <w:rPr>
                <w:color w:val="333333"/>
                <w:szCs w:val="21"/>
              </w:rPr>
              <w:t>的</w:t>
            </w:r>
            <w:r w:rsidRPr="00402E2D">
              <w:rPr>
                <w:color w:val="333333"/>
                <w:szCs w:val="21"/>
              </w:rPr>
              <w:t xml:space="preserve"> NVIDIA Jetson Orin</w:t>
            </w:r>
            <w:r w:rsidRPr="00402E2D">
              <w:rPr>
                <w:color w:val="333333"/>
                <w:szCs w:val="21"/>
              </w:rPr>
              <w:t>（</w:t>
            </w:r>
            <w:r w:rsidRPr="00402E2D">
              <w:rPr>
                <w:color w:val="333333"/>
                <w:szCs w:val="21"/>
              </w:rPr>
              <w:t>JetPack / Ubuntu 20.04</w:t>
            </w:r>
            <w:r w:rsidRPr="00402E2D">
              <w:rPr>
                <w:color w:val="333333"/>
                <w:szCs w:val="21"/>
              </w:rPr>
              <w:t>）、</w:t>
            </w:r>
            <w:r w:rsidRPr="00402E2D">
              <w:rPr>
                <w:color w:val="333333"/>
                <w:szCs w:val="21"/>
              </w:rPr>
              <w:t xml:space="preserve">AiRE </w:t>
            </w:r>
            <w:r w:rsidRPr="00402E2D">
              <w:rPr>
                <w:color w:val="333333"/>
                <w:szCs w:val="21"/>
              </w:rPr>
              <w:t>环境和</w:t>
            </w:r>
            <w:r w:rsidRPr="00402E2D">
              <w:rPr>
                <w:color w:val="333333"/>
                <w:szCs w:val="21"/>
              </w:rPr>
              <w:t xml:space="preserve"> PyTorch </w:t>
            </w:r>
            <w:r w:rsidRPr="00402E2D">
              <w:rPr>
                <w:color w:val="333333"/>
                <w:szCs w:val="21"/>
              </w:rPr>
              <w:t>前置配置；目标环境已分配</w:t>
            </w:r>
            <w:r w:rsidRPr="00402E2D">
              <w:rPr>
                <w:color w:val="333333"/>
                <w:szCs w:val="21"/>
              </w:rPr>
              <w:t xml:space="preserve"> GPU </w:t>
            </w:r>
            <w:r w:rsidRPr="00402E2D">
              <w:rPr>
                <w:color w:val="333333"/>
                <w:szCs w:val="21"/>
              </w:rPr>
              <w:t>资源（</w:t>
            </w:r>
            <w:r w:rsidRPr="00402E2D">
              <w:rPr>
                <w:color w:val="333333"/>
                <w:szCs w:val="21"/>
              </w:rPr>
              <w:t>CUDA</w:t>
            </w:r>
            <w:r w:rsidRPr="00402E2D">
              <w:rPr>
                <w:color w:val="333333"/>
                <w:szCs w:val="21"/>
              </w:rPr>
              <w:t>）；项目中的</w:t>
            </w:r>
            <w:r w:rsidRPr="00402E2D">
              <w:rPr>
                <w:color w:val="333333"/>
                <w:szCs w:val="21"/>
              </w:rPr>
              <w:t xml:space="preserve"> src/orin/check_env/pytorch/train_eval.py </w:t>
            </w:r>
            <w:r w:rsidRPr="00402E2D">
              <w:rPr>
                <w:color w:val="333333"/>
                <w:szCs w:val="21"/>
              </w:rPr>
              <w:t>脚本已部署。脚本使用固定随机种子生成</w:t>
            </w:r>
            <w:r w:rsidRPr="00402E2D">
              <w:rPr>
                <w:color w:val="333333"/>
                <w:szCs w:val="21"/>
              </w:rPr>
              <w:t xml:space="preserve"> 256 </w:t>
            </w:r>
            <w:r w:rsidRPr="00402E2D">
              <w:rPr>
                <w:color w:val="333333"/>
                <w:szCs w:val="21"/>
              </w:rPr>
              <w:t>个本地二分类样本，验证数据批处理、网络训练和模型评估功能</w:t>
            </w:r>
            <w:r>
              <w:rPr>
                <w:color w:val="333333"/>
                <w:szCs w:val="21"/>
              </w:rPr>
              <w:t>。</w:t>
            </w:r>
          </w:p>
        </w:tc>
      </w:tr>
      <w:tr w:rsidR="00402E2D" w14:paraId="1D8C2087" w14:textId="77777777" w:rsidTr="00273F98">
        <w:tc>
          <w:tcPr>
            <w:tcW w:w="1555" w:type="dxa"/>
            <w:tcBorders>
              <w:top w:val="single" w:sz="4" w:space="0" w:color="auto"/>
              <w:left w:val="single" w:sz="4" w:space="0" w:color="auto"/>
              <w:bottom w:val="single" w:sz="4" w:space="0" w:color="auto"/>
              <w:right w:val="single" w:sz="4" w:space="0" w:color="auto"/>
            </w:tcBorders>
          </w:tcPr>
          <w:p w14:paraId="667D6BE7" w14:textId="77777777" w:rsidR="00402E2D" w:rsidRDefault="00402E2D" w:rsidP="00273F98">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74A16C42" w14:textId="77777777" w:rsidR="00402E2D" w:rsidRDefault="00402E2D">
            <w:pPr>
              <w:numPr>
                <w:ilvl w:val="0"/>
                <w:numId w:val="29"/>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884838108"/>
              <w:placeholder>
                <w:docPart w:val="7FDF0F4F6F1741E7826F8C655BB89E57"/>
              </w:placeholder>
              <w15:appearance w15:val="hidden"/>
              <w:text w:multiLine="1"/>
            </w:sdtPr>
            <w:sdtContent>
              <w:p w14:paraId="6FC31D07" w14:textId="77777777" w:rsidR="00402E2D" w:rsidRDefault="00402E2D" w:rsidP="00273F98">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2B3D9BE4" w14:textId="77777777" w:rsidR="00402E2D" w:rsidRDefault="00402E2D">
            <w:pPr>
              <w:numPr>
                <w:ilvl w:val="0"/>
                <w:numId w:val="29"/>
              </w:numPr>
              <w:snapToGrid w:val="0"/>
              <w:spacing w:before="60" w:after="60" w:line="300" w:lineRule="auto"/>
              <w:jc w:val="left"/>
              <w:rPr>
                <w:color w:val="333333"/>
                <w:szCs w:val="21"/>
              </w:rPr>
            </w:pPr>
            <w:r>
              <w:rPr>
                <w:color w:val="333333"/>
                <w:szCs w:val="21"/>
              </w:rPr>
              <w:t>执行</w:t>
            </w:r>
            <w:r>
              <w:rPr>
                <w:color w:val="333333"/>
                <w:szCs w:val="21"/>
              </w:rPr>
              <w:t xml:space="preserve"> PyTorch </w:t>
            </w:r>
            <w:r>
              <w:rPr>
                <w:color w:val="333333"/>
                <w:szCs w:val="21"/>
              </w:rPr>
              <w:t>训练与评估用例：</w:t>
            </w:r>
          </w:p>
          <w:sdt>
            <w:sdtPr>
              <w:rPr>
                <w:rFonts w:ascii="Consolas"/>
                <w:color w:val="333333"/>
                <w:szCs w:val="21"/>
              </w:rPr>
              <w:id w:val="-236018414"/>
              <w:placeholder>
                <w:docPart w:val="B81D345A64D6488AB4474559B2D24AF3"/>
              </w:placeholder>
              <w15:appearance w15:val="hidden"/>
              <w:text w:multiLine="1"/>
            </w:sdtPr>
            <w:sdtContent>
              <w:p w14:paraId="75924787" w14:textId="77777777" w:rsidR="00402E2D" w:rsidRDefault="00402E2D" w:rsidP="00273F98">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bash scripts/rk3588s/AiRE/check_dl_frame.sh \</w:t>
                </w:r>
                <w:r>
                  <w:rPr>
                    <w:rFonts w:ascii="Consolas"/>
                    <w:color w:val="333333"/>
                    <w:szCs w:val="21"/>
                  </w:rPr>
                  <w:br/>
                  <w:t xml:space="preserve">  --framework pytorch \</w:t>
                </w:r>
                <w:r>
                  <w:rPr>
                    <w:rFonts w:ascii="Consolas"/>
                    <w:color w:val="333333"/>
                    <w:szCs w:val="21"/>
                  </w:rPr>
                  <w:br/>
                  <w:t xml:space="preserve">  --function train_eval</w:t>
                </w:r>
              </w:p>
            </w:sdtContent>
          </w:sdt>
          <w:p w14:paraId="07CEEDBF" w14:textId="77777777" w:rsidR="00402E2D" w:rsidRDefault="00402E2D">
            <w:pPr>
              <w:numPr>
                <w:ilvl w:val="0"/>
                <w:numId w:val="29"/>
              </w:numPr>
              <w:snapToGrid w:val="0"/>
              <w:spacing w:before="60" w:after="60" w:line="300" w:lineRule="auto"/>
              <w:jc w:val="left"/>
              <w:rPr>
                <w:color w:val="333333"/>
                <w:szCs w:val="21"/>
              </w:rPr>
            </w:pPr>
            <w:r>
              <w:rPr>
                <w:color w:val="333333"/>
                <w:szCs w:val="21"/>
              </w:rPr>
              <w:t>查看终端输出及结果文件：</w:t>
            </w:r>
          </w:p>
          <w:sdt>
            <w:sdtPr>
              <w:rPr>
                <w:rFonts w:ascii="Consolas"/>
                <w:color w:val="333333"/>
                <w:szCs w:val="21"/>
              </w:rPr>
              <w:id w:val="374194701"/>
              <w:placeholder>
                <w:docPart w:val="426EE72E399449A498F6C2F31F32E22E"/>
              </w:placeholder>
              <w15:appearance w15:val="hidden"/>
              <w:text w:multiLine="1"/>
            </w:sdtPr>
            <w:sdtContent>
              <w:p w14:paraId="28837ADA" w14:textId="77777777" w:rsidR="00402E2D" w:rsidRDefault="00402E2D" w:rsidP="00273F98">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cat runs/check_env/pytorch_train_eval.json</w:t>
                </w:r>
              </w:p>
            </w:sdtContent>
          </w:sdt>
          <w:p w14:paraId="570CB517" w14:textId="77A89D3B" w:rsidR="00402E2D" w:rsidRDefault="00402E2D">
            <w:pPr>
              <w:numPr>
                <w:ilvl w:val="0"/>
                <w:numId w:val="29"/>
              </w:numPr>
              <w:snapToGrid w:val="0"/>
              <w:spacing w:before="60" w:after="60" w:line="300" w:lineRule="auto"/>
              <w:jc w:val="left"/>
              <w:rPr>
                <w:b/>
                <w:bCs/>
                <w:color w:val="333333"/>
                <w:szCs w:val="21"/>
              </w:rPr>
            </w:pPr>
            <w:r>
              <w:rPr>
                <w:color w:val="333333"/>
                <w:szCs w:val="21"/>
              </w:rPr>
              <w:t>记录</w:t>
            </w:r>
            <w:r>
              <w:rPr>
                <w:color w:val="333333"/>
                <w:szCs w:val="21"/>
              </w:rPr>
              <w:t xml:space="preserve"> PyTorch </w:t>
            </w:r>
            <w:r>
              <w:rPr>
                <w:color w:val="333333"/>
                <w:szCs w:val="21"/>
              </w:rPr>
              <w:t>版本、</w:t>
            </w:r>
            <w:r w:rsidR="004F3544">
              <w:rPr>
                <w:rFonts w:hint="eastAsia"/>
                <w:color w:val="333333"/>
                <w:szCs w:val="21"/>
              </w:rPr>
              <w:t>G</w:t>
            </w:r>
            <w:r>
              <w:rPr>
                <w:color w:val="333333"/>
                <w:szCs w:val="21"/>
              </w:rPr>
              <w:t xml:space="preserve">PU </w:t>
            </w:r>
            <w:r>
              <w:rPr>
                <w:color w:val="333333"/>
                <w:szCs w:val="21"/>
              </w:rPr>
              <w:t>设备、训练初始</w:t>
            </w:r>
            <w:r>
              <w:rPr>
                <w:color w:val="333333"/>
                <w:szCs w:val="21"/>
              </w:rPr>
              <w:t xml:space="preserve"> loss</w:t>
            </w:r>
            <w:r>
              <w:rPr>
                <w:color w:val="333333"/>
                <w:szCs w:val="21"/>
              </w:rPr>
              <w:t>、最终</w:t>
            </w:r>
            <w:r>
              <w:rPr>
                <w:color w:val="333333"/>
                <w:szCs w:val="21"/>
              </w:rPr>
              <w:t xml:space="preserve"> loss</w:t>
            </w:r>
            <w:r>
              <w:rPr>
                <w:color w:val="333333"/>
                <w:szCs w:val="21"/>
              </w:rPr>
              <w:t>、</w:t>
            </w:r>
            <w:r>
              <w:rPr>
                <w:color w:val="333333"/>
                <w:szCs w:val="21"/>
              </w:rPr>
              <w:t xml:space="preserve">accuracy </w:t>
            </w:r>
            <w:r>
              <w:rPr>
                <w:color w:val="333333"/>
                <w:szCs w:val="21"/>
              </w:rPr>
              <w:t>和参数更新状态。</w:t>
            </w:r>
          </w:p>
        </w:tc>
      </w:tr>
      <w:tr w:rsidR="00402E2D" w14:paraId="5F5761E4" w14:textId="77777777" w:rsidTr="00273F98">
        <w:tc>
          <w:tcPr>
            <w:tcW w:w="1555" w:type="dxa"/>
            <w:tcBorders>
              <w:top w:val="single" w:sz="4" w:space="0" w:color="auto"/>
              <w:left w:val="single" w:sz="4" w:space="0" w:color="auto"/>
              <w:bottom w:val="single" w:sz="4" w:space="0" w:color="auto"/>
              <w:right w:val="single" w:sz="4" w:space="0" w:color="auto"/>
            </w:tcBorders>
          </w:tcPr>
          <w:p w14:paraId="23C8A779" w14:textId="77777777" w:rsidR="00402E2D" w:rsidRDefault="00402E2D" w:rsidP="00273F98">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63CD8AEC" w14:textId="04624369" w:rsidR="00402E2D" w:rsidRDefault="00913A14" w:rsidP="00273F98">
            <w:pPr>
              <w:rPr>
                <w:color w:val="C00000"/>
                <w:szCs w:val="21"/>
              </w:rPr>
            </w:pPr>
            <w:r w:rsidRPr="00913A14">
              <w:rPr>
                <w:color w:val="333333"/>
                <w:szCs w:val="21"/>
              </w:rPr>
              <w:t>脚本成功完成固定数据的批处理、线性分类网络构建、前向计算、交叉熵损失计算、反向传播和</w:t>
            </w:r>
            <w:r w:rsidRPr="00913A14">
              <w:rPr>
                <w:color w:val="333333"/>
                <w:szCs w:val="21"/>
              </w:rPr>
              <w:t xml:space="preserve"> SGD </w:t>
            </w:r>
            <w:r w:rsidRPr="00913A14">
              <w:rPr>
                <w:color w:val="333333"/>
                <w:szCs w:val="21"/>
              </w:rPr>
              <w:t>参数更新；输出</w:t>
            </w:r>
            <w:r w:rsidRPr="00913A14">
              <w:rPr>
                <w:color w:val="333333"/>
                <w:szCs w:val="21"/>
              </w:rPr>
              <w:t xml:space="preserve"> PYTORCH_TRAIN_EVAL_OK</w:t>
            </w:r>
            <w:r w:rsidRPr="00913A14">
              <w:rPr>
                <w:color w:val="333333"/>
                <w:szCs w:val="21"/>
              </w:rPr>
              <w:t>。结果</w:t>
            </w:r>
            <w:r w:rsidRPr="00913A14">
              <w:rPr>
                <w:color w:val="333333"/>
                <w:szCs w:val="21"/>
              </w:rPr>
              <w:t xml:space="preserve"> JSON </w:t>
            </w:r>
            <w:r w:rsidRPr="00913A14">
              <w:rPr>
                <w:color w:val="333333"/>
                <w:szCs w:val="21"/>
              </w:rPr>
              <w:t>中</w:t>
            </w:r>
            <w:r w:rsidRPr="00913A14">
              <w:rPr>
                <w:color w:val="333333"/>
                <w:szCs w:val="21"/>
              </w:rPr>
              <w:t xml:space="preserve"> parameters_updated </w:t>
            </w:r>
            <w:r w:rsidRPr="00913A14">
              <w:rPr>
                <w:color w:val="333333"/>
                <w:szCs w:val="21"/>
              </w:rPr>
              <w:t>为</w:t>
            </w:r>
            <w:r w:rsidRPr="00913A14">
              <w:rPr>
                <w:color w:val="333333"/>
                <w:szCs w:val="21"/>
              </w:rPr>
              <w:t xml:space="preserve"> true</w:t>
            </w:r>
            <w:r w:rsidRPr="00913A14">
              <w:rPr>
                <w:color w:val="333333"/>
                <w:szCs w:val="21"/>
              </w:rPr>
              <w:t>，最终</w:t>
            </w:r>
            <w:r w:rsidRPr="00913A14">
              <w:rPr>
                <w:color w:val="333333"/>
                <w:szCs w:val="21"/>
              </w:rPr>
              <w:t xml:space="preserve"> loss </w:t>
            </w:r>
            <w:r w:rsidRPr="00913A14">
              <w:rPr>
                <w:color w:val="333333"/>
                <w:szCs w:val="21"/>
              </w:rPr>
              <w:t>为有限值，</w:t>
            </w:r>
            <w:r w:rsidRPr="00913A14">
              <w:rPr>
                <w:color w:val="333333"/>
                <w:szCs w:val="21"/>
              </w:rPr>
              <w:t xml:space="preserve">accuracy </w:t>
            </w:r>
            <w:r w:rsidRPr="00913A14">
              <w:rPr>
                <w:color w:val="333333"/>
                <w:szCs w:val="21"/>
              </w:rPr>
              <w:t>不低于</w:t>
            </w:r>
            <w:r w:rsidRPr="00913A14">
              <w:rPr>
                <w:color w:val="333333"/>
                <w:szCs w:val="21"/>
              </w:rPr>
              <w:t xml:space="preserve"> 0.95</w:t>
            </w:r>
            <w:r w:rsidRPr="00913A14">
              <w:rPr>
                <w:color w:val="333333"/>
                <w:szCs w:val="21"/>
              </w:rPr>
              <w:t>，表明</w:t>
            </w:r>
            <w:r w:rsidRPr="00913A14">
              <w:rPr>
                <w:color w:val="333333"/>
                <w:szCs w:val="21"/>
              </w:rPr>
              <w:t xml:space="preserve"> PyTorch </w:t>
            </w:r>
            <w:r w:rsidRPr="00913A14">
              <w:rPr>
                <w:color w:val="333333"/>
                <w:szCs w:val="21"/>
              </w:rPr>
              <w:t>能够在</w:t>
            </w:r>
            <w:r w:rsidRPr="00913A14">
              <w:rPr>
                <w:color w:val="333333"/>
                <w:szCs w:val="21"/>
              </w:rPr>
              <w:t xml:space="preserve"> Jetson Orin</w:t>
            </w:r>
            <w:r w:rsidRPr="00913A14">
              <w:rPr>
                <w:color w:val="333333"/>
                <w:szCs w:val="21"/>
              </w:rPr>
              <w:t>（</w:t>
            </w:r>
            <w:r w:rsidRPr="00913A14">
              <w:rPr>
                <w:color w:val="333333"/>
                <w:szCs w:val="21"/>
              </w:rPr>
              <w:t>JetPack / Ubuntu 20.04</w:t>
            </w:r>
            <w:r w:rsidRPr="00913A14">
              <w:rPr>
                <w:color w:val="333333"/>
                <w:szCs w:val="21"/>
              </w:rPr>
              <w:t>）</w:t>
            </w:r>
            <w:r w:rsidRPr="00913A14">
              <w:rPr>
                <w:color w:val="333333"/>
                <w:szCs w:val="21"/>
              </w:rPr>
              <w:t xml:space="preserve">GPU </w:t>
            </w:r>
            <w:r w:rsidRPr="00913A14">
              <w:rPr>
                <w:color w:val="333333"/>
                <w:szCs w:val="21"/>
              </w:rPr>
              <w:t>环境中完成完整的训练与评估流程</w:t>
            </w:r>
            <w:r w:rsidR="00402E2D">
              <w:rPr>
                <w:color w:val="333333"/>
                <w:szCs w:val="21"/>
              </w:rPr>
              <w:t>。</w:t>
            </w:r>
          </w:p>
        </w:tc>
      </w:tr>
    </w:tbl>
    <w:p w14:paraId="36533FB8" w14:textId="3EB4C013" w:rsidR="00402E2D" w:rsidRPr="001E1C70" w:rsidRDefault="00402E2D" w:rsidP="00402E2D">
      <w:pPr>
        <w:pStyle w:val="6"/>
        <w:spacing w:before="156" w:after="156"/>
        <w:rPr>
          <w:color w:val="EE0000"/>
        </w:rPr>
      </w:pPr>
      <w:r w:rsidRPr="001E1C70">
        <w:rPr>
          <w:color w:val="EE0000"/>
        </w:rPr>
        <w:t>测试用例</w:t>
      </w:r>
      <w:r w:rsidRPr="001E1C70">
        <w:rPr>
          <w:rFonts w:hint="eastAsia"/>
          <w:color w:val="EE0000"/>
        </w:rPr>
        <w:t>1</w:t>
      </w:r>
      <w:r w:rsidRPr="001E1C70">
        <w:rPr>
          <w:color w:val="EE0000"/>
        </w:rPr>
        <w:t>.</w:t>
      </w:r>
      <w:r w:rsidRPr="001E1C70">
        <w:rPr>
          <w:rFonts w:hint="eastAsia"/>
          <w:color w:val="EE0000"/>
        </w:rPr>
        <w:t>11.2</w:t>
      </w:r>
      <w:r w:rsidRPr="001E1C70">
        <w:rPr>
          <w:color w:val="EE0000"/>
        </w:rPr>
        <w:t>：</w:t>
      </w:r>
      <w:r w:rsidRPr="001E1C70">
        <w:rPr>
          <w:color w:val="EE0000"/>
        </w:rPr>
        <w:t>PyTorch</w:t>
      </w:r>
      <w:r w:rsidRPr="001E1C70">
        <w:rPr>
          <w:color w:val="EE0000"/>
        </w:rPr>
        <w:t>框架</w:t>
      </w:r>
      <w:r w:rsidRPr="001E1C70">
        <w:rPr>
          <w:rFonts w:ascii="宋体" w:hAnsi="宋体" w:cs="宋体"/>
          <w:color w:val="EE0000"/>
        </w:rPr>
        <w:t>模型保存、加载与推理</w:t>
      </w:r>
    </w:p>
    <w:tbl>
      <w:tblPr>
        <w:tblStyle w:val="afff1"/>
        <w:tblW w:w="0" w:type="auto"/>
        <w:tblLayout w:type="fixed"/>
        <w:tblLook w:val="04A0" w:firstRow="1" w:lastRow="0" w:firstColumn="1" w:lastColumn="0" w:noHBand="0" w:noVBand="1"/>
      </w:tblPr>
      <w:tblGrid>
        <w:gridCol w:w="1555"/>
        <w:gridCol w:w="8072"/>
      </w:tblGrid>
      <w:tr w:rsidR="00402E2D" w14:paraId="3F4BF6AB" w14:textId="77777777" w:rsidTr="00273F98">
        <w:trPr>
          <w:trHeight w:val="90"/>
        </w:trPr>
        <w:tc>
          <w:tcPr>
            <w:tcW w:w="1555" w:type="dxa"/>
            <w:tcBorders>
              <w:top w:val="single" w:sz="4" w:space="0" w:color="auto"/>
              <w:left w:val="single" w:sz="4" w:space="0" w:color="auto"/>
              <w:bottom w:val="single" w:sz="4" w:space="0" w:color="auto"/>
              <w:right w:val="single" w:sz="4" w:space="0" w:color="auto"/>
            </w:tcBorders>
          </w:tcPr>
          <w:p w14:paraId="32C05228" w14:textId="77777777" w:rsidR="00402E2D" w:rsidRDefault="00402E2D" w:rsidP="00273F98">
            <w:pPr>
              <w:snapToGrid w:val="0"/>
              <w:spacing w:before="60" w:after="60" w:line="300" w:lineRule="auto"/>
              <w:jc w:val="left"/>
              <w:rPr>
                <w:b/>
                <w:bCs/>
                <w:color w:val="333333"/>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171C99FB" w14:textId="6BC6FBF0" w:rsidR="00402E2D" w:rsidRDefault="00402E2D" w:rsidP="00273F98">
            <w:pPr>
              <w:snapToGrid w:val="0"/>
              <w:spacing w:before="60" w:after="60" w:line="300" w:lineRule="auto"/>
              <w:jc w:val="left"/>
              <w:rPr>
                <w:b/>
                <w:bCs/>
                <w:color w:val="333333"/>
                <w:szCs w:val="21"/>
              </w:rPr>
            </w:pPr>
            <w:r>
              <w:rPr>
                <w:rFonts w:hint="eastAsia"/>
                <w:color w:val="333333"/>
                <w:szCs w:val="21"/>
              </w:rPr>
              <w:t>已完成测试用例</w:t>
            </w:r>
            <w:r>
              <w:rPr>
                <w:rFonts w:hint="eastAsia"/>
                <w:color w:val="333333"/>
                <w:szCs w:val="21"/>
              </w:rPr>
              <w:t xml:space="preserve"> 1.</w:t>
            </w:r>
            <w:r w:rsidR="00895B14">
              <w:rPr>
                <w:rFonts w:hint="eastAsia"/>
                <w:color w:val="333333"/>
                <w:szCs w:val="21"/>
              </w:rPr>
              <w:t>11</w:t>
            </w:r>
            <w:r>
              <w:rPr>
                <w:rFonts w:hint="eastAsia"/>
                <w:color w:val="333333"/>
                <w:szCs w:val="21"/>
              </w:rPr>
              <w:t xml:space="preserve"> </w:t>
            </w:r>
            <w:r>
              <w:rPr>
                <w:rFonts w:hint="eastAsia"/>
                <w:color w:val="333333"/>
                <w:szCs w:val="21"/>
              </w:rPr>
              <w:t>的</w:t>
            </w:r>
            <w:r>
              <w:rPr>
                <w:rFonts w:hint="eastAsia"/>
                <w:color w:val="333333"/>
                <w:szCs w:val="21"/>
              </w:rPr>
              <w:t xml:space="preserve"> PyTorch </w:t>
            </w:r>
            <w:r>
              <w:rPr>
                <w:rFonts w:hint="eastAsia"/>
                <w:color w:val="333333"/>
                <w:szCs w:val="21"/>
              </w:rPr>
              <w:t>环境配置；项目中的</w:t>
            </w:r>
            <w:r>
              <w:rPr>
                <w:rFonts w:hint="eastAsia"/>
                <w:color w:val="333333"/>
                <w:szCs w:val="21"/>
              </w:rPr>
              <w:t xml:space="preserve"> s</w:t>
            </w:r>
            <w:r w:rsidR="00895B14" w:rsidRPr="00895B14">
              <w:rPr>
                <w:color w:val="333333"/>
                <w:szCs w:val="21"/>
              </w:rPr>
              <w:t>rc/orin/check_env/pytorch/checkpoint_infer.py</w:t>
            </w:r>
            <w:r>
              <w:rPr>
                <w:rFonts w:hint="eastAsia"/>
                <w:color w:val="333333"/>
                <w:szCs w:val="21"/>
              </w:rPr>
              <w:t xml:space="preserve"> </w:t>
            </w:r>
            <w:r>
              <w:rPr>
                <w:rFonts w:hint="eastAsia"/>
                <w:color w:val="333333"/>
                <w:szCs w:val="21"/>
              </w:rPr>
              <w:t>脚本已部署。脚本使用固定输入构建轻量神经网络，执行模型参数保存、重新加载和推理结果一致性验证。</w:t>
            </w:r>
          </w:p>
        </w:tc>
      </w:tr>
      <w:tr w:rsidR="00402E2D" w14:paraId="6A3EAF2A" w14:textId="77777777" w:rsidTr="00273F98">
        <w:tc>
          <w:tcPr>
            <w:tcW w:w="1555" w:type="dxa"/>
            <w:tcBorders>
              <w:top w:val="single" w:sz="4" w:space="0" w:color="auto"/>
              <w:left w:val="single" w:sz="4" w:space="0" w:color="auto"/>
              <w:bottom w:val="single" w:sz="4" w:space="0" w:color="auto"/>
              <w:right w:val="single" w:sz="4" w:space="0" w:color="auto"/>
            </w:tcBorders>
          </w:tcPr>
          <w:p w14:paraId="6042D8B5" w14:textId="77777777" w:rsidR="00402E2D" w:rsidRDefault="00402E2D" w:rsidP="00273F98">
            <w:pPr>
              <w:snapToGrid w:val="0"/>
              <w:spacing w:before="60" w:after="60" w:line="300" w:lineRule="auto"/>
              <w:jc w:val="left"/>
              <w:rPr>
                <w:b/>
                <w:bCs/>
                <w:color w:val="333333"/>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7F8088BE" w14:textId="77777777" w:rsidR="00402E2D" w:rsidRDefault="00402E2D">
            <w:pPr>
              <w:numPr>
                <w:ilvl w:val="0"/>
                <w:numId w:val="30"/>
              </w:numPr>
              <w:snapToGrid w:val="0"/>
              <w:spacing w:before="60" w:after="60" w:line="300" w:lineRule="auto"/>
              <w:jc w:val="left"/>
              <w:rPr>
                <w:color w:val="333333"/>
                <w:szCs w:val="21"/>
              </w:rPr>
            </w:pPr>
            <w:r>
              <w:rPr>
                <w:color w:val="333333"/>
                <w:szCs w:val="21"/>
              </w:rPr>
              <w:t>进入</w:t>
            </w:r>
            <w:r>
              <w:rPr>
                <w:rFonts w:hint="eastAsia"/>
                <w:color w:val="333333"/>
                <w:szCs w:val="21"/>
              </w:rPr>
              <w:t>项目根</w:t>
            </w:r>
            <w:r>
              <w:rPr>
                <w:color w:val="333333"/>
                <w:szCs w:val="21"/>
              </w:rPr>
              <w:t>目录：</w:t>
            </w:r>
          </w:p>
          <w:sdt>
            <w:sdtPr>
              <w:rPr>
                <w:rFonts w:ascii="Consolas"/>
                <w:color w:val="333333"/>
                <w:szCs w:val="21"/>
              </w:rPr>
              <w:id w:val="-877545532"/>
              <w:placeholder>
                <w:docPart w:val="33E4E638CA1E4A40A3F8E709E4EC4670"/>
              </w:placeholder>
              <w15:appearance w15:val="hidden"/>
              <w:text w:multiLine="1"/>
            </w:sdtPr>
            <w:sdtContent>
              <w:p w14:paraId="010ADDEF" w14:textId="77777777" w:rsidR="00402E2D" w:rsidRDefault="00402E2D" w:rsidP="00273F98">
                <w:pPr>
                  <w:numPr>
                    <w:ilvl w:val="255"/>
                    <w:numId w:val="0"/>
                  </w:numPr>
                  <w:shd w:val="clear" w:color="auto" w:fill="F5F5F5"/>
                  <w:snapToGrid w:val="0"/>
                  <w:spacing w:before="60" w:after="60" w:line="240" w:lineRule="auto"/>
                  <w:ind w:leftChars="200" w:left="420"/>
                  <w:jc w:val="left"/>
                  <w:rPr>
                    <w:rFonts w:ascii="Consolas"/>
                    <w:color w:val="333333"/>
                    <w:szCs w:val="21"/>
                  </w:rPr>
                </w:pPr>
                <w:r>
                  <w:rPr>
                    <w:rFonts w:ascii="Consolas"/>
                    <w:color w:val="333333"/>
                    <w:szCs w:val="21"/>
                  </w:rPr>
                  <w:t>cd /root/AIRE/AIRE-Mindspore</w:t>
                </w:r>
              </w:p>
            </w:sdtContent>
          </w:sdt>
          <w:p w14:paraId="18F0C583" w14:textId="77777777" w:rsidR="00402E2D" w:rsidRDefault="00402E2D">
            <w:pPr>
              <w:numPr>
                <w:ilvl w:val="0"/>
                <w:numId w:val="30"/>
              </w:numPr>
              <w:snapToGrid w:val="0"/>
              <w:spacing w:before="60" w:after="60" w:line="300" w:lineRule="auto"/>
              <w:jc w:val="left"/>
              <w:rPr>
                <w:color w:val="333333"/>
                <w:szCs w:val="21"/>
              </w:rPr>
            </w:pPr>
            <w:r>
              <w:rPr>
                <w:color w:val="333333"/>
                <w:szCs w:val="21"/>
              </w:rPr>
              <w:t>执行</w:t>
            </w:r>
            <w:r>
              <w:rPr>
                <w:color w:val="333333"/>
                <w:szCs w:val="21"/>
              </w:rPr>
              <w:t xml:space="preserve"> PyTorch </w:t>
            </w:r>
            <w:r>
              <w:rPr>
                <w:color w:val="333333"/>
                <w:szCs w:val="21"/>
              </w:rPr>
              <w:t>模型保存、加载与推理用例：</w:t>
            </w:r>
          </w:p>
          <w:sdt>
            <w:sdtPr>
              <w:rPr>
                <w:rFonts w:ascii="Consolas"/>
                <w:color w:val="333333"/>
                <w:szCs w:val="21"/>
              </w:rPr>
              <w:id w:val="1333411328"/>
              <w:placeholder>
                <w:docPart w:val="C98E381976D94E38B3E929CF05DDC4C2"/>
              </w:placeholder>
              <w15:appearance w15:val="hidden"/>
              <w:text w:multiLine="1"/>
            </w:sdtPr>
            <w:sdtContent>
              <w:p w14:paraId="67D5E218" w14:textId="19C8D2E5" w:rsidR="00402E2D" w:rsidRDefault="001C478E" w:rsidP="001C478E">
                <w:pPr>
                  <w:numPr>
                    <w:ilvl w:val="255"/>
                    <w:numId w:val="0"/>
                  </w:numPr>
                  <w:shd w:val="clear" w:color="auto" w:fill="F5F5F5"/>
                  <w:snapToGrid w:val="0"/>
                  <w:spacing w:before="60" w:after="60" w:line="240" w:lineRule="auto"/>
                  <w:ind w:leftChars="200" w:left="420"/>
                  <w:jc w:val="left"/>
                  <w:rPr>
                    <w:color w:val="333333"/>
                    <w:szCs w:val="21"/>
                  </w:rPr>
                </w:pPr>
                <w:r w:rsidRPr="001C478E">
                  <w:rPr>
                    <w:rFonts w:ascii="Consolas"/>
                    <w:color w:val="333333"/>
                    <w:szCs w:val="21"/>
                  </w:rPr>
                  <w:t xml:space="preserve">bash scripts/orin/AiRE/check_dl_frame.sh </w:t>
                </w:r>
                <w:r>
                  <w:rPr>
                    <w:rFonts w:ascii="Consolas"/>
                    <w:color w:val="333333"/>
                    <w:szCs w:val="21"/>
                  </w:rPr>
                  <w:br/>
                </w:r>
                <w:r w:rsidRPr="001C478E">
                  <w:rPr>
                    <w:rFonts w:ascii="Consolas"/>
                    <w:color w:val="333333"/>
                    <w:szCs w:val="21"/>
                  </w:rPr>
                  <w:t xml:space="preserve">--framework pytorch </w:t>
                </w:r>
                <w:r>
                  <w:rPr>
                    <w:rFonts w:ascii="Consolas"/>
                    <w:color w:val="333333"/>
                    <w:szCs w:val="21"/>
                  </w:rPr>
                  <w:br/>
                </w:r>
                <w:r w:rsidRPr="001C478E">
                  <w:rPr>
                    <w:rFonts w:ascii="Consolas"/>
                    <w:color w:val="333333"/>
                    <w:szCs w:val="21"/>
                  </w:rPr>
                  <w:t>--function checkpoint_infer</w:t>
                </w:r>
              </w:p>
            </w:sdtContent>
          </w:sdt>
          <w:p w14:paraId="134F9E35" w14:textId="77777777" w:rsidR="00402E2D" w:rsidRDefault="00402E2D">
            <w:pPr>
              <w:numPr>
                <w:ilvl w:val="0"/>
                <w:numId w:val="30"/>
              </w:numPr>
              <w:snapToGrid w:val="0"/>
              <w:spacing w:before="60" w:after="60" w:line="300" w:lineRule="auto"/>
              <w:jc w:val="left"/>
              <w:rPr>
                <w:color w:val="333333"/>
                <w:szCs w:val="21"/>
              </w:rPr>
            </w:pPr>
            <w:r>
              <w:rPr>
                <w:color w:val="333333"/>
                <w:szCs w:val="21"/>
              </w:rPr>
              <w:t>查看生成的模型参数文件和结果文件：</w:t>
            </w:r>
          </w:p>
          <w:sdt>
            <w:sdtPr>
              <w:rPr>
                <w:rFonts w:ascii="Consolas"/>
                <w:color w:val="333333"/>
                <w:szCs w:val="21"/>
              </w:rPr>
              <w:id w:val="-583451922"/>
              <w:placeholder>
                <w:docPart w:val="24C4F0DEC23F4390A98B83CDEBADB41A"/>
              </w:placeholder>
              <w15:appearance w15:val="hidden"/>
              <w:text w:multiLine="1"/>
            </w:sdtPr>
            <w:sdtContent>
              <w:p w14:paraId="70750D33" w14:textId="7DB3A119" w:rsidR="00402E2D" w:rsidRDefault="00397FC5" w:rsidP="00397FC5">
                <w:pPr>
                  <w:numPr>
                    <w:ilvl w:val="255"/>
                    <w:numId w:val="0"/>
                  </w:numPr>
                  <w:shd w:val="clear" w:color="auto" w:fill="F5F5F5"/>
                  <w:snapToGrid w:val="0"/>
                  <w:spacing w:before="60" w:after="60" w:line="240" w:lineRule="auto"/>
                  <w:ind w:leftChars="200" w:left="420"/>
                  <w:jc w:val="left"/>
                  <w:rPr>
                    <w:color w:val="333333"/>
                    <w:szCs w:val="21"/>
                  </w:rPr>
                </w:pPr>
                <w:r w:rsidRPr="00397FC5">
                  <w:rPr>
                    <w:rFonts w:ascii="Consolas"/>
                    <w:color w:val="333333"/>
                    <w:szCs w:val="21"/>
                  </w:rPr>
                  <w:t>ls runs/check_env/pytorch_checkpoint_infer.pth</w:t>
                </w:r>
                <w:r>
                  <w:rPr>
                    <w:rFonts w:ascii="Consolas"/>
                    <w:color w:val="333333"/>
                    <w:szCs w:val="21"/>
                  </w:rPr>
                  <w:br/>
                </w:r>
                <w:r w:rsidRPr="00397FC5">
                  <w:rPr>
                    <w:rFonts w:ascii="Consolas"/>
                    <w:color w:val="333333"/>
                    <w:szCs w:val="21"/>
                  </w:rPr>
                  <w:t>cat runs/check_env/pytorch_checkpoint_infer.json</w:t>
                </w:r>
              </w:p>
            </w:sdtContent>
          </w:sdt>
          <w:p w14:paraId="55885556" w14:textId="77777777" w:rsidR="00402E2D" w:rsidRDefault="00402E2D">
            <w:pPr>
              <w:numPr>
                <w:ilvl w:val="0"/>
                <w:numId w:val="30"/>
              </w:numPr>
              <w:snapToGrid w:val="0"/>
              <w:spacing w:before="60" w:after="60" w:line="300" w:lineRule="auto"/>
              <w:jc w:val="left"/>
              <w:rPr>
                <w:b/>
                <w:bCs/>
                <w:color w:val="333333"/>
                <w:szCs w:val="21"/>
              </w:rPr>
            </w:pPr>
            <w:r>
              <w:rPr>
                <w:color w:val="333333"/>
                <w:szCs w:val="21"/>
              </w:rPr>
              <w:t>记录</w:t>
            </w:r>
            <w:r>
              <w:rPr>
                <w:color w:val="333333"/>
                <w:szCs w:val="21"/>
              </w:rPr>
              <w:t xml:space="preserve"> .pth </w:t>
            </w:r>
            <w:r>
              <w:rPr>
                <w:color w:val="333333"/>
                <w:szCs w:val="21"/>
              </w:rPr>
              <w:t>文件生成状态、加载前后输出的最大绝对误差和预测类别。</w:t>
            </w:r>
          </w:p>
        </w:tc>
      </w:tr>
      <w:tr w:rsidR="00402E2D" w14:paraId="0C2D283F" w14:textId="77777777" w:rsidTr="00273F98">
        <w:tc>
          <w:tcPr>
            <w:tcW w:w="1555" w:type="dxa"/>
            <w:tcBorders>
              <w:top w:val="single" w:sz="4" w:space="0" w:color="auto"/>
              <w:left w:val="single" w:sz="4" w:space="0" w:color="auto"/>
              <w:bottom w:val="single" w:sz="4" w:space="0" w:color="auto"/>
              <w:right w:val="single" w:sz="4" w:space="0" w:color="auto"/>
            </w:tcBorders>
          </w:tcPr>
          <w:p w14:paraId="01D2BFD2" w14:textId="77777777" w:rsidR="00402E2D" w:rsidRDefault="00402E2D" w:rsidP="00273F98">
            <w:pPr>
              <w:snapToGrid w:val="0"/>
              <w:spacing w:before="60" w:after="60" w:line="300" w:lineRule="auto"/>
              <w:jc w:val="left"/>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0D157B70" w14:textId="1467F06A" w:rsidR="00402E2D" w:rsidRDefault="00BC40E7" w:rsidP="00273F98">
            <w:pPr>
              <w:rPr>
                <w:color w:val="C00000"/>
                <w:szCs w:val="21"/>
              </w:rPr>
            </w:pPr>
            <w:r w:rsidRPr="00BC40E7">
              <w:rPr>
                <w:color w:val="333333"/>
                <w:szCs w:val="21"/>
              </w:rPr>
              <w:t>脚本成功生成</w:t>
            </w:r>
            <w:r w:rsidRPr="00BC40E7">
              <w:rPr>
                <w:color w:val="333333"/>
                <w:szCs w:val="21"/>
              </w:rPr>
              <w:t xml:space="preserve"> PyTorch .pth </w:t>
            </w:r>
            <w:r w:rsidRPr="00BC40E7">
              <w:rPr>
                <w:color w:val="333333"/>
                <w:szCs w:val="21"/>
              </w:rPr>
              <w:t>模型参数文件；重新创建网络并加载保存参数后，对同一输入得到与保存前一致的推理结果；输出</w:t>
            </w:r>
            <w:r w:rsidRPr="00BC40E7">
              <w:rPr>
                <w:color w:val="333333"/>
                <w:szCs w:val="21"/>
              </w:rPr>
              <w:t xml:space="preserve"> PYTORCH_CHECKPOINT_INFER_OK</w:t>
            </w:r>
            <w:r w:rsidRPr="00BC40E7">
              <w:rPr>
                <w:color w:val="333333"/>
                <w:szCs w:val="21"/>
              </w:rPr>
              <w:t>，</w:t>
            </w:r>
            <w:r w:rsidRPr="00BC40E7">
              <w:rPr>
                <w:color w:val="333333"/>
                <w:szCs w:val="21"/>
              </w:rPr>
              <w:t xml:space="preserve">JSON </w:t>
            </w:r>
            <w:r w:rsidRPr="00BC40E7">
              <w:rPr>
                <w:color w:val="333333"/>
                <w:szCs w:val="21"/>
              </w:rPr>
              <w:t>文件中的</w:t>
            </w:r>
            <w:r w:rsidRPr="00BC40E7">
              <w:rPr>
                <w:color w:val="333333"/>
                <w:szCs w:val="21"/>
              </w:rPr>
              <w:t xml:space="preserve"> max_abs_error </w:t>
            </w:r>
            <w:r w:rsidRPr="00BC40E7">
              <w:rPr>
                <w:color w:val="333333"/>
                <w:szCs w:val="21"/>
              </w:rPr>
              <w:t>接近</w:t>
            </w:r>
            <w:r w:rsidRPr="00BC40E7">
              <w:rPr>
                <w:color w:val="333333"/>
                <w:szCs w:val="21"/>
              </w:rPr>
              <w:t xml:space="preserve"> 0</w:t>
            </w:r>
            <w:r w:rsidRPr="00BC40E7">
              <w:rPr>
                <w:color w:val="333333"/>
                <w:szCs w:val="21"/>
              </w:rPr>
              <w:t>。证明</w:t>
            </w:r>
            <w:r w:rsidRPr="00BC40E7">
              <w:rPr>
                <w:color w:val="333333"/>
                <w:szCs w:val="21"/>
              </w:rPr>
              <w:t xml:space="preserve"> PyTorch </w:t>
            </w:r>
            <w:r w:rsidRPr="00BC40E7">
              <w:rPr>
                <w:color w:val="333333"/>
                <w:szCs w:val="21"/>
              </w:rPr>
              <w:t>框架在</w:t>
            </w:r>
            <w:r w:rsidRPr="00BC40E7">
              <w:rPr>
                <w:color w:val="333333"/>
                <w:szCs w:val="21"/>
              </w:rPr>
              <w:t xml:space="preserve"> Jetson Orin</w:t>
            </w:r>
            <w:r w:rsidRPr="00BC40E7">
              <w:rPr>
                <w:color w:val="333333"/>
                <w:szCs w:val="21"/>
              </w:rPr>
              <w:t>（</w:t>
            </w:r>
            <w:r w:rsidRPr="00BC40E7">
              <w:rPr>
                <w:color w:val="333333"/>
                <w:szCs w:val="21"/>
              </w:rPr>
              <w:t>JetPack / Ubuntu 20.04</w:t>
            </w:r>
            <w:r w:rsidRPr="00BC40E7">
              <w:rPr>
                <w:color w:val="333333"/>
                <w:szCs w:val="21"/>
              </w:rPr>
              <w:t>）</w:t>
            </w:r>
            <w:r w:rsidRPr="00BC40E7">
              <w:rPr>
                <w:color w:val="333333"/>
                <w:szCs w:val="21"/>
              </w:rPr>
              <w:t xml:space="preserve">GPU </w:t>
            </w:r>
            <w:r w:rsidRPr="00BC40E7">
              <w:rPr>
                <w:color w:val="333333"/>
                <w:szCs w:val="21"/>
              </w:rPr>
              <w:t>环境中具备模型持久化、模型恢复和</w:t>
            </w:r>
            <w:r w:rsidRPr="00BC40E7">
              <w:rPr>
                <w:color w:val="333333"/>
                <w:szCs w:val="21"/>
              </w:rPr>
              <w:t xml:space="preserve"> GPU </w:t>
            </w:r>
            <w:r w:rsidRPr="00BC40E7">
              <w:rPr>
                <w:color w:val="333333"/>
                <w:szCs w:val="21"/>
              </w:rPr>
              <w:t>推理能力</w:t>
            </w:r>
            <w:r w:rsidR="00402E2D">
              <w:rPr>
                <w:color w:val="333333"/>
                <w:szCs w:val="21"/>
              </w:rPr>
              <w:t>。</w:t>
            </w:r>
          </w:p>
        </w:tc>
      </w:tr>
    </w:tbl>
    <w:p w14:paraId="46F1F6D5" w14:textId="77777777" w:rsidR="00342A78" w:rsidRDefault="00000000">
      <w:pPr>
        <w:pStyle w:val="21"/>
        <w:keepNext w:val="0"/>
        <w:widowControl/>
        <w:numPr>
          <w:ilvl w:val="1"/>
          <w:numId w:val="19"/>
        </w:numPr>
        <w:adjustRightInd w:val="0"/>
        <w:snapToGrid w:val="0"/>
        <w:spacing w:beforeLines="50" w:before="156" w:afterLines="50" w:after="156" w:line="360" w:lineRule="auto"/>
        <w:jc w:val="both"/>
        <w:textAlignment w:val="baseline"/>
        <w:rPr>
          <w:sz w:val="28"/>
          <w:szCs w:val="28"/>
        </w:rPr>
      </w:pPr>
      <w:bookmarkStart w:id="64" w:name="_Toc15604"/>
      <w:bookmarkStart w:id="65" w:name="_Toc23942"/>
      <w:bookmarkStart w:id="66" w:name="_Toc200614643"/>
      <w:bookmarkStart w:id="67" w:name="_Toc199942166"/>
      <w:r>
        <w:rPr>
          <w:rFonts w:hint="eastAsia"/>
          <w:sz w:val="28"/>
          <w:szCs w:val="28"/>
        </w:rPr>
        <w:lastRenderedPageBreak/>
        <w:t>FRAME-</w:t>
      </w:r>
      <w:r>
        <w:rPr>
          <w:rFonts w:hint="eastAsia"/>
          <w:sz w:val="28"/>
          <w:szCs w:val="28"/>
        </w:rPr>
        <w:t>嵌入式深度学习编译框架</w:t>
      </w:r>
      <w:bookmarkEnd w:id="64"/>
    </w:p>
    <w:p w14:paraId="7BEFDA42" w14:textId="77777777" w:rsidR="00342A78" w:rsidRDefault="00000000">
      <w:pPr>
        <w:pStyle w:val="41"/>
        <w:numPr>
          <w:ilvl w:val="0"/>
          <w:numId w:val="37"/>
        </w:numPr>
        <w:spacing w:before="156" w:after="156"/>
        <w:rPr>
          <w:color w:val="000000" w:themeColor="text1"/>
        </w:rPr>
      </w:pPr>
      <w:r>
        <w:rPr>
          <w:color w:val="000000" w:themeColor="text1"/>
        </w:rPr>
        <w:t>功能描述</w:t>
      </w:r>
    </w:p>
    <w:p w14:paraId="5CA9B972" w14:textId="77777777" w:rsidR="00342A78" w:rsidRDefault="00000000">
      <w:pPr>
        <w:spacing w:line="360" w:lineRule="auto"/>
        <w:ind w:firstLine="420"/>
        <w:rPr>
          <w:sz w:val="24"/>
        </w:rPr>
      </w:pPr>
      <w:r>
        <w:rPr>
          <w:rFonts w:ascii="宋体" w:hAnsi="宋体"/>
        </w:rPr>
        <w:t>iSure Qt模型优化与部署客户端是FRAME嵌入式深度学习编译框架的人机交互入口（下述简称FRAME客户端或FRAME软件）。最新版软件由模型接入、模型编译和模型部署三个相互联动的页面组成，支持PyTorch / ResNet50，以及MindSpore / ResNet50、LPRNet、YOLOv5、BiSeNet。软件通过轻量服务端执行模型校验、剪枝、微调、ONNX导出、RKNN转换和ROC-RK3588S-PC板端测试，并在Qt界面展示任务进度、摘要/详细日志、真实模型结构、通道与权重位宽及板端性能结果。</w:t>
      </w:r>
    </w:p>
    <w:p w14:paraId="637C86ED" w14:textId="77777777" w:rsidR="00342A78" w:rsidRDefault="00000000">
      <w:pPr>
        <w:pStyle w:val="41"/>
        <w:numPr>
          <w:ilvl w:val="0"/>
          <w:numId w:val="37"/>
        </w:numPr>
        <w:spacing w:before="156" w:after="156"/>
        <w:rPr>
          <w:color w:val="000000" w:themeColor="text1"/>
        </w:rPr>
      </w:pPr>
      <w:r>
        <w:rPr>
          <w:color w:val="000000" w:themeColor="text1"/>
        </w:rPr>
        <w:t>测试环境</w:t>
      </w:r>
    </w:p>
    <w:p w14:paraId="42AB1C94" w14:textId="77777777" w:rsidR="00342A78" w:rsidRDefault="00000000">
      <w:pPr>
        <w:spacing w:line="360" w:lineRule="auto"/>
        <w:ind w:firstLine="420"/>
        <w:rPr>
          <w:sz w:val="24"/>
        </w:rPr>
      </w:pPr>
      <w:r>
        <w:rPr>
          <w:rFonts w:ascii="宋体" w:hAnsi="宋体"/>
        </w:rPr>
        <w:t>在Windows 11上运行FRAME客户端，在Ubuntu 20.04服务器运行轻量服务端和PyTorch、MindSpore模型处理环境，并通过网络连接ROC-RK3588S-PC嵌入式开发板。PyTorch ResNet50模型由resnet.py定义并使用Best_ResNet_model.onnx；MindSpore模型由服务器模型库提供。目标板卡地址为192.168.1.121。软件环境如下表所示。</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7927"/>
      </w:tblGrid>
      <w:tr w:rsidR="00342A78" w14:paraId="5DC96990" w14:textId="77777777">
        <w:trPr>
          <w:trHeight w:hRule="exact" w:val="510"/>
          <w:jc w:val="center"/>
        </w:trPr>
        <w:tc>
          <w:tcPr>
            <w:tcW w:w="5000" w:type="pct"/>
            <w:gridSpan w:val="2"/>
            <w:tcBorders>
              <w:top w:val="single" w:sz="12" w:space="0" w:color="auto"/>
              <w:bottom w:val="nil"/>
            </w:tcBorders>
          </w:tcPr>
          <w:p w14:paraId="2C7CACBB"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FRAME</w:t>
            </w:r>
            <w:r>
              <w:rPr>
                <w:color w:val="000000"/>
                <w:szCs w:val="21"/>
              </w:rPr>
              <w:t>软件测试</w:t>
            </w:r>
            <w:commentRangeStart w:id="68"/>
            <w:r>
              <w:rPr>
                <w:color w:val="000000"/>
                <w:szCs w:val="21"/>
              </w:rPr>
              <w:t>环境</w:t>
            </w:r>
            <w:commentRangeEnd w:id="68"/>
            <w:r w:rsidR="003E087C">
              <w:rPr>
                <w:rStyle w:val="afff6"/>
                <w:color w:val="000000"/>
              </w:rPr>
              <w:commentReference w:id="68"/>
            </w:r>
          </w:p>
        </w:tc>
      </w:tr>
      <w:tr w:rsidR="00342A78" w14:paraId="77A0AFD8" w14:textId="77777777">
        <w:trPr>
          <w:trHeight w:hRule="exact" w:val="700"/>
          <w:jc w:val="center"/>
        </w:trPr>
        <w:tc>
          <w:tcPr>
            <w:tcW w:w="887" w:type="pct"/>
            <w:tcBorders>
              <w:top w:val="nil"/>
              <w:bottom w:val="nil"/>
            </w:tcBorders>
          </w:tcPr>
          <w:p w14:paraId="1F6DB402"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FRAME</w:t>
            </w:r>
            <w:r>
              <w:rPr>
                <w:color w:val="000000"/>
                <w:szCs w:val="21"/>
              </w:rPr>
              <w:t>客户端</w:t>
            </w:r>
          </w:p>
        </w:tc>
        <w:tc>
          <w:tcPr>
            <w:tcW w:w="4112" w:type="pct"/>
            <w:tcBorders>
              <w:top w:val="nil"/>
              <w:bottom w:val="nil"/>
            </w:tcBorders>
          </w:tcPr>
          <w:p w14:paraId="0ECB2ABC"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Windows 11</w:t>
            </w:r>
            <w:r>
              <w:rPr>
                <w:color w:val="000000"/>
                <w:szCs w:val="21"/>
              </w:rPr>
              <w:t>，</w:t>
            </w:r>
            <w:r>
              <w:rPr>
                <w:color w:val="000000"/>
                <w:szCs w:val="21"/>
              </w:rPr>
              <w:t>Qt 6.9.3</w:t>
            </w:r>
            <w:r>
              <w:rPr>
                <w:color w:val="000000"/>
                <w:szCs w:val="21"/>
              </w:rPr>
              <w:t>，</w:t>
            </w:r>
            <w:r>
              <w:rPr>
                <w:color w:val="000000"/>
                <w:szCs w:val="21"/>
              </w:rPr>
              <w:t>FRAME</w:t>
            </w:r>
            <w:r>
              <w:rPr>
                <w:color w:val="000000"/>
                <w:szCs w:val="21"/>
              </w:rPr>
              <w:t>深度学习编译器设计与优化软件</w:t>
            </w:r>
          </w:p>
        </w:tc>
      </w:tr>
      <w:tr w:rsidR="00342A78" w14:paraId="10AF511A" w14:textId="77777777">
        <w:trPr>
          <w:trHeight w:hRule="exact" w:val="747"/>
          <w:jc w:val="center"/>
        </w:trPr>
        <w:tc>
          <w:tcPr>
            <w:tcW w:w="887" w:type="pct"/>
            <w:tcBorders>
              <w:top w:val="nil"/>
              <w:bottom w:val="nil"/>
            </w:tcBorders>
          </w:tcPr>
          <w:p w14:paraId="59419B6E"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服务端</w:t>
            </w:r>
          </w:p>
        </w:tc>
        <w:tc>
          <w:tcPr>
            <w:tcW w:w="4112" w:type="pct"/>
            <w:tcBorders>
              <w:top w:val="nil"/>
              <w:bottom w:val="nil"/>
            </w:tcBorders>
          </w:tcPr>
          <w:p w14:paraId="363DBB70"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Ubuntu 20.04</w:t>
            </w:r>
            <w:r>
              <w:rPr>
                <w:color w:val="000000"/>
                <w:szCs w:val="21"/>
              </w:rPr>
              <w:t>，</w:t>
            </w:r>
            <w:r>
              <w:rPr>
                <w:color w:val="000000"/>
                <w:szCs w:val="21"/>
              </w:rPr>
              <w:t>Python 3.10</w:t>
            </w:r>
            <w:r>
              <w:rPr>
                <w:color w:val="000000"/>
                <w:szCs w:val="21"/>
              </w:rPr>
              <w:t>，</w:t>
            </w:r>
            <w:r>
              <w:rPr>
                <w:rFonts w:hint="eastAsia"/>
                <w:color w:val="000000"/>
                <w:szCs w:val="21"/>
              </w:rPr>
              <w:t>轻量化服务端</w:t>
            </w:r>
          </w:p>
        </w:tc>
      </w:tr>
      <w:tr w:rsidR="00342A78" w14:paraId="58995006" w14:textId="77777777">
        <w:trPr>
          <w:jc w:val="center"/>
        </w:trPr>
        <w:tc>
          <w:tcPr>
            <w:tcW w:w="1710" w:type="dxa"/>
            <w:tcBorders>
              <w:top w:val="nil"/>
              <w:bottom w:val="nil"/>
            </w:tcBorders>
          </w:tcPr>
          <w:p w14:paraId="2AD672E1"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服务器</w:t>
            </w:r>
          </w:p>
        </w:tc>
        <w:tc>
          <w:tcPr>
            <w:tcW w:w="7927" w:type="dxa"/>
            <w:tcBorders>
              <w:top w:val="nil"/>
              <w:bottom w:val="nil"/>
            </w:tcBorders>
          </w:tcPr>
          <w:p w14:paraId="591E9D4E" w14:textId="77777777" w:rsidR="00342A78" w:rsidRDefault="00000000">
            <w:pPr>
              <w:widowControl/>
              <w:numPr>
                <w:ilvl w:val="255"/>
                <w:numId w:val="0"/>
              </w:numPr>
              <w:adjustRightInd w:val="0"/>
              <w:spacing w:line="312" w:lineRule="auto"/>
              <w:jc w:val="center"/>
              <w:textAlignment w:val="baseline"/>
              <w:rPr>
                <w:color w:val="000000"/>
                <w:szCs w:val="21"/>
              </w:rPr>
            </w:pPr>
            <w:r>
              <w:rPr>
                <w:rFonts w:hint="eastAsia"/>
                <w:color w:val="000000"/>
                <w:szCs w:val="21"/>
              </w:rPr>
              <w:t>不同框架剪枝微调</w:t>
            </w:r>
            <w:r>
              <w:rPr>
                <w:color w:val="000000"/>
                <w:szCs w:val="21"/>
              </w:rPr>
              <w:t>环境、</w:t>
            </w:r>
            <w:r>
              <w:rPr>
                <w:color w:val="000000"/>
                <w:szCs w:val="21"/>
              </w:rPr>
              <w:t>ONNX</w:t>
            </w:r>
            <w:r>
              <w:rPr>
                <w:color w:val="000000"/>
                <w:szCs w:val="21"/>
              </w:rPr>
              <w:t>转换环境和</w:t>
            </w:r>
            <w:r>
              <w:rPr>
                <w:color w:val="000000"/>
                <w:szCs w:val="21"/>
              </w:rPr>
              <w:t>RKNN</w:t>
            </w:r>
            <w:r>
              <w:rPr>
                <w:color w:val="000000"/>
                <w:szCs w:val="21"/>
              </w:rPr>
              <w:t>转换环境</w:t>
            </w:r>
          </w:p>
        </w:tc>
      </w:tr>
      <w:tr w:rsidR="00342A78" w14:paraId="4E49410F" w14:textId="77777777">
        <w:trPr>
          <w:jc w:val="center"/>
        </w:trPr>
        <w:tc>
          <w:tcPr>
            <w:tcW w:w="1710" w:type="dxa"/>
            <w:tcBorders>
              <w:top w:val="nil"/>
              <w:bottom w:val="single" w:sz="12" w:space="0" w:color="auto"/>
            </w:tcBorders>
          </w:tcPr>
          <w:p w14:paraId="20FFA7DC"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嵌入式板卡</w:t>
            </w:r>
          </w:p>
        </w:tc>
        <w:tc>
          <w:tcPr>
            <w:tcW w:w="7927" w:type="dxa"/>
            <w:tcBorders>
              <w:top w:val="nil"/>
              <w:bottom w:val="single" w:sz="12" w:space="0" w:color="auto"/>
            </w:tcBorders>
          </w:tcPr>
          <w:p w14:paraId="335749F0"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ROC-RK3588S-PC</w:t>
            </w:r>
            <w:r>
              <w:rPr>
                <w:color w:val="000000"/>
                <w:szCs w:val="21"/>
              </w:rPr>
              <w:t>，</w:t>
            </w:r>
            <w:r>
              <w:rPr>
                <w:color w:val="000000"/>
                <w:szCs w:val="21"/>
              </w:rPr>
              <w:t>openEuler Embedded 24.03 LTS</w:t>
            </w:r>
            <w:r>
              <w:rPr>
                <w:color w:val="000000"/>
                <w:szCs w:val="21"/>
              </w:rPr>
              <w:t>，</w:t>
            </w:r>
            <w:r>
              <w:rPr>
                <w:color w:val="000000"/>
                <w:szCs w:val="21"/>
              </w:rPr>
              <w:t>AiRE</w:t>
            </w:r>
            <w:r>
              <w:rPr>
                <w:color w:val="000000"/>
                <w:szCs w:val="21"/>
              </w:rPr>
              <w:t>运行环境</w:t>
            </w:r>
            <w:r>
              <w:rPr>
                <w:rFonts w:hint="eastAsia"/>
                <w:color w:val="000000"/>
                <w:szCs w:val="21"/>
              </w:rPr>
              <w:t>，</w:t>
            </w:r>
            <w:r>
              <w:rPr>
                <w:color w:val="000000"/>
                <w:szCs w:val="21"/>
              </w:rPr>
              <w:t>；</w:t>
            </w:r>
            <w:r>
              <w:rPr>
                <w:color w:val="000000"/>
                <w:szCs w:val="21"/>
              </w:rPr>
              <w:t>RKNPU</w:t>
            </w:r>
            <w:r>
              <w:rPr>
                <w:color w:val="000000"/>
                <w:szCs w:val="21"/>
              </w:rPr>
              <w:t>驱动</w:t>
            </w:r>
            <w:r>
              <w:rPr>
                <w:color w:val="000000"/>
                <w:szCs w:val="21"/>
              </w:rPr>
              <w:t>0.9.2</w:t>
            </w:r>
            <w:r>
              <w:rPr>
                <w:color w:val="000000"/>
                <w:szCs w:val="21"/>
              </w:rPr>
              <w:t>；</w:t>
            </w:r>
            <w:r>
              <w:rPr>
                <w:color w:val="000000"/>
                <w:szCs w:val="21"/>
              </w:rPr>
              <w:t>RKNN Runtime 2.3.2</w:t>
            </w:r>
          </w:p>
        </w:tc>
      </w:tr>
    </w:tbl>
    <w:p w14:paraId="23EEF270" w14:textId="77777777" w:rsidR="00342A78" w:rsidRDefault="00000000">
      <w:pPr>
        <w:spacing w:before="156" w:after="156"/>
        <w:ind w:firstLine="420"/>
        <w:rPr>
          <w:sz w:val="24"/>
        </w:rPr>
      </w:pPr>
      <w:r>
        <w:rPr>
          <w:rFonts w:hint="eastAsia"/>
          <w:sz w:val="24"/>
        </w:rPr>
        <w:t>硬件环境如下表所示：</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7376"/>
      </w:tblGrid>
      <w:tr w:rsidR="00342A78" w14:paraId="1CF14EC8" w14:textId="77777777">
        <w:trPr>
          <w:trHeight w:hRule="exact" w:val="510"/>
          <w:jc w:val="center"/>
        </w:trPr>
        <w:tc>
          <w:tcPr>
            <w:tcW w:w="5000" w:type="pct"/>
            <w:gridSpan w:val="2"/>
            <w:tcBorders>
              <w:top w:val="single" w:sz="12" w:space="0" w:color="auto"/>
              <w:bottom w:val="nil"/>
            </w:tcBorders>
          </w:tcPr>
          <w:p w14:paraId="6B188B01" w14:textId="77777777" w:rsidR="00342A78" w:rsidRDefault="00000000">
            <w:pPr>
              <w:widowControl/>
              <w:numPr>
                <w:ilvl w:val="255"/>
                <w:numId w:val="0"/>
              </w:numPr>
              <w:adjustRightInd w:val="0"/>
              <w:spacing w:line="312" w:lineRule="auto"/>
              <w:jc w:val="center"/>
              <w:textAlignment w:val="baseline"/>
              <w:rPr>
                <w:color w:val="000000"/>
                <w:szCs w:val="21"/>
              </w:rPr>
            </w:pPr>
            <w:r>
              <w:rPr>
                <w:rFonts w:hint="eastAsia"/>
                <w:color w:val="000000"/>
                <w:szCs w:val="21"/>
              </w:rPr>
              <w:t>服务器</w:t>
            </w:r>
            <w:r>
              <w:rPr>
                <w:color w:val="000000"/>
                <w:szCs w:val="21"/>
              </w:rPr>
              <w:t>硬件信息</w:t>
            </w:r>
          </w:p>
        </w:tc>
      </w:tr>
      <w:tr w:rsidR="00342A78" w14:paraId="0724757E" w14:textId="77777777">
        <w:trPr>
          <w:trHeight w:hRule="exact" w:val="510"/>
          <w:jc w:val="center"/>
        </w:trPr>
        <w:tc>
          <w:tcPr>
            <w:tcW w:w="1173" w:type="pct"/>
            <w:tcBorders>
              <w:top w:val="nil"/>
              <w:bottom w:val="nil"/>
            </w:tcBorders>
          </w:tcPr>
          <w:p w14:paraId="2FAF23F5"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处理器</w:t>
            </w:r>
          </w:p>
        </w:tc>
        <w:tc>
          <w:tcPr>
            <w:tcW w:w="3826" w:type="pct"/>
            <w:tcBorders>
              <w:top w:val="nil"/>
              <w:bottom w:val="nil"/>
            </w:tcBorders>
          </w:tcPr>
          <w:p w14:paraId="420AC45E"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2 × AMD EPYC 7K62 48-Core Processor</w:t>
            </w:r>
            <w:r>
              <w:rPr>
                <w:color w:val="000000"/>
                <w:szCs w:val="21"/>
              </w:rPr>
              <w:t>，共</w:t>
            </w:r>
            <w:r>
              <w:rPr>
                <w:color w:val="000000"/>
                <w:szCs w:val="21"/>
              </w:rPr>
              <w:t xml:space="preserve"> 96 </w:t>
            </w:r>
            <w:r>
              <w:rPr>
                <w:color w:val="000000"/>
                <w:szCs w:val="21"/>
              </w:rPr>
              <w:t>物理核心、</w:t>
            </w:r>
            <w:r>
              <w:rPr>
                <w:color w:val="000000"/>
                <w:szCs w:val="21"/>
              </w:rPr>
              <w:t xml:space="preserve">192 </w:t>
            </w:r>
            <w:r>
              <w:rPr>
                <w:color w:val="000000"/>
                <w:szCs w:val="21"/>
              </w:rPr>
              <w:t>线程，最高主频</w:t>
            </w:r>
            <w:r>
              <w:rPr>
                <w:color w:val="000000"/>
                <w:szCs w:val="21"/>
              </w:rPr>
              <w:t xml:space="preserve"> 2.6GHz</w:t>
            </w:r>
          </w:p>
        </w:tc>
      </w:tr>
      <w:tr w:rsidR="00342A78" w14:paraId="37414481" w14:textId="77777777">
        <w:trPr>
          <w:trHeight w:hRule="exact" w:val="510"/>
          <w:jc w:val="center"/>
        </w:trPr>
        <w:tc>
          <w:tcPr>
            <w:tcW w:w="1173" w:type="pct"/>
            <w:tcBorders>
              <w:top w:val="nil"/>
              <w:bottom w:val="nil"/>
            </w:tcBorders>
          </w:tcPr>
          <w:p w14:paraId="6735F0E7"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GPU</w:t>
            </w:r>
          </w:p>
        </w:tc>
        <w:tc>
          <w:tcPr>
            <w:tcW w:w="3826" w:type="pct"/>
            <w:tcBorders>
              <w:top w:val="nil"/>
              <w:bottom w:val="nil"/>
            </w:tcBorders>
          </w:tcPr>
          <w:p w14:paraId="374B13A4"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1 × NVIDIA GeForce RTX 4080 SUPER</w:t>
            </w:r>
            <w:r>
              <w:rPr>
                <w:color w:val="000000"/>
                <w:szCs w:val="21"/>
              </w:rPr>
              <w:t>，显存</w:t>
            </w:r>
            <w:r>
              <w:rPr>
                <w:color w:val="000000"/>
                <w:szCs w:val="21"/>
              </w:rPr>
              <w:t xml:space="preserve"> 16376MiB</w:t>
            </w:r>
            <w:r>
              <w:rPr>
                <w:color w:val="000000"/>
                <w:szCs w:val="21"/>
              </w:rPr>
              <w:t>（约</w:t>
            </w:r>
            <w:r>
              <w:rPr>
                <w:color w:val="000000"/>
                <w:szCs w:val="21"/>
              </w:rPr>
              <w:t xml:space="preserve"> 16GB</w:t>
            </w:r>
            <w:r>
              <w:rPr>
                <w:color w:val="000000"/>
                <w:szCs w:val="21"/>
              </w:rPr>
              <w:t>）</w:t>
            </w:r>
          </w:p>
        </w:tc>
      </w:tr>
      <w:tr w:rsidR="00342A78" w14:paraId="3A5A0F02" w14:textId="77777777">
        <w:trPr>
          <w:trHeight w:hRule="exact" w:val="510"/>
          <w:jc w:val="center"/>
        </w:trPr>
        <w:tc>
          <w:tcPr>
            <w:tcW w:w="1173" w:type="pct"/>
            <w:tcBorders>
              <w:top w:val="nil"/>
              <w:bottom w:val="nil"/>
            </w:tcBorders>
          </w:tcPr>
          <w:p w14:paraId="1BB18543"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内存</w:t>
            </w:r>
          </w:p>
        </w:tc>
        <w:tc>
          <w:tcPr>
            <w:tcW w:w="3826" w:type="pct"/>
            <w:tcBorders>
              <w:top w:val="nil"/>
              <w:bottom w:val="nil"/>
            </w:tcBorders>
          </w:tcPr>
          <w:p w14:paraId="4E7122F8"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125GiB</w:t>
            </w:r>
            <w:r>
              <w:rPr>
                <w:color w:val="000000"/>
                <w:szCs w:val="21"/>
              </w:rPr>
              <w:t>（约</w:t>
            </w:r>
            <w:r>
              <w:rPr>
                <w:color w:val="000000"/>
                <w:szCs w:val="21"/>
              </w:rPr>
              <w:t xml:space="preserve"> 128GB</w:t>
            </w:r>
            <w:r>
              <w:rPr>
                <w:color w:val="000000"/>
                <w:szCs w:val="21"/>
              </w:rPr>
              <w:t>）</w:t>
            </w:r>
          </w:p>
        </w:tc>
      </w:tr>
      <w:tr w:rsidR="00342A78" w14:paraId="6A2695A4" w14:textId="77777777">
        <w:trPr>
          <w:trHeight w:hRule="exact" w:val="510"/>
          <w:jc w:val="center"/>
        </w:trPr>
        <w:tc>
          <w:tcPr>
            <w:tcW w:w="1173" w:type="pct"/>
            <w:tcBorders>
              <w:top w:val="nil"/>
              <w:bottom w:val="nil"/>
            </w:tcBorders>
          </w:tcPr>
          <w:p w14:paraId="5CD68D4D"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存储</w:t>
            </w:r>
          </w:p>
        </w:tc>
        <w:tc>
          <w:tcPr>
            <w:tcW w:w="3826" w:type="pct"/>
            <w:tcBorders>
              <w:top w:val="nil"/>
              <w:bottom w:val="nil"/>
            </w:tcBorders>
          </w:tcPr>
          <w:p w14:paraId="03C2A043"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1 × Samsung PM9A1 1TB NVMe SSD</w:t>
            </w:r>
            <w:r>
              <w:rPr>
                <w:color w:val="000000"/>
                <w:szCs w:val="21"/>
              </w:rPr>
              <w:t>；</w:t>
            </w:r>
            <w:r>
              <w:rPr>
                <w:color w:val="000000"/>
                <w:szCs w:val="21"/>
              </w:rPr>
              <w:t>1 × Seagate ST4000DM004 4TB HDD</w:t>
            </w:r>
          </w:p>
        </w:tc>
      </w:tr>
      <w:tr w:rsidR="00342A78" w14:paraId="7C357D88" w14:textId="77777777">
        <w:trPr>
          <w:trHeight w:hRule="exact" w:val="855"/>
          <w:jc w:val="center"/>
        </w:trPr>
        <w:tc>
          <w:tcPr>
            <w:tcW w:w="1173" w:type="pct"/>
            <w:tcBorders>
              <w:top w:val="nil"/>
              <w:bottom w:val="single" w:sz="12" w:space="0" w:color="auto"/>
            </w:tcBorders>
          </w:tcPr>
          <w:p w14:paraId="55851D72"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网卡</w:t>
            </w:r>
          </w:p>
        </w:tc>
        <w:tc>
          <w:tcPr>
            <w:tcW w:w="3826" w:type="pct"/>
            <w:tcBorders>
              <w:top w:val="nil"/>
              <w:bottom w:val="single" w:sz="12" w:space="0" w:color="auto"/>
            </w:tcBorders>
          </w:tcPr>
          <w:p w14:paraId="52D13D48"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 xml:space="preserve">eno2 </w:t>
            </w:r>
            <w:r>
              <w:rPr>
                <w:color w:val="000000"/>
                <w:szCs w:val="21"/>
              </w:rPr>
              <w:t>千兆</w:t>
            </w:r>
            <w:r>
              <w:rPr>
                <w:color w:val="000000"/>
                <w:szCs w:val="21"/>
              </w:rPr>
              <w:t>/</w:t>
            </w:r>
            <w:r>
              <w:rPr>
                <w:color w:val="000000"/>
                <w:szCs w:val="21"/>
              </w:rPr>
              <w:t>万兆网卡接口处于</w:t>
            </w:r>
            <w:r>
              <w:rPr>
                <w:color w:val="000000"/>
                <w:szCs w:val="21"/>
              </w:rPr>
              <w:t xml:space="preserve"> UP </w:t>
            </w:r>
            <w:r>
              <w:rPr>
                <w:color w:val="000000"/>
                <w:szCs w:val="21"/>
              </w:rPr>
              <w:t>状态，具体速率待确认</w:t>
            </w:r>
          </w:p>
        </w:tc>
      </w:tr>
    </w:tbl>
    <w:p w14:paraId="0C264FFB" w14:textId="77777777" w:rsidR="00342A78" w:rsidRDefault="00342A78">
      <w:pPr>
        <w:rPr>
          <w:sz w:val="24"/>
        </w:rPr>
      </w:pP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7368"/>
      </w:tblGrid>
      <w:tr w:rsidR="00342A78" w14:paraId="52A82E00" w14:textId="77777777">
        <w:trPr>
          <w:trHeight w:hRule="exact" w:val="510"/>
          <w:jc w:val="center"/>
        </w:trPr>
        <w:tc>
          <w:tcPr>
            <w:tcW w:w="5000" w:type="pct"/>
            <w:gridSpan w:val="2"/>
            <w:tcBorders>
              <w:top w:val="single" w:sz="12" w:space="0" w:color="auto"/>
              <w:bottom w:val="single" w:sz="4" w:space="0" w:color="auto"/>
            </w:tcBorders>
          </w:tcPr>
          <w:p w14:paraId="6225BF5D"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ROC-</w:t>
            </w:r>
            <w:r>
              <w:rPr>
                <w:rFonts w:hint="eastAsia"/>
                <w:color w:val="000000"/>
                <w:szCs w:val="21"/>
              </w:rPr>
              <w:t>RK3588S</w:t>
            </w:r>
            <w:r>
              <w:rPr>
                <w:color w:val="000000"/>
                <w:szCs w:val="21"/>
              </w:rPr>
              <w:t>-PC</w:t>
            </w:r>
            <w:r>
              <w:rPr>
                <w:color w:val="000000"/>
                <w:szCs w:val="21"/>
              </w:rPr>
              <w:t>硬件信息</w:t>
            </w:r>
          </w:p>
        </w:tc>
      </w:tr>
      <w:tr w:rsidR="00342A78" w14:paraId="0B842F16" w14:textId="77777777">
        <w:trPr>
          <w:trHeight w:hRule="exact" w:val="510"/>
          <w:jc w:val="center"/>
        </w:trPr>
        <w:tc>
          <w:tcPr>
            <w:tcW w:w="1177" w:type="pct"/>
            <w:tcBorders>
              <w:top w:val="single" w:sz="4" w:space="0" w:color="auto"/>
            </w:tcBorders>
          </w:tcPr>
          <w:p w14:paraId="04EE86ED"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处理器</w:t>
            </w:r>
          </w:p>
        </w:tc>
        <w:tc>
          <w:tcPr>
            <w:tcW w:w="3823" w:type="pct"/>
            <w:tcBorders>
              <w:top w:val="single" w:sz="4" w:space="0" w:color="auto"/>
            </w:tcBorders>
          </w:tcPr>
          <w:p w14:paraId="63C888B5"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4×Cortex-A76+4×Cortex-A55</w:t>
            </w:r>
            <w:r>
              <w:rPr>
                <w:color w:val="000000"/>
                <w:szCs w:val="21"/>
              </w:rPr>
              <w:t>，主频</w:t>
            </w:r>
            <w:r>
              <w:rPr>
                <w:color w:val="000000"/>
                <w:szCs w:val="21"/>
              </w:rPr>
              <w:t xml:space="preserve"> 2.4GHz</w:t>
            </w:r>
          </w:p>
        </w:tc>
      </w:tr>
      <w:tr w:rsidR="00342A78" w14:paraId="743367D0" w14:textId="77777777">
        <w:trPr>
          <w:trHeight w:hRule="exact" w:val="510"/>
          <w:jc w:val="center"/>
        </w:trPr>
        <w:tc>
          <w:tcPr>
            <w:tcW w:w="1177" w:type="pct"/>
          </w:tcPr>
          <w:p w14:paraId="2B75960E"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内存</w:t>
            </w:r>
          </w:p>
        </w:tc>
        <w:tc>
          <w:tcPr>
            <w:tcW w:w="3823" w:type="pct"/>
          </w:tcPr>
          <w:p w14:paraId="178DFF66"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8GB 64bit LPDDR4</w:t>
            </w:r>
          </w:p>
        </w:tc>
      </w:tr>
      <w:tr w:rsidR="00342A78" w14:paraId="25F16D10" w14:textId="77777777">
        <w:trPr>
          <w:trHeight w:hRule="exact" w:val="510"/>
          <w:jc w:val="center"/>
        </w:trPr>
        <w:tc>
          <w:tcPr>
            <w:tcW w:w="1177" w:type="pct"/>
          </w:tcPr>
          <w:p w14:paraId="13D6E653"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存储</w:t>
            </w:r>
          </w:p>
        </w:tc>
        <w:tc>
          <w:tcPr>
            <w:tcW w:w="3823" w:type="pct"/>
          </w:tcPr>
          <w:p w14:paraId="4B3AF513"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64GB eMMC 5.1</w:t>
            </w:r>
          </w:p>
        </w:tc>
      </w:tr>
      <w:tr w:rsidR="00342A78" w14:paraId="3D277492" w14:textId="77777777">
        <w:trPr>
          <w:trHeight w:hRule="exact" w:val="510"/>
          <w:jc w:val="center"/>
        </w:trPr>
        <w:tc>
          <w:tcPr>
            <w:tcW w:w="1177" w:type="pct"/>
            <w:tcBorders>
              <w:bottom w:val="nil"/>
            </w:tcBorders>
          </w:tcPr>
          <w:p w14:paraId="3B1F3CDB"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网卡</w:t>
            </w:r>
          </w:p>
        </w:tc>
        <w:tc>
          <w:tcPr>
            <w:tcW w:w="3823" w:type="pct"/>
            <w:tcBorders>
              <w:bottom w:val="nil"/>
            </w:tcBorders>
          </w:tcPr>
          <w:p w14:paraId="291F8307"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1 × 1000Mbps</w:t>
            </w:r>
            <w:r>
              <w:rPr>
                <w:color w:val="000000"/>
                <w:szCs w:val="21"/>
              </w:rPr>
              <w:t>以太网（</w:t>
            </w:r>
            <w:r>
              <w:rPr>
                <w:color w:val="000000"/>
                <w:szCs w:val="21"/>
              </w:rPr>
              <w:t>RJ45</w:t>
            </w:r>
            <w:r>
              <w:rPr>
                <w:color w:val="000000"/>
                <w:szCs w:val="21"/>
              </w:rPr>
              <w:t>）</w:t>
            </w:r>
          </w:p>
        </w:tc>
      </w:tr>
      <w:tr w:rsidR="00342A78" w14:paraId="1D05D4FC" w14:textId="77777777">
        <w:trPr>
          <w:trHeight w:hRule="exact" w:val="855"/>
          <w:jc w:val="center"/>
        </w:trPr>
        <w:tc>
          <w:tcPr>
            <w:tcW w:w="1177" w:type="pct"/>
            <w:tcBorders>
              <w:bottom w:val="nil"/>
            </w:tcBorders>
          </w:tcPr>
          <w:p w14:paraId="5316EED7"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调试接口</w:t>
            </w:r>
          </w:p>
        </w:tc>
        <w:tc>
          <w:tcPr>
            <w:tcW w:w="3823" w:type="pct"/>
            <w:tcBorders>
              <w:bottom w:val="nil"/>
            </w:tcBorders>
          </w:tcPr>
          <w:p w14:paraId="35C47611"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调试串口</w:t>
            </w:r>
            <w:r>
              <w:rPr>
                <w:color w:val="000000"/>
                <w:szCs w:val="21"/>
              </w:rPr>
              <w:t>UART2</w:t>
            </w:r>
          </w:p>
        </w:tc>
      </w:tr>
      <w:tr w:rsidR="00342A78" w14:paraId="3C5C3277" w14:textId="77777777">
        <w:trPr>
          <w:trHeight w:hRule="exact" w:val="510"/>
          <w:jc w:val="center"/>
        </w:trPr>
        <w:tc>
          <w:tcPr>
            <w:tcW w:w="1177" w:type="pct"/>
            <w:tcBorders>
              <w:bottom w:val="nil"/>
            </w:tcBorders>
          </w:tcPr>
          <w:p w14:paraId="64E1AACC"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引脚排针</w:t>
            </w:r>
          </w:p>
        </w:tc>
        <w:tc>
          <w:tcPr>
            <w:tcW w:w="3823" w:type="pct"/>
            <w:tcBorders>
              <w:bottom w:val="nil"/>
            </w:tcBorders>
          </w:tcPr>
          <w:p w14:paraId="323122BE"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GPIO (GPIO3_C6_u)</w:t>
            </w:r>
            <w:r>
              <w:rPr>
                <w:color w:val="000000"/>
                <w:szCs w:val="21"/>
              </w:rPr>
              <w:t>、</w:t>
            </w:r>
            <w:r>
              <w:rPr>
                <w:color w:val="000000"/>
                <w:szCs w:val="21"/>
              </w:rPr>
              <w:t>UART</w:t>
            </w:r>
            <w:r>
              <w:rPr>
                <w:color w:val="000000"/>
                <w:szCs w:val="21"/>
              </w:rPr>
              <w:t>、</w:t>
            </w:r>
            <w:r>
              <w:rPr>
                <w:color w:val="000000"/>
                <w:szCs w:val="21"/>
              </w:rPr>
              <w:t>SPI</w:t>
            </w:r>
            <w:r>
              <w:rPr>
                <w:color w:val="000000"/>
                <w:szCs w:val="21"/>
              </w:rPr>
              <w:t>、</w:t>
            </w:r>
            <w:r>
              <w:rPr>
                <w:color w:val="000000"/>
                <w:szCs w:val="21"/>
              </w:rPr>
              <w:t>ADC</w:t>
            </w:r>
            <w:r>
              <w:rPr>
                <w:color w:val="000000"/>
                <w:szCs w:val="21"/>
              </w:rPr>
              <w:t>、</w:t>
            </w:r>
            <w:r>
              <w:rPr>
                <w:color w:val="000000"/>
                <w:szCs w:val="21"/>
              </w:rPr>
              <w:t>VCC(5V/3.3V/1.8V)</w:t>
            </w:r>
          </w:p>
        </w:tc>
      </w:tr>
      <w:tr w:rsidR="00342A78" w14:paraId="74DD300D" w14:textId="77777777">
        <w:trPr>
          <w:trHeight w:hRule="exact" w:val="510"/>
          <w:jc w:val="center"/>
        </w:trPr>
        <w:tc>
          <w:tcPr>
            <w:tcW w:w="1177" w:type="pct"/>
            <w:tcBorders>
              <w:top w:val="nil"/>
              <w:bottom w:val="single" w:sz="12" w:space="0" w:color="auto"/>
            </w:tcBorders>
          </w:tcPr>
          <w:p w14:paraId="4657DA39"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I/O</w:t>
            </w:r>
            <w:r>
              <w:rPr>
                <w:color w:val="000000"/>
                <w:szCs w:val="21"/>
              </w:rPr>
              <w:t>插槽</w:t>
            </w:r>
          </w:p>
        </w:tc>
        <w:tc>
          <w:tcPr>
            <w:tcW w:w="3823" w:type="pct"/>
            <w:tcBorders>
              <w:top w:val="nil"/>
              <w:bottom w:val="single" w:sz="12" w:space="0" w:color="auto"/>
            </w:tcBorders>
          </w:tcPr>
          <w:p w14:paraId="723C78DF" w14:textId="77777777" w:rsidR="00342A78" w:rsidRDefault="00000000">
            <w:pPr>
              <w:widowControl/>
              <w:numPr>
                <w:ilvl w:val="255"/>
                <w:numId w:val="0"/>
              </w:numPr>
              <w:adjustRightInd w:val="0"/>
              <w:spacing w:line="312" w:lineRule="auto"/>
              <w:jc w:val="center"/>
              <w:textAlignment w:val="baseline"/>
              <w:rPr>
                <w:color w:val="000000"/>
                <w:szCs w:val="21"/>
              </w:rPr>
            </w:pPr>
            <w:r>
              <w:rPr>
                <w:color w:val="000000"/>
                <w:szCs w:val="21"/>
              </w:rPr>
              <w:t>PCIe 2.0</w:t>
            </w:r>
            <w:r>
              <w:rPr>
                <w:color w:val="000000"/>
                <w:szCs w:val="21"/>
              </w:rPr>
              <w:t>、</w:t>
            </w:r>
            <w:r>
              <w:rPr>
                <w:color w:val="000000"/>
                <w:szCs w:val="21"/>
              </w:rPr>
              <w:t xml:space="preserve"> SATA3.0</w:t>
            </w:r>
            <w:r>
              <w:rPr>
                <w:color w:val="000000"/>
                <w:szCs w:val="21"/>
              </w:rPr>
              <w:t>、</w:t>
            </w:r>
            <w:r>
              <w:rPr>
                <w:color w:val="000000"/>
                <w:szCs w:val="21"/>
              </w:rPr>
              <w:t>1 × USB3.0</w:t>
            </w:r>
            <w:r>
              <w:rPr>
                <w:color w:val="000000"/>
                <w:szCs w:val="21"/>
              </w:rPr>
              <w:t>、</w:t>
            </w:r>
            <w:r>
              <w:rPr>
                <w:color w:val="000000"/>
                <w:szCs w:val="21"/>
              </w:rPr>
              <w:t>3 × USB2.0</w:t>
            </w:r>
            <w:r>
              <w:rPr>
                <w:color w:val="000000"/>
                <w:szCs w:val="21"/>
              </w:rPr>
              <w:t>、</w:t>
            </w:r>
            <w:r>
              <w:rPr>
                <w:color w:val="000000"/>
                <w:szCs w:val="21"/>
              </w:rPr>
              <w:t>1 × M.2</w:t>
            </w:r>
            <w:r>
              <w:rPr>
                <w:color w:val="000000"/>
                <w:szCs w:val="21"/>
              </w:rPr>
              <w:t>、</w:t>
            </w:r>
            <w:r>
              <w:rPr>
                <w:color w:val="000000"/>
                <w:szCs w:val="21"/>
              </w:rPr>
              <w:t>1 × TF Card</w:t>
            </w:r>
          </w:p>
        </w:tc>
      </w:tr>
    </w:tbl>
    <w:p w14:paraId="28C2CF01" w14:textId="77777777" w:rsidR="00342A78" w:rsidRDefault="00342A78"/>
    <w:p w14:paraId="0ADFB724" w14:textId="77777777" w:rsidR="00342A78" w:rsidRDefault="00000000">
      <w:pPr>
        <w:pStyle w:val="41"/>
        <w:numPr>
          <w:ilvl w:val="0"/>
          <w:numId w:val="37"/>
        </w:numPr>
        <w:spacing w:before="156" w:after="156"/>
        <w:rPr>
          <w:color w:val="000000" w:themeColor="text1"/>
        </w:rPr>
      </w:pPr>
      <w:r>
        <w:rPr>
          <w:color w:val="000000" w:themeColor="text1"/>
        </w:rPr>
        <w:t>测试原理</w:t>
      </w:r>
    </w:p>
    <w:p w14:paraId="4C5AA634" w14:textId="77777777" w:rsidR="00342A78" w:rsidRDefault="00000000">
      <w:pPr>
        <w:spacing w:line="360" w:lineRule="auto"/>
        <w:ind w:firstLine="420"/>
        <w:rPr>
          <w:sz w:val="24"/>
        </w:rPr>
      </w:pPr>
      <w:r>
        <w:rPr>
          <w:rFonts w:ascii="宋体" w:hAnsi="宋体"/>
        </w:rPr>
        <w:t>FRAME客户端向后端提交框架、模型、剪枝率、剪枝方法和微调轮数等结构化参数，服务端仅从白名单选择对应脚本执行。模型编译遵循“选择模型—预测剪枝率—剪枝—微调—生成ONNX中间文件—生成FP或INT8 RKNN文件”的顺序；剪枝与微调完成前不能导出ONNX。导出成功后，模型接入页读取对应服务器ONNX，展示真实节点、算子、通道数和权重位宽；量化成功后显示INT8配置。模型部署页输入板卡IP后每3秒读取CPU、内存、NPU利用率和温度，部署测试使用板端已准备好的最佳FP/INT8模型与模型专用对比脚本，完成后展示准确率、时延、模型大小等对比结果。页面切换时保留当前编译记录，部署测试完成或重新启动程序后清除。</w:t>
      </w:r>
    </w:p>
    <w:p w14:paraId="696A543D" w14:textId="77777777" w:rsidR="00342A78" w:rsidRDefault="00000000">
      <w:pPr>
        <w:pStyle w:val="41"/>
        <w:numPr>
          <w:ilvl w:val="0"/>
          <w:numId w:val="37"/>
        </w:numPr>
        <w:spacing w:before="156" w:after="156"/>
        <w:rPr>
          <w:color w:val="000000" w:themeColor="text1"/>
        </w:rPr>
      </w:pPr>
      <w:r>
        <w:rPr>
          <w:color w:val="000000" w:themeColor="text1"/>
        </w:rPr>
        <w:t>测试用例</w:t>
      </w:r>
    </w:p>
    <w:p w14:paraId="29E759BA" w14:textId="77777777" w:rsidR="00342A78" w:rsidRDefault="00000000">
      <w:pPr>
        <w:pStyle w:val="51"/>
        <w:spacing w:before="156" w:after="156"/>
        <w:rPr>
          <w:rFonts w:eastAsia="方正宋黑简体"/>
          <w:bCs w:val="0"/>
          <w:szCs w:val="24"/>
        </w:rPr>
      </w:pPr>
      <w:r>
        <w:rPr>
          <w:rFonts w:eastAsia="方正宋黑简体"/>
          <w:bCs w:val="0"/>
          <w:szCs w:val="24"/>
        </w:rPr>
        <w:t>测试用例</w:t>
      </w:r>
      <w:r>
        <w:rPr>
          <w:rFonts w:eastAsia="方正宋黑简体"/>
          <w:bCs w:val="0"/>
          <w:szCs w:val="24"/>
        </w:rPr>
        <w:t>2.1</w:t>
      </w:r>
      <w:r>
        <w:rPr>
          <w:rFonts w:eastAsia="方正宋黑简体"/>
          <w:bCs w:val="0"/>
          <w:szCs w:val="24"/>
        </w:rPr>
        <w:t>：</w:t>
      </w:r>
      <w:r>
        <w:rPr>
          <w:rFonts w:eastAsia="方正宋黑简体"/>
          <w:bCs w:val="0"/>
          <w:szCs w:val="24"/>
        </w:rPr>
        <w:t>FRAME</w:t>
      </w:r>
      <w:r>
        <w:rPr>
          <w:rFonts w:eastAsia="方正宋黑简体"/>
          <w:bCs w:val="0"/>
          <w:szCs w:val="24"/>
        </w:rPr>
        <w:t>软件服务端状态检查</w:t>
      </w:r>
    </w:p>
    <w:tbl>
      <w:tblPr>
        <w:tblStyle w:val="afff1"/>
        <w:tblW w:w="0" w:type="auto"/>
        <w:tblLayout w:type="fixed"/>
        <w:tblLook w:val="04A0" w:firstRow="1" w:lastRow="0" w:firstColumn="1" w:lastColumn="0" w:noHBand="0" w:noVBand="1"/>
      </w:tblPr>
      <w:tblGrid>
        <w:gridCol w:w="1555"/>
        <w:gridCol w:w="8072"/>
      </w:tblGrid>
      <w:tr w:rsidR="00342A78" w14:paraId="04A99854" w14:textId="77777777">
        <w:tc>
          <w:tcPr>
            <w:tcW w:w="1555" w:type="dxa"/>
            <w:tcBorders>
              <w:top w:val="single" w:sz="4" w:space="0" w:color="auto"/>
              <w:left w:val="single" w:sz="4" w:space="0" w:color="auto"/>
              <w:bottom w:val="single" w:sz="4" w:space="0" w:color="auto"/>
              <w:right w:val="single" w:sz="4" w:space="0" w:color="auto"/>
            </w:tcBorders>
            <w:vAlign w:val="center"/>
          </w:tcPr>
          <w:p w14:paraId="4E982CD9"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3EFD54AD" w14:textId="77777777" w:rsidR="00342A78" w:rsidRDefault="00000000">
            <w:r>
              <w:rPr>
                <w:rFonts w:ascii="宋体" w:hAnsi="宋体"/>
                <w:sz w:val="20"/>
              </w:rPr>
              <w:t>FRAME客户端已启动，客户端与轻量服务端网络可达。</w:t>
            </w:r>
          </w:p>
        </w:tc>
      </w:tr>
      <w:tr w:rsidR="00342A78" w14:paraId="74136BB1" w14:textId="77777777">
        <w:tc>
          <w:tcPr>
            <w:tcW w:w="1555" w:type="dxa"/>
            <w:tcBorders>
              <w:top w:val="single" w:sz="4" w:space="0" w:color="auto"/>
              <w:left w:val="single" w:sz="4" w:space="0" w:color="auto"/>
              <w:bottom w:val="single" w:sz="4" w:space="0" w:color="auto"/>
              <w:right w:val="single" w:sz="4" w:space="0" w:color="auto"/>
            </w:tcBorders>
            <w:vAlign w:val="center"/>
          </w:tcPr>
          <w:p w14:paraId="17A65481"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6304A2AA" w14:textId="77777777" w:rsidR="00342A78" w:rsidRDefault="00000000">
            <w:r>
              <w:rPr>
                <w:rFonts w:ascii="宋体" w:hAnsi="宋体"/>
                <w:sz w:val="20"/>
              </w:rPr>
              <w:t>1）进入“模型接入”页面，查看上一次成功检查的服务端状态与时间。</w:t>
            </w:r>
            <w:r>
              <w:br/>
            </w:r>
            <w:r>
              <w:rPr>
                <w:rFonts w:ascii="宋体" w:hAnsi="宋体"/>
                <w:sz w:val="20"/>
              </w:rPr>
              <w:t>2）点击“刷新服务端”，读取当前真实状态。</w:t>
            </w:r>
            <w:r>
              <w:br/>
            </w:r>
            <w:r>
              <w:rPr>
                <w:rFonts w:ascii="宋体" w:hAnsi="宋体"/>
                <w:sz w:val="20"/>
              </w:rPr>
              <w:t>3）模拟刷新失败并确认历史成功状态仍被保留。</w:t>
            </w:r>
          </w:p>
        </w:tc>
      </w:tr>
      <w:tr w:rsidR="00342A78" w14:paraId="7CBC0BC3" w14:textId="77777777">
        <w:tc>
          <w:tcPr>
            <w:tcW w:w="1555" w:type="dxa"/>
            <w:tcBorders>
              <w:top w:val="single" w:sz="4" w:space="0" w:color="auto"/>
              <w:left w:val="single" w:sz="4" w:space="0" w:color="auto"/>
              <w:bottom w:val="single" w:sz="4" w:space="0" w:color="auto"/>
              <w:right w:val="single" w:sz="4" w:space="0" w:color="auto"/>
            </w:tcBorders>
            <w:vAlign w:val="center"/>
          </w:tcPr>
          <w:p w14:paraId="43E150BD"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35E33B9A" w14:textId="77777777" w:rsidR="00342A78" w:rsidRDefault="00000000">
            <w:r>
              <w:rPr>
                <w:rFonts w:ascii="宋体" w:hAnsi="宋体"/>
                <w:sz w:val="20"/>
              </w:rPr>
              <w:t>服务端可访问时显示在线、响应时间、操作系统、CPU、内存、磁盘和GPU信息；刷新失败时保留上一次成功数据并给出提示。正式页面不展示服务端公网IP、端口和接口路径。</w:t>
            </w:r>
          </w:p>
          <w:p w14:paraId="69724DB9" w14:textId="77777777" w:rsidR="00342A78" w:rsidRDefault="00000000">
            <w:pPr>
              <w:spacing w:before="80"/>
              <w:jc w:val="center"/>
            </w:pPr>
            <w:r>
              <w:rPr>
                <w:rFonts w:hint="eastAsia"/>
                <w:noProof/>
              </w:rPr>
              <w:lastRenderedPageBreak/>
              <w:drawing>
                <wp:inline distT="0" distB="0" distL="114300" distR="114300" wp14:anchorId="385E8666" wp14:editId="1D56BB18">
                  <wp:extent cx="4979035" cy="2172970"/>
                  <wp:effectExtent l="0" t="0" r="12065" b="11430"/>
                  <wp:docPr id="5" name="图片 5" descr="QQ_178902552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_1789025523039"/>
                          <pic:cNvPicPr>
                            <a:picLocks noChangeAspect="1"/>
                          </pic:cNvPicPr>
                        </pic:nvPicPr>
                        <pic:blipFill>
                          <a:blip r:embed="rId20"/>
                          <a:stretch>
                            <a:fillRect/>
                          </a:stretch>
                        </pic:blipFill>
                        <pic:spPr>
                          <a:xfrm>
                            <a:off x="0" y="0"/>
                            <a:ext cx="4979035" cy="2172970"/>
                          </a:xfrm>
                          <a:prstGeom prst="rect">
                            <a:avLst/>
                          </a:prstGeom>
                        </pic:spPr>
                      </pic:pic>
                    </a:graphicData>
                  </a:graphic>
                </wp:inline>
              </w:drawing>
            </w:r>
          </w:p>
        </w:tc>
      </w:tr>
    </w:tbl>
    <w:p w14:paraId="692DECD0" w14:textId="77777777" w:rsidR="00342A78" w:rsidRDefault="00000000">
      <w:pPr>
        <w:pStyle w:val="51"/>
        <w:spacing w:before="156" w:after="156"/>
        <w:rPr>
          <w:rFonts w:eastAsia="方正宋黑简体"/>
          <w:bCs w:val="0"/>
          <w:szCs w:val="24"/>
        </w:rPr>
      </w:pPr>
      <w:r>
        <w:rPr>
          <w:rFonts w:eastAsia="方正宋黑简体"/>
          <w:bCs w:val="0"/>
          <w:szCs w:val="24"/>
        </w:rPr>
        <w:lastRenderedPageBreak/>
        <w:t>测试用例</w:t>
      </w:r>
      <w:r>
        <w:rPr>
          <w:rFonts w:eastAsia="方正宋黑简体"/>
          <w:bCs w:val="0"/>
          <w:szCs w:val="24"/>
        </w:rPr>
        <w:t>2.2</w:t>
      </w:r>
      <w:r>
        <w:rPr>
          <w:rFonts w:eastAsia="方正宋黑简体"/>
          <w:bCs w:val="0"/>
          <w:szCs w:val="24"/>
        </w:rPr>
        <w:t>：</w:t>
      </w:r>
      <w:r>
        <w:rPr>
          <w:rFonts w:eastAsia="方正宋黑简体"/>
          <w:bCs w:val="0"/>
          <w:szCs w:val="24"/>
        </w:rPr>
        <w:t>FRAME</w:t>
      </w:r>
      <w:r>
        <w:rPr>
          <w:rFonts w:eastAsia="方正宋黑简体"/>
          <w:bCs w:val="0"/>
          <w:szCs w:val="24"/>
        </w:rPr>
        <w:t>软件模型接入与结构可视化</w:t>
      </w:r>
    </w:p>
    <w:tbl>
      <w:tblPr>
        <w:tblStyle w:val="afff1"/>
        <w:tblW w:w="0" w:type="auto"/>
        <w:tblLayout w:type="fixed"/>
        <w:tblLook w:val="04A0" w:firstRow="1" w:lastRow="0" w:firstColumn="1" w:lastColumn="0" w:noHBand="0" w:noVBand="1"/>
      </w:tblPr>
      <w:tblGrid>
        <w:gridCol w:w="1555"/>
        <w:gridCol w:w="8072"/>
      </w:tblGrid>
      <w:tr w:rsidR="00342A78" w14:paraId="24EF0151" w14:textId="77777777">
        <w:tc>
          <w:tcPr>
            <w:tcW w:w="1555" w:type="dxa"/>
            <w:tcBorders>
              <w:top w:val="single" w:sz="4" w:space="0" w:color="auto"/>
              <w:left w:val="single" w:sz="4" w:space="0" w:color="auto"/>
              <w:bottom w:val="single" w:sz="4" w:space="0" w:color="auto"/>
              <w:right w:val="single" w:sz="4" w:space="0" w:color="auto"/>
            </w:tcBorders>
            <w:vAlign w:val="center"/>
          </w:tcPr>
          <w:p w14:paraId="611C96AF"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20CDA7AB" w14:textId="77777777" w:rsidR="00342A78" w:rsidRDefault="00000000">
            <w:r>
              <w:rPr>
                <w:rFonts w:ascii="宋体" w:hAnsi="宋体"/>
                <w:sz w:val="20"/>
              </w:rPr>
              <w:t>服务器模型库已配置PyTorch / ResNet50与MindSpore / ResNet50、LPRNet、YOLOv5、BiSeNet对应模型文件。</w:t>
            </w:r>
          </w:p>
        </w:tc>
      </w:tr>
      <w:tr w:rsidR="00342A78" w14:paraId="107B302A" w14:textId="77777777">
        <w:tc>
          <w:tcPr>
            <w:tcW w:w="1555" w:type="dxa"/>
            <w:tcBorders>
              <w:top w:val="single" w:sz="4" w:space="0" w:color="auto"/>
              <w:left w:val="single" w:sz="4" w:space="0" w:color="auto"/>
              <w:bottom w:val="single" w:sz="4" w:space="0" w:color="auto"/>
              <w:right w:val="single" w:sz="4" w:space="0" w:color="auto"/>
            </w:tcBorders>
            <w:vAlign w:val="center"/>
          </w:tcPr>
          <w:p w14:paraId="0CA61AC6"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5B5DD4A0" w14:textId="77777777" w:rsidR="00342A78" w:rsidRDefault="00000000">
            <w:r>
              <w:rPr>
                <w:rFonts w:ascii="宋体" w:hAnsi="宋体"/>
                <w:sz w:val="20"/>
              </w:rPr>
              <w:t>1）在“模型接入”页选择框架和模型。</w:t>
            </w:r>
            <w:r>
              <w:br/>
            </w:r>
            <w:r>
              <w:rPr>
                <w:rFonts w:ascii="宋体" w:hAnsi="宋体"/>
                <w:sz w:val="20"/>
              </w:rPr>
              <w:t>2）选择服务器中的结构文件与参数文件并执行校验。</w:t>
            </w:r>
            <w:r>
              <w:br/>
            </w:r>
            <w:r>
              <w:rPr>
                <w:rFonts w:ascii="宋体" w:hAnsi="宋体"/>
                <w:sz w:val="20"/>
              </w:rPr>
              <w:t>3）确认接入后查看数据驱动的接入摘要。</w:t>
            </w:r>
            <w:r>
              <w:br/>
            </w:r>
            <w:r>
              <w:rPr>
                <w:rFonts w:ascii="宋体" w:hAnsi="宋体"/>
                <w:sz w:val="20"/>
              </w:rPr>
              <w:t>4）生成ONNX后查看Qt模型结构，必要时用浏览器打开完整Netron结构。</w:t>
            </w:r>
          </w:p>
        </w:tc>
      </w:tr>
      <w:tr w:rsidR="00342A78" w14:paraId="008CF337" w14:textId="77777777">
        <w:tc>
          <w:tcPr>
            <w:tcW w:w="1555" w:type="dxa"/>
            <w:tcBorders>
              <w:top w:val="single" w:sz="4" w:space="0" w:color="auto"/>
              <w:left w:val="single" w:sz="4" w:space="0" w:color="auto"/>
              <w:bottom w:val="single" w:sz="4" w:space="0" w:color="auto"/>
              <w:right w:val="single" w:sz="4" w:space="0" w:color="auto"/>
            </w:tcBorders>
            <w:vAlign w:val="center"/>
          </w:tcPr>
          <w:p w14:paraId="39B2EEE5"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208388D5" w14:textId="77777777" w:rsidR="00342A78" w:rsidRDefault="00000000">
            <w:pPr>
              <w:rPr>
                <w:rFonts w:ascii="宋体" w:hAnsi="宋体" w:hint="eastAsia"/>
                <w:sz w:val="20"/>
              </w:rPr>
            </w:pPr>
            <w:r>
              <w:rPr>
                <w:rFonts w:ascii="宋体" w:hAnsi="宋体"/>
                <w:sz w:val="20"/>
              </w:rPr>
              <w:t>校验成功后显示框架、模型、文件和下一步状态；模型结构由对应服务器ONNX真实解析，展示节点、算子、连接、通道数和可确定的权重位宽。剪枝/微调阶段显示原始到当前通道变化，量化阶段显示INT8配置。</w:t>
            </w:r>
          </w:p>
          <w:p w14:paraId="2AC3C82E" w14:textId="77777777" w:rsidR="00342A78" w:rsidRDefault="00000000">
            <w:pPr>
              <w:rPr>
                <w:rFonts w:ascii="宋体" w:hAnsi="宋体" w:hint="eastAsia"/>
                <w:sz w:val="20"/>
              </w:rPr>
            </w:pPr>
            <w:r>
              <w:rPr>
                <w:rFonts w:ascii="宋体" w:hAnsi="宋体" w:hint="eastAsia"/>
                <w:noProof/>
                <w:sz w:val="20"/>
              </w:rPr>
              <w:drawing>
                <wp:inline distT="0" distB="0" distL="114300" distR="114300" wp14:anchorId="23543880" wp14:editId="7108437D">
                  <wp:extent cx="4972685" cy="2261870"/>
                  <wp:effectExtent l="0" t="0" r="5715" b="11430"/>
                  <wp:docPr id="15" name="图片 15" descr="QQ_178902575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Q_1789025759797"/>
                          <pic:cNvPicPr>
                            <a:picLocks noChangeAspect="1"/>
                          </pic:cNvPicPr>
                        </pic:nvPicPr>
                        <pic:blipFill>
                          <a:blip r:embed="rId21"/>
                          <a:stretch>
                            <a:fillRect/>
                          </a:stretch>
                        </pic:blipFill>
                        <pic:spPr>
                          <a:xfrm>
                            <a:off x="0" y="0"/>
                            <a:ext cx="4972685" cy="2261870"/>
                          </a:xfrm>
                          <a:prstGeom prst="rect">
                            <a:avLst/>
                          </a:prstGeom>
                        </pic:spPr>
                      </pic:pic>
                    </a:graphicData>
                  </a:graphic>
                </wp:inline>
              </w:drawing>
            </w:r>
          </w:p>
          <w:p w14:paraId="05759A5F" w14:textId="77777777" w:rsidR="00342A78" w:rsidRDefault="00000000">
            <w:pPr>
              <w:rPr>
                <w:rFonts w:ascii="宋体" w:hAnsi="宋体" w:hint="eastAsia"/>
                <w:sz w:val="20"/>
              </w:rPr>
            </w:pPr>
            <w:r>
              <w:rPr>
                <w:rFonts w:ascii="宋体" w:hAnsi="宋体" w:hint="eastAsia"/>
                <w:noProof/>
                <w:sz w:val="20"/>
              </w:rPr>
              <w:lastRenderedPageBreak/>
              <w:drawing>
                <wp:inline distT="0" distB="0" distL="114300" distR="114300" wp14:anchorId="65120D11" wp14:editId="008C2C5B">
                  <wp:extent cx="4981575" cy="3111500"/>
                  <wp:effectExtent l="0" t="0" r="9525" b="0"/>
                  <wp:docPr id="16" name="图片 16" descr="QQ_178902580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QQ_1789025800554"/>
                          <pic:cNvPicPr>
                            <a:picLocks noChangeAspect="1"/>
                          </pic:cNvPicPr>
                        </pic:nvPicPr>
                        <pic:blipFill>
                          <a:blip r:embed="rId22"/>
                          <a:stretch>
                            <a:fillRect/>
                          </a:stretch>
                        </pic:blipFill>
                        <pic:spPr>
                          <a:xfrm>
                            <a:off x="0" y="0"/>
                            <a:ext cx="4981575" cy="3111500"/>
                          </a:xfrm>
                          <a:prstGeom prst="rect">
                            <a:avLst/>
                          </a:prstGeom>
                        </pic:spPr>
                      </pic:pic>
                    </a:graphicData>
                  </a:graphic>
                </wp:inline>
              </w:drawing>
            </w:r>
          </w:p>
        </w:tc>
      </w:tr>
    </w:tbl>
    <w:p w14:paraId="0A03378C" w14:textId="77777777" w:rsidR="00342A78" w:rsidRDefault="00000000">
      <w:pPr>
        <w:pStyle w:val="51"/>
        <w:spacing w:before="156" w:after="156"/>
        <w:rPr>
          <w:rFonts w:eastAsia="方正宋黑简体"/>
          <w:bCs w:val="0"/>
          <w:szCs w:val="24"/>
        </w:rPr>
      </w:pPr>
      <w:r>
        <w:rPr>
          <w:rFonts w:eastAsia="方正宋黑简体"/>
          <w:bCs w:val="0"/>
          <w:szCs w:val="24"/>
        </w:rPr>
        <w:lastRenderedPageBreak/>
        <w:t>测试用例</w:t>
      </w:r>
      <w:r>
        <w:rPr>
          <w:rFonts w:eastAsia="方正宋黑简体"/>
          <w:bCs w:val="0"/>
          <w:szCs w:val="24"/>
        </w:rPr>
        <w:t>2.3</w:t>
      </w:r>
      <w:r>
        <w:rPr>
          <w:rFonts w:eastAsia="方正宋黑简体"/>
          <w:bCs w:val="0"/>
          <w:szCs w:val="24"/>
        </w:rPr>
        <w:t>：</w:t>
      </w:r>
      <w:r>
        <w:rPr>
          <w:rFonts w:eastAsia="方正宋黑简体"/>
          <w:bCs w:val="0"/>
          <w:szCs w:val="24"/>
        </w:rPr>
        <w:t>FRAME</w:t>
      </w:r>
      <w:r>
        <w:rPr>
          <w:rFonts w:eastAsia="方正宋黑简体"/>
          <w:bCs w:val="0"/>
          <w:szCs w:val="24"/>
        </w:rPr>
        <w:t>软件模型剪枝</w:t>
      </w:r>
    </w:p>
    <w:p w14:paraId="7D62E498" w14:textId="77777777" w:rsidR="00342A78" w:rsidRDefault="00000000">
      <w:pPr>
        <w:pStyle w:val="6"/>
        <w:spacing w:before="156" w:after="156"/>
        <w:rPr>
          <w:rFonts w:eastAsia="方正宋黑简体"/>
          <w:bCs w:val="0"/>
        </w:rPr>
      </w:pPr>
      <w:r>
        <w:rPr>
          <w:rFonts w:eastAsia="方正宋黑简体"/>
          <w:bCs w:val="0"/>
        </w:rPr>
        <w:t>测试用例</w:t>
      </w:r>
      <w:r>
        <w:rPr>
          <w:rFonts w:eastAsia="方正宋黑简体"/>
          <w:bCs w:val="0"/>
        </w:rPr>
        <w:t>2.3.1</w:t>
      </w:r>
      <w:r>
        <w:rPr>
          <w:rFonts w:eastAsia="方正宋黑简体"/>
          <w:bCs w:val="0"/>
        </w:rPr>
        <w:t>：</w:t>
      </w:r>
      <w:r>
        <w:rPr>
          <w:rFonts w:eastAsia="方正宋黑简体"/>
          <w:bCs w:val="0"/>
        </w:rPr>
        <w:t>FRAME</w:t>
      </w:r>
      <w:r>
        <w:rPr>
          <w:rFonts w:eastAsia="方正宋黑简体"/>
          <w:bCs w:val="0"/>
        </w:rPr>
        <w:t>软件</w:t>
      </w:r>
      <w:r>
        <w:rPr>
          <w:rFonts w:eastAsia="方正宋黑简体"/>
          <w:bCs w:val="0"/>
        </w:rPr>
        <w:t>PyTorch / ResNet50</w:t>
      </w:r>
      <w:r>
        <w:rPr>
          <w:rFonts w:eastAsia="方正宋黑简体"/>
          <w:bCs w:val="0"/>
        </w:rPr>
        <w:t>模型剪枝</w:t>
      </w:r>
    </w:p>
    <w:tbl>
      <w:tblPr>
        <w:tblStyle w:val="afff1"/>
        <w:tblW w:w="0" w:type="auto"/>
        <w:tblLayout w:type="fixed"/>
        <w:tblLook w:val="04A0" w:firstRow="1" w:lastRow="0" w:firstColumn="1" w:lastColumn="0" w:noHBand="0" w:noVBand="1"/>
      </w:tblPr>
      <w:tblGrid>
        <w:gridCol w:w="1555"/>
        <w:gridCol w:w="8072"/>
      </w:tblGrid>
      <w:tr w:rsidR="00342A78" w14:paraId="2571AA6A" w14:textId="77777777">
        <w:tc>
          <w:tcPr>
            <w:tcW w:w="1555" w:type="dxa"/>
            <w:tcBorders>
              <w:top w:val="single" w:sz="4" w:space="0" w:color="auto"/>
              <w:left w:val="single" w:sz="4" w:space="0" w:color="auto"/>
              <w:bottom w:val="single" w:sz="4" w:space="0" w:color="auto"/>
              <w:right w:val="single" w:sz="4" w:space="0" w:color="auto"/>
            </w:tcBorders>
            <w:vAlign w:val="center"/>
          </w:tcPr>
          <w:p w14:paraId="71250B59"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35314979" w14:textId="77777777" w:rsidR="00342A78" w:rsidRDefault="00000000">
            <w:r>
              <w:rPr>
                <w:rFonts w:ascii="宋体" w:hAnsi="宋体"/>
                <w:sz w:val="20"/>
              </w:rPr>
              <w:t>模型编译页可选择PyTorch / ResNet50，剪枝方法为L2，目标硬件为RK3588。</w:t>
            </w:r>
          </w:p>
        </w:tc>
      </w:tr>
      <w:tr w:rsidR="00342A78" w14:paraId="680BABE0" w14:textId="77777777">
        <w:tc>
          <w:tcPr>
            <w:tcW w:w="1555" w:type="dxa"/>
            <w:tcBorders>
              <w:top w:val="single" w:sz="4" w:space="0" w:color="auto"/>
              <w:left w:val="single" w:sz="4" w:space="0" w:color="auto"/>
              <w:bottom w:val="single" w:sz="4" w:space="0" w:color="auto"/>
              <w:right w:val="single" w:sz="4" w:space="0" w:color="auto"/>
            </w:tcBorders>
            <w:vAlign w:val="center"/>
          </w:tcPr>
          <w:p w14:paraId="3EDC6F6A"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29AB01C9" w14:textId="77777777" w:rsidR="00342A78" w:rsidRDefault="00000000">
            <w:r>
              <w:rPr>
                <w:rFonts w:ascii="宋体" w:hAnsi="宋体"/>
                <w:sz w:val="20"/>
              </w:rPr>
              <w:t>1）进入模型编译页，框架/模型初始为空。</w:t>
            </w:r>
            <w:r>
              <w:br/>
            </w:r>
            <w:r>
              <w:rPr>
                <w:rFonts w:ascii="宋体" w:hAnsi="宋体"/>
                <w:sz w:val="20"/>
              </w:rPr>
              <w:t>2）选择PyTorch / ResNet50。</w:t>
            </w:r>
            <w:r>
              <w:br/>
            </w:r>
            <w:r>
              <w:rPr>
                <w:rFonts w:ascii="宋体" w:hAnsi="宋体"/>
                <w:sz w:val="20"/>
              </w:rPr>
              <w:t>3）点击“预测剪枝率”，观察均匀变化的预测进度。</w:t>
            </w:r>
            <w:r>
              <w:br/>
            </w:r>
            <w:r>
              <w:rPr>
                <w:rFonts w:ascii="宋体" w:hAnsi="宋体"/>
                <w:sz w:val="20"/>
              </w:rPr>
              <w:t>4）预测完成后确认剪枝率0.50，再点击“开始剪枝”。</w:t>
            </w:r>
          </w:p>
        </w:tc>
      </w:tr>
      <w:tr w:rsidR="00342A78" w14:paraId="385385F7" w14:textId="77777777">
        <w:tc>
          <w:tcPr>
            <w:tcW w:w="1555" w:type="dxa"/>
            <w:tcBorders>
              <w:top w:val="single" w:sz="4" w:space="0" w:color="auto"/>
              <w:left w:val="single" w:sz="4" w:space="0" w:color="auto"/>
              <w:bottom w:val="single" w:sz="4" w:space="0" w:color="auto"/>
              <w:right w:val="single" w:sz="4" w:space="0" w:color="auto"/>
            </w:tcBorders>
            <w:vAlign w:val="center"/>
          </w:tcPr>
          <w:p w14:paraId="2070526A"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72409BB6" w14:textId="77777777" w:rsidR="00342A78" w:rsidRDefault="00000000">
            <w:pPr>
              <w:rPr>
                <w:rFonts w:ascii="宋体" w:hAnsi="宋体" w:hint="eastAsia"/>
                <w:sz w:val="20"/>
              </w:rPr>
            </w:pPr>
            <w:r>
              <w:rPr>
                <w:rFonts w:ascii="宋体" w:hAnsi="宋体"/>
                <w:sz w:val="20"/>
              </w:rPr>
              <w:t>预测过程中剪枝率保持为空，完成后显示预置且已验证的0.50；剪枝过程中显示进度、预计/实际时间和日志，任务完成时进度条与结果表同步结束。</w:t>
            </w:r>
          </w:p>
          <w:p w14:paraId="47E85BA3" w14:textId="77777777" w:rsidR="00342A78" w:rsidRDefault="00000000">
            <w:pPr>
              <w:spacing w:before="80"/>
              <w:jc w:val="center"/>
            </w:pPr>
            <w:r>
              <w:rPr>
                <w:rFonts w:hint="eastAsia"/>
                <w:noProof/>
              </w:rPr>
              <w:lastRenderedPageBreak/>
              <w:drawing>
                <wp:inline distT="0" distB="0" distL="114300" distR="114300" wp14:anchorId="1C8E571C" wp14:editId="1BB07B8E">
                  <wp:extent cx="4976495" cy="3253740"/>
                  <wp:effectExtent l="0" t="0" r="1905" b="10160"/>
                  <wp:docPr id="17" name="图片 17" descr="QQ_178902599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QQ_1789025999058"/>
                          <pic:cNvPicPr>
                            <a:picLocks noChangeAspect="1"/>
                          </pic:cNvPicPr>
                        </pic:nvPicPr>
                        <pic:blipFill>
                          <a:blip r:embed="rId23"/>
                          <a:stretch>
                            <a:fillRect/>
                          </a:stretch>
                        </pic:blipFill>
                        <pic:spPr>
                          <a:xfrm>
                            <a:off x="0" y="0"/>
                            <a:ext cx="4976495" cy="3253740"/>
                          </a:xfrm>
                          <a:prstGeom prst="rect">
                            <a:avLst/>
                          </a:prstGeom>
                        </pic:spPr>
                      </pic:pic>
                    </a:graphicData>
                  </a:graphic>
                </wp:inline>
              </w:drawing>
            </w:r>
          </w:p>
          <w:p w14:paraId="61D7D667" w14:textId="77777777" w:rsidR="00342A78" w:rsidRDefault="00000000">
            <w:pPr>
              <w:spacing w:before="80"/>
              <w:jc w:val="center"/>
            </w:pPr>
            <w:r>
              <w:rPr>
                <w:rFonts w:hint="eastAsia"/>
                <w:noProof/>
              </w:rPr>
              <w:drawing>
                <wp:inline distT="0" distB="0" distL="114300" distR="114300" wp14:anchorId="5C80C645" wp14:editId="534338CB">
                  <wp:extent cx="4982210" cy="3317875"/>
                  <wp:effectExtent l="0" t="0" r="8890" b="9525"/>
                  <wp:docPr id="20" name="图片 20" descr="QQ_178902620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_1789026209303"/>
                          <pic:cNvPicPr>
                            <a:picLocks noChangeAspect="1"/>
                          </pic:cNvPicPr>
                        </pic:nvPicPr>
                        <pic:blipFill>
                          <a:blip r:embed="rId24"/>
                          <a:stretch>
                            <a:fillRect/>
                          </a:stretch>
                        </pic:blipFill>
                        <pic:spPr>
                          <a:xfrm>
                            <a:off x="0" y="0"/>
                            <a:ext cx="4982210" cy="3317875"/>
                          </a:xfrm>
                          <a:prstGeom prst="rect">
                            <a:avLst/>
                          </a:prstGeom>
                        </pic:spPr>
                      </pic:pic>
                    </a:graphicData>
                  </a:graphic>
                </wp:inline>
              </w:drawing>
            </w:r>
          </w:p>
        </w:tc>
      </w:tr>
    </w:tbl>
    <w:p w14:paraId="21A149E1" w14:textId="77777777" w:rsidR="00342A78" w:rsidRDefault="00000000">
      <w:pPr>
        <w:pStyle w:val="6"/>
        <w:spacing w:before="156" w:after="156"/>
        <w:rPr>
          <w:rFonts w:eastAsia="方正宋黑简体"/>
          <w:bCs w:val="0"/>
        </w:rPr>
      </w:pPr>
      <w:r>
        <w:rPr>
          <w:rFonts w:eastAsia="方正宋黑简体"/>
          <w:bCs w:val="0"/>
        </w:rPr>
        <w:lastRenderedPageBreak/>
        <w:t>测试用例</w:t>
      </w:r>
      <w:r>
        <w:rPr>
          <w:rFonts w:eastAsia="方正宋黑简体"/>
          <w:bCs w:val="0"/>
        </w:rPr>
        <w:t>2.3.2</w:t>
      </w:r>
      <w:r>
        <w:rPr>
          <w:rFonts w:eastAsia="方正宋黑简体"/>
          <w:bCs w:val="0"/>
        </w:rPr>
        <w:t>：</w:t>
      </w:r>
      <w:r>
        <w:rPr>
          <w:rFonts w:eastAsia="方正宋黑简体"/>
          <w:bCs w:val="0"/>
        </w:rPr>
        <w:t>FRAME</w:t>
      </w:r>
      <w:r>
        <w:rPr>
          <w:rFonts w:eastAsia="方正宋黑简体"/>
          <w:bCs w:val="0"/>
        </w:rPr>
        <w:t>软件</w:t>
      </w:r>
      <w:r>
        <w:rPr>
          <w:rFonts w:eastAsia="方正宋黑简体"/>
          <w:bCs w:val="0"/>
        </w:rPr>
        <w:t>MindSpore</w:t>
      </w:r>
      <w:r>
        <w:rPr>
          <w:rFonts w:eastAsia="方正宋黑简体"/>
          <w:bCs w:val="0"/>
        </w:rPr>
        <w:t>多模型剪枝</w:t>
      </w:r>
    </w:p>
    <w:tbl>
      <w:tblPr>
        <w:tblStyle w:val="afff1"/>
        <w:tblW w:w="0" w:type="auto"/>
        <w:tblLayout w:type="fixed"/>
        <w:tblLook w:val="04A0" w:firstRow="1" w:lastRow="0" w:firstColumn="1" w:lastColumn="0" w:noHBand="0" w:noVBand="1"/>
      </w:tblPr>
      <w:tblGrid>
        <w:gridCol w:w="1555"/>
        <w:gridCol w:w="8072"/>
      </w:tblGrid>
      <w:tr w:rsidR="00342A78" w14:paraId="193B831F" w14:textId="77777777">
        <w:tc>
          <w:tcPr>
            <w:tcW w:w="1555" w:type="dxa"/>
            <w:tcBorders>
              <w:top w:val="single" w:sz="4" w:space="0" w:color="auto"/>
              <w:left w:val="single" w:sz="4" w:space="0" w:color="auto"/>
              <w:bottom w:val="single" w:sz="4" w:space="0" w:color="auto"/>
              <w:right w:val="single" w:sz="4" w:space="0" w:color="auto"/>
            </w:tcBorders>
            <w:vAlign w:val="center"/>
          </w:tcPr>
          <w:p w14:paraId="38105F92"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672F3855" w14:textId="77777777" w:rsidR="00342A78" w:rsidRDefault="00000000">
            <w:r>
              <w:rPr>
                <w:rFonts w:ascii="宋体" w:hAnsi="宋体"/>
                <w:sz w:val="20"/>
              </w:rPr>
              <w:t>服务器已配置MindSpore / ResNet50、LPRNet、YOLOv5、BiSeNet剪枝脚本。</w:t>
            </w:r>
          </w:p>
        </w:tc>
      </w:tr>
      <w:tr w:rsidR="00342A78" w14:paraId="5A54B8FB" w14:textId="77777777">
        <w:tc>
          <w:tcPr>
            <w:tcW w:w="1555" w:type="dxa"/>
            <w:tcBorders>
              <w:top w:val="single" w:sz="4" w:space="0" w:color="auto"/>
              <w:left w:val="single" w:sz="4" w:space="0" w:color="auto"/>
              <w:bottom w:val="single" w:sz="4" w:space="0" w:color="auto"/>
              <w:right w:val="single" w:sz="4" w:space="0" w:color="auto"/>
            </w:tcBorders>
            <w:vAlign w:val="center"/>
          </w:tcPr>
          <w:p w14:paraId="1990FBFC"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6A1FA39F" w14:textId="77777777" w:rsidR="00342A78" w:rsidRDefault="00000000">
            <w:r>
              <w:rPr>
                <w:rFonts w:ascii="宋体" w:hAnsi="宋体"/>
                <w:sz w:val="20"/>
              </w:rPr>
              <w:t>1）依次选择MindSpore模型。</w:t>
            </w:r>
            <w:r>
              <w:br/>
            </w:r>
            <w:r>
              <w:rPr>
                <w:rFonts w:ascii="宋体" w:hAnsi="宋体"/>
                <w:sz w:val="20"/>
              </w:rPr>
              <w:t>2）点击“预测剪枝率”。</w:t>
            </w:r>
            <w:r>
              <w:br/>
            </w:r>
            <w:r>
              <w:rPr>
                <w:rFonts w:ascii="宋体" w:hAnsi="宋体"/>
                <w:sz w:val="20"/>
              </w:rPr>
              <w:t>3）确认ResNet50、LPRNet、YOLOv5、BiSeNet推荐剪枝率分别为0.50、0.90、0.40、0.25。</w:t>
            </w:r>
            <w:r>
              <w:br/>
            </w:r>
            <w:r>
              <w:rPr>
                <w:rFonts w:ascii="宋体" w:hAnsi="宋体"/>
                <w:sz w:val="20"/>
              </w:rPr>
              <w:t>4）执行剪枝并查看摘要/详细日志和结果表。</w:t>
            </w:r>
          </w:p>
        </w:tc>
      </w:tr>
      <w:tr w:rsidR="00342A78" w14:paraId="657A1EE2" w14:textId="77777777">
        <w:tc>
          <w:tcPr>
            <w:tcW w:w="1555" w:type="dxa"/>
            <w:tcBorders>
              <w:top w:val="single" w:sz="4" w:space="0" w:color="auto"/>
              <w:left w:val="single" w:sz="4" w:space="0" w:color="auto"/>
              <w:bottom w:val="single" w:sz="4" w:space="0" w:color="auto"/>
              <w:right w:val="single" w:sz="4" w:space="0" w:color="auto"/>
            </w:tcBorders>
            <w:vAlign w:val="center"/>
          </w:tcPr>
          <w:p w14:paraId="5AD509FD"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39ED1916" w14:textId="77777777" w:rsidR="00342A78" w:rsidRDefault="00000000">
            <w:r>
              <w:rPr>
                <w:rFonts w:ascii="宋体" w:hAnsi="宋体"/>
                <w:sz w:val="20"/>
              </w:rPr>
              <w:t>前端仅提交结构化参数，后端按白名单调用模型专用脚本；任务成功后显示对应框架、模型、剪枝比例、结构变化和模型指标，不混用其他模型文件。</w:t>
            </w:r>
          </w:p>
          <w:p w14:paraId="57E8233A" w14:textId="77777777" w:rsidR="00342A78" w:rsidRDefault="00000000">
            <w:pPr>
              <w:spacing w:before="80"/>
              <w:jc w:val="center"/>
            </w:pPr>
            <w:r>
              <w:rPr>
                <w:rFonts w:hint="eastAsia"/>
                <w:noProof/>
              </w:rPr>
              <w:lastRenderedPageBreak/>
              <w:drawing>
                <wp:inline distT="0" distB="0" distL="114300" distR="114300" wp14:anchorId="54E69F4F" wp14:editId="2E7A7231">
                  <wp:extent cx="4977130" cy="3431540"/>
                  <wp:effectExtent l="0" t="0" r="1270" b="10160"/>
                  <wp:docPr id="19" name="图片 19" descr="QQ_178902605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_1789026052290"/>
                          <pic:cNvPicPr>
                            <a:picLocks noChangeAspect="1"/>
                          </pic:cNvPicPr>
                        </pic:nvPicPr>
                        <pic:blipFill>
                          <a:blip r:embed="rId25"/>
                          <a:stretch>
                            <a:fillRect/>
                          </a:stretch>
                        </pic:blipFill>
                        <pic:spPr>
                          <a:xfrm>
                            <a:off x="0" y="0"/>
                            <a:ext cx="4977130" cy="3431540"/>
                          </a:xfrm>
                          <a:prstGeom prst="rect">
                            <a:avLst/>
                          </a:prstGeom>
                        </pic:spPr>
                      </pic:pic>
                    </a:graphicData>
                  </a:graphic>
                </wp:inline>
              </w:drawing>
            </w:r>
          </w:p>
          <w:p w14:paraId="16841E9B" w14:textId="77777777" w:rsidR="00342A78" w:rsidRDefault="00000000">
            <w:pPr>
              <w:spacing w:before="80"/>
              <w:jc w:val="center"/>
            </w:pPr>
            <w:r>
              <w:rPr>
                <w:rFonts w:hint="eastAsia"/>
                <w:noProof/>
              </w:rPr>
              <w:drawing>
                <wp:inline distT="0" distB="0" distL="114300" distR="114300" wp14:anchorId="2A7B8922" wp14:editId="6048B431">
                  <wp:extent cx="4987290" cy="3058160"/>
                  <wp:effectExtent l="0" t="0" r="3810" b="2540"/>
                  <wp:docPr id="21" name="图片 21" descr="QQ_178902633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QQ_1789026334303"/>
                          <pic:cNvPicPr>
                            <a:picLocks noChangeAspect="1"/>
                          </pic:cNvPicPr>
                        </pic:nvPicPr>
                        <pic:blipFill>
                          <a:blip r:embed="rId26"/>
                          <a:stretch>
                            <a:fillRect/>
                          </a:stretch>
                        </pic:blipFill>
                        <pic:spPr>
                          <a:xfrm>
                            <a:off x="0" y="0"/>
                            <a:ext cx="4987290" cy="3058160"/>
                          </a:xfrm>
                          <a:prstGeom prst="rect">
                            <a:avLst/>
                          </a:prstGeom>
                        </pic:spPr>
                      </pic:pic>
                    </a:graphicData>
                  </a:graphic>
                </wp:inline>
              </w:drawing>
            </w:r>
          </w:p>
        </w:tc>
      </w:tr>
    </w:tbl>
    <w:p w14:paraId="0409FCAD" w14:textId="77777777" w:rsidR="00342A78" w:rsidRDefault="00000000">
      <w:pPr>
        <w:pStyle w:val="51"/>
        <w:spacing w:before="156" w:after="156"/>
        <w:rPr>
          <w:rFonts w:eastAsia="方正宋黑简体"/>
          <w:bCs w:val="0"/>
          <w:szCs w:val="24"/>
        </w:rPr>
      </w:pPr>
      <w:r>
        <w:rPr>
          <w:rFonts w:eastAsia="方正宋黑简体"/>
          <w:bCs w:val="0"/>
          <w:szCs w:val="24"/>
        </w:rPr>
        <w:lastRenderedPageBreak/>
        <w:t>测试用例</w:t>
      </w:r>
      <w:r>
        <w:rPr>
          <w:rFonts w:eastAsia="方正宋黑简体"/>
          <w:bCs w:val="0"/>
          <w:szCs w:val="24"/>
        </w:rPr>
        <w:t>2.4</w:t>
      </w:r>
      <w:r>
        <w:rPr>
          <w:rFonts w:eastAsia="方正宋黑简体"/>
          <w:bCs w:val="0"/>
          <w:szCs w:val="24"/>
        </w:rPr>
        <w:t>：</w:t>
      </w:r>
      <w:r>
        <w:rPr>
          <w:rFonts w:eastAsia="方正宋黑简体"/>
          <w:bCs w:val="0"/>
          <w:szCs w:val="24"/>
        </w:rPr>
        <w:t>FRAME</w:t>
      </w:r>
      <w:r>
        <w:rPr>
          <w:rFonts w:eastAsia="方正宋黑简体"/>
          <w:bCs w:val="0"/>
          <w:szCs w:val="24"/>
        </w:rPr>
        <w:t>软件模型微调</w:t>
      </w:r>
    </w:p>
    <w:p w14:paraId="7C767D83" w14:textId="77777777" w:rsidR="00342A78" w:rsidRDefault="00000000">
      <w:pPr>
        <w:pStyle w:val="6"/>
        <w:spacing w:before="156" w:after="156"/>
        <w:rPr>
          <w:rFonts w:eastAsia="方正宋黑简体"/>
          <w:bCs w:val="0"/>
        </w:rPr>
      </w:pPr>
      <w:r>
        <w:rPr>
          <w:rFonts w:eastAsia="方正宋黑简体"/>
          <w:bCs w:val="0"/>
        </w:rPr>
        <w:t>测试用例</w:t>
      </w:r>
      <w:r>
        <w:rPr>
          <w:rFonts w:eastAsia="方正宋黑简体"/>
          <w:bCs w:val="0"/>
        </w:rPr>
        <w:t>2.4.1</w:t>
      </w:r>
      <w:r>
        <w:rPr>
          <w:rFonts w:eastAsia="方正宋黑简体"/>
          <w:bCs w:val="0"/>
        </w:rPr>
        <w:t>：</w:t>
      </w:r>
      <w:r>
        <w:rPr>
          <w:rFonts w:eastAsia="方正宋黑简体"/>
          <w:bCs w:val="0"/>
        </w:rPr>
        <w:t>FRAME</w:t>
      </w:r>
      <w:r>
        <w:rPr>
          <w:rFonts w:eastAsia="方正宋黑简体"/>
          <w:bCs w:val="0"/>
        </w:rPr>
        <w:t>软件</w:t>
      </w:r>
      <w:r>
        <w:rPr>
          <w:rFonts w:eastAsia="方正宋黑简体"/>
          <w:bCs w:val="0"/>
        </w:rPr>
        <w:t>PyTorch / ResNet50</w:t>
      </w:r>
      <w:r>
        <w:rPr>
          <w:rFonts w:eastAsia="方正宋黑简体"/>
          <w:bCs w:val="0"/>
        </w:rPr>
        <w:t>模型微调</w:t>
      </w:r>
    </w:p>
    <w:tbl>
      <w:tblPr>
        <w:tblStyle w:val="afff1"/>
        <w:tblW w:w="0" w:type="auto"/>
        <w:tblLayout w:type="fixed"/>
        <w:tblLook w:val="04A0" w:firstRow="1" w:lastRow="0" w:firstColumn="1" w:lastColumn="0" w:noHBand="0" w:noVBand="1"/>
      </w:tblPr>
      <w:tblGrid>
        <w:gridCol w:w="1555"/>
        <w:gridCol w:w="8072"/>
      </w:tblGrid>
      <w:tr w:rsidR="00342A78" w14:paraId="0E8A8AC2" w14:textId="77777777">
        <w:tc>
          <w:tcPr>
            <w:tcW w:w="1555" w:type="dxa"/>
            <w:tcBorders>
              <w:top w:val="single" w:sz="4" w:space="0" w:color="auto"/>
              <w:left w:val="single" w:sz="4" w:space="0" w:color="auto"/>
              <w:bottom w:val="single" w:sz="4" w:space="0" w:color="auto"/>
              <w:right w:val="single" w:sz="4" w:space="0" w:color="auto"/>
            </w:tcBorders>
            <w:vAlign w:val="center"/>
          </w:tcPr>
          <w:p w14:paraId="7F9C57C9"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2BE0B38E" w14:textId="77777777" w:rsidR="00342A78" w:rsidRDefault="00000000">
            <w:r>
              <w:rPr>
                <w:rFonts w:ascii="宋体" w:hAnsi="宋体"/>
                <w:sz w:val="20"/>
              </w:rPr>
              <w:t>PyTorch / ResNet50剪枝任务已成功，剪枝结构和权重相互匹配。</w:t>
            </w:r>
          </w:p>
        </w:tc>
      </w:tr>
      <w:tr w:rsidR="00342A78" w14:paraId="15D21D5A" w14:textId="77777777">
        <w:tc>
          <w:tcPr>
            <w:tcW w:w="1555" w:type="dxa"/>
            <w:tcBorders>
              <w:top w:val="single" w:sz="4" w:space="0" w:color="auto"/>
              <w:left w:val="single" w:sz="4" w:space="0" w:color="auto"/>
              <w:bottom w:val="single" w:sz="4" w:space="0" w:color="auto"/>
              <w:right w:val="single" w:sz="4" w:space="0" w:color="auto"/>
            </w:tcBorders>
            <w:vAlign w:val="center"/>
          </w:tcPr>
          <w:p w14:paraId="66551A09"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69D4C819" w14:textId="77777777" w:rsidR="00342A78" w:rsidRDefault="00000000">
            <w:r>
              <w:rPr>
                <w:rFonts w:ascii="宋体" w:hAnsi="宋体"/>
                <w:sz w:val="20"/>
              </w:rPr>
              <w:t>1）点击“是否微调？”。</w:t>
            </w:r>
            <w:r>
              <w:br/>
            </w:r>
            <w:r>
              <w:rPr>
                <w:rFonts w:ascii="宋体" w:hAnsi="宋体"/>
                <w:sz w:val="20"/>
              </w:rPr>
              <w:t>2）在可编辑输入框中填写训练轮数（默认10，也可自行输入其他正整数）。</w:t>
            </w:r>
            <w:r>
              <w:br/>
            </w:r>
            <w:r>
              <w:rPr>
                <w:rFonts w:ascii="宋体" w:hAnsi="宋体"/>
                <w:sz w:val="20"/>
              </w:rPr>
              <w:t>3）确认并启动微调。</w:t>
            </w:r>
            <w:r>
              <w:br/>
            </w:r>
            <w:r>
              <w:rPr>
                <w:rFonts w:ascii="宋体" w:hAnsi="宋体"/>
                <w:sz w:val="20"/>
              </w:rPr>
              <w:t>4）查看训练状态、摘要/详细日志及最佳权重结果。</w:t>
            </w:r>
          </w:p>
        </w:tc>
      </w:tr>
      <w:tr w:rsidR="00342A78" w14:paraId="274D331F" w14:textId="77777777">
        <w:tc>
          <w:tcPr>
            <w:tcW w:w="1555" w:type="dxa"/>
            <w:tcBorders>
              <w:top w:val="single" w:sz="4" w:space="0" w:color="auto"/>
              <w:left w:val="single" w:sz="4" w:space="0" w:color="auto"/>
              <w:bottom w:val="single" w:sz="4" w:space="0" w:color="auto"/>
              <w:right w:val="single" w:sz="4" w:space="0" w:color="auto"/>
            </w:tcBorders>
            <w:vAlign w:val="center"/>
          </w:tcPr>
          <w:p w14:paraId="230D5873" w14:textId="77777777" w:rsidR="00342A78" w:rsidRDefault="00000000">
            <w:r>
              <w:rPr>
                <w:rFonts w:eastAsia="方正宋黑简体"/>
                <w:b/>
                <w:sz w:val="24"/>
              </w:rPr>
              <w:lastRenderedPageBreak/>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520706CC" w14:textId="77777777" w:rsidR="00342A78" w:rsidRDefault="00000000">
            <w:r>
              <w:rPr>
                <w:rFonts w:ascii="宋体" w:hAnsi="宋体"/>
                <w:sz w:val="20"/>
              </w:rPr>
              <w:t>剪枝成功前微调不可用；微调使用同一模型刚生成的剪枝结果。任务完成后记录用户实际输入轮数和最佳权重，后续ONNX导出按钮变为可用。</w:t>
            </w:r>
          </w:p>
          <w:p w14:paraId="729CA3D6" w14:textId="77777777" w:rsidR="00342A78" w:rsidRDefault="00000000">
            <w:pPr>
              <w:spacing w:before="80"/>
              <w:jc w:val="center"/>
            </w:pPr>
            <w:r>
              <w:rPr>
                <w:rFonts w:hint="eastAsia"/>
              </w:rPr>
              <w:t xml:space="preserve">  </w:t>
            </w:r>
            <w:r>
              <w:rPr>
                <w:noProof/>
              </w:rPr>
              <w:drawing>
                <wp:inline distT="0" distB="0" distL="114300" distR="114300" wp14:anchorId="6035A9A5" wp14:editId="05BA03B9">
                  <wp:extent cx="4979670" cy="3846195"/>
                  <wp:effectExtent l="0" t="0" r="11430" b="1905"/>
                  <wp:docPr id="24" name="图片 24" descr="QQ_178902862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_1789028621435"/>
                          <pic:cNvPicPr>
                            <a:picLocks noChangeAspect="1"/>
                          </pic:cNvPicPr>
                        </pic:nvPicPr>
                        <pic:blipFill>
                          <a:blip r:embed="rId27"/>
                          <a:stretch>
                            <a:fillRect/>
                          </a:stretch>
                        </pic:blipFill>
                        <pic:spPr>
                          <a:xfrm>
                            <a:off x="0" y="0"/>
                            <a:ext cx="4979670" cy="3846195"/>
                          </a:xfrm>
                          <a:prstGeom prst="rect">
                            <a:avLst/>
                          </a:prstGeom>
                        </pic:spPr>
                      </pic:pic>
                    </a:graphicData>
                  </a:graphic>
                </wp:inline>
              </w:drawing>
            </w:r>
          </w:p>
        </w:tc>
      </w:tr>
    </w:tbl>
    <w:p w14:paraId="7025DDF3" w14:textId="77777777" w:rsidR="00342A78" w:rsidRDefault="00000000">
      <w:pPr>
        <w:pStyle w:val="6"/>
        <w:spacing w:before="156" w:after="156"/>
        <w:rPr>
          <w:rFonts w:eastAsia="方正宋黑简体"/>
          <w:bCs w:val="0"/>
        </w:rPr>
      </w:pPr>
      <w:r>
        <w:rPr>
          <w:rFonts w:eastAsia="方正宋黑简体"/>
          <w:bCs w:val="0"/>
        </w:rPr>
        <w:t>测试用例</w:t>
      </w:r>
      <w:r>
        <w:rPr>
          <w:rFonts w:eastAsia="方正宋黑简体"/>
          <w:bCs w:val="0"/>
        </w:rPr>
        <w:t>2.4.2</w:t>
      </w:r>
      <w:r>
        <w:rPr>
          <w:rFonts w:eastAsia="方正宋黑简体"/>
          <w:bCs w:val="0"/>
        </w:rPr>
        <w:t>：</w:t>
      </w:r>
      <w:r>
        <w:rPr>
          <w:rFonts w:eastAsia="方正宋黑简体"/>
          <w:bCs w:val="0"/>
        </w:rPr>
        <w:t>FRAME</w:t>
      </w:r>
      <w:r>
        <w:rPr>
          <w:rFonts w:eastAsia="方正宋黑简体"/>
          <w:bCs w:val="0"/>
        </w:rPr>
        <w:t>软件</w:t>
      </w:r>
      <w:r>
        <w:rPr>
          <w:rFonts w:eastAsia="方正宋黑简体"/>
          <w:bCs w:val="0"/>
        </w:rPr>
        <w:t>MindSpore</w:t>
      </w:r>
      <w:r>
        <w:rPr>
          <w:rFonts w:eastAsia="方正宋黑简体"/>
          <w:bCs w:val="0"/>
        </w:rPr>
        <w:t>多模型微调</w:t>
      </w:r>
    </w:p>
    <w:tbl>
      <w:tblPr>
        <w:tblStyle w:val="afff1"/>
        <w:tblW w:w="0" w:type="auto"/>
        <w:tblLayout w:type="fixed"/>
        <w:tblLook w:val="04A0" w:firstRow="1" w:lastRow="0" w:firstColumn="1" w:lastColumn="0" w:noHBand="0" w:noVBand="1"/>
      </w:tblPr>
      <w:tblGrid>
        <w:gridCol w:w="1555"/>
        <w:gridCol w:w="8072"/>
      </w:tblGrid>
      <w:tr w:rsidR="00342A78" w14:paraId="70CAE316" w14:textId="77777777">
        <w:tc>
          <w:tcPr>
            <w:tcW w:w="1555" w:type="dxa"/>
            <w:tcBorders>
              <w:top w:val="single" w:sz="4" w:space="0" w:color="auto"/>
              <w:left w:val="single" w:sz="4" w:space="0" w:color="auto"/>
              <w:bottom w:val="single" w:sz="4" w:space="0" w:color="auto"/>
              <w:right w:val="single" w:sz="4" w:space="0" w:color="auto"/>
            </w:tcBorders>
            <w:vAlign w:val="center"/>
          </w:tcPr>
          <w:p w14:paraId="7E463FE0"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680D6D62" w14:textId="77777777" w:rsidR="00342A78" w:rsidRDefault="00000000">
            <w:r>
              <w:rPr>
                <w:rFonts w:ascii="宋体" w:hAnsi="宋体"/>
                <w:sz w:val="20"/>
              </w:rPr>
              <w:t>任一MindSpore模型剪枝任务已成功，结构文件与权重文件匹配。</w:t>
            </w:r>
          </w:p>
        </w:tc>
      </w:tr>
      <w:tr w:rsidR="00342A78" w14:paraId="4D069FBD" w14:textId="77777777">
        <w:tc>
          <w:tcPr>
            <w:tcW w:w="1555" w:type="dxa"/>
            <w:tcBorders>
              <w:top w:val="single" w:sz="4" w:space="0" w:color="auto"/>
              <w:left w:val="single" w:sz="4" w:space="0" w:color="auto"/>
              <w:bottom w:val="single" w:sz="4" w:space="0" w:color="auto"/>
              <w:right w:val="single" w:sz="4" w:space="0" w:color="auto"/>
            </w:tcBorders>
            <w:vAlign w:val="center"/>
          </w:tcPr>
          <w:p w14:paraId="662A2FED"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7B7D8371" w14:textId="77777777" w:rsidR="00342A78" w:rsidRDefault="00000000">
            <w:r>
              <w:rPr>
                <w:rFonts w:ascii="宋体" w:hAnsi="宋体"/>
                <w:sz w:val="20"/>
              </w:rPr>
              <w:t>1）点击“是否微调？”。</w:t>
            </w:r>
            <w:r>
              <w:br/>
            </w:r>
            <w:r>
              <w:rPr>
                <w:rFonts w:ascii="宋体" w:hAnsi="宋体"/>
                <w:sz w:val="20"/>
              </w:rPr>
              <w:t>2）输入训练轮数；默认值为ResNet50 10、LPRNet 15、YOLOv5 100、BiSeNet 216。</w:t>
            </w:r>
            <w:r>
              <w:br/>
            </w:r>
            <w:r>
              <w:rPr>
                <w:rFonts w:ascii="宋体" w:hAnsi="宋体"/>
                <w:sz w:val="20"/>
              </w:rPr>
              <w:t>3）启动微调并查看训练状态。</w:t>
            </w:r>
            <w:r>
              <w:br/>
            </w:r>
            <w:r>
              <w:rPr>
                <w:rFonts w:ascii="宋体" w:hAnsi="宋体"/>
                <w:sz w:val="20"/>
              </w:rPr>
              <w:t>4）确认最佳权重与当前模型和本次任务关联。</w:t>
            </w:r>
          </w:p>
        </w:tc>
      </w:tr>
      <w:tr w:rsidR="00342A78" w14:paraId="6BCA364F" w14:textId="77777777">
        <w:tc>
          <w:tcPr>
            <w:tcW w:w="1555" w:type="dxa"/>
            <w:tcBorders>
              <w:top w:val="single" w:sz="4" w:space="0" w:color="auto"/>
              <w:left w:val="single" w:sz="4" w:space="0" w:color="auto"/>
              <w:bottom w:val="single" w:sz="4" w:space="0" w:color="auto"/>
              <w:right w:val="single" w:sz="4" w:space="0" w:color="auto"/>
            </w:tcBorders>
            <w:vAlign w:val="center"/>
          </w:tcPr>
          <w:p w14:paraId="192878EB"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40B39461" w14:textId="77777777" w:rsidR="00342A78" w:rsidRDefault="00000000">
            <w:pPr>
              <w:rPr>
                <w:rFonts w:ascii="宋体" w:hAnsi="宋体" w:hint="eastAsia"/>
                <w:sz w:val="20"/>
              </w:rPr>
            </w:pPr>
            <w:r>
              <w:rPr>
                <w:rFonts w:ascii="宋体" w:hAnsi="宋体"/>
                <w:sz w:val="20"/>
              </w:rPr>
              <w:t>微调轮数可手工输入；服务端读取本次任务的真实剪枝结果，返回训练指标和最佳权重。模型切换、任务失败或文件不匹配时不允许进入ONNX导出。</w:t>
            </w:r>
          </w:p>
          <w:p w14:paraId="79A5574F" w14:textId="77777777" w:rsidR="00342A78" w:rsidRDefault="00000000">
            <w:pPr>
              <w:rPr>
                <w:rFonts w:ascii="宋体" w:hAnsi="宋体" w:hint="eastAsia"/>
                <w:sz w:val="20"/>
              </w:rPr>
            </w:pPr>
            <w:r>
              <w:rPr>
                <w:rFonts w:ascii="宋体" w:hAnsi="宋体" w:hint="eastAsia"/>
                <w:noProof/>
                <w:sz w:val="20"/>
              </w:rPr>
              <w:lastRenderedPageBreak/>
              <w:drawing>
                <wp:inline distT="0" distB="0" distL="114300" distR="114300" wp14:anchorId="4C2D8F72" wp14:editId="0AE4EDF2">
                  <wp:extent cx="4984115" cy="3404235"/>
                  <wp:effectExtent l="0" t="0" r="6985" b="12065"/>
                  <wp:docPr id="22" name="图片 22" descr="QQ_178902686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Q_1789026866849"/>
                          <pic:cNvPicPr>
                            <a:picLocks noChangeAspect="1"/>
                          </pic:cNvPicPr>
                        </pic:nvPicPr>
                        <pic:blipFill>
                          <a:blip r:embed="rId28"/>
                          <a:stretch>
                            <a:fillRect/>
                          </a:stretch>
                        </pic:blipFill>
                        <pic:spPr>
                          <a:xfrm>
                            <a:off x="0" y="0"/>
                            <a:ext cx="4984115" cy="3404235"/>
                          </a:xfrm>
                          <a:prstGeom prst="rect">
                            <a:avLst/>
                          </a:prstGeom>
                        </pic:spPr>
                      </pic:pic>
                    </a:graphicData>
                  </a:graphic>
                </wp:inline>
              </w:drawing>
            </w:r>
          </w:p>
        </w:tc>
      </w:tr>
    </w:tbl>
    <w:p w14:paraId="3812B1E0" w14:textId="77777777" w:rsidR="00342A78" w:rsidRDefault="00000000">
      <w:pPr>
        <w:pStyle w:val="51"/>
        <w:spacing w:before="156" w:after="156"/>
      </w:pPr>
      <w:r>
        <w:rPr>
          <w:rFonts w:ascii="宋体" w:hAnsi="宋体"/>
          <w:b w:val="0"/>
          <w:sz w:val="21"/>
        </w:rPr>
        <w:lastRenderedPageBreak/>
        <w:t>测试用例2.5：FRAME软件生成ONNX中间文件</w:t>
      </w:r>
    </w:p>
    <w:p w14:paraId="626B21F4" w14:textId="77777777" w:rsidR="00342A78" w:rsidRDefault="00000000">
      <w:pPr>
        <w:pStyle w:val="6"/>
        <w:spacing w:before="156" w:after="156"/>
        <w:rPr>
          <w:rFonts w:eastAsia="方正宋黑简体"/>
          <w:bCs w:val="0"/>
        </w:rPr>
      </w:pPr>
      <w:r>
        <w:rPr>
          <w:rFonts w:eastAsia="方正宋黑简体"/>
          <w:bCs w:val="0"/>
        </w:rPr>
        <w:t>测试用例</w:t>
      </w:r>
      <w:r>
        <w:rPr>
          <w:rFonts w:eastAsia="方正宋黑简体"/>
          <w:bCs w:val="0"/>
        </w:rPr>
        <w:t>2.5.1</w:t>
      </w:r>
      <w:r>
        <w:rPr>
          <w:rFonts w:eastAsia="方正宋黑简体"/>
          <w:bCs w:val="0"/>
        </w:rPr>
        <w:t>：</w:t>
      </w:r>
      <w:r>
        <w:rPr>
          <w:rFonts w:eastAsia="方正宋黑简体"/>
          <w:bCs w:val="0"/>
        </w:rPr>
        <w:t>FRAME</w:t>
      </w:r>
      <w:r>
        <w:rPr>
          <w:rFonts w:eastAsia="方正宋黑简体"/>
          <w:bCs w:val="0"/>
        </w:rPr>
        <w:t>软件生成</w:t>
      </w:r>
      <w:r>
        <w:rPr>
          <w:rFonts w:eastAsia="方正宋黑简体"/>
          <w:bCs w:val="0"/>
        </w:rPr>
        <w:t>PyTorch / ResNet50 ONNX</w:t>
      </w:r>
      <w:r>
        <w:rPr>
          <w:rFonts w:eastAsia="方正宋黑简体"/>
          <w:bCs w:val="0"/>
        </w:rPr>
        <w:t>中间文件</w:t>
      </w:r>
    </w:p>
    <w:tbl>
      <w:tblPr>
        <w:tblStyle w:val="afff1"/>
        <w:tblW w:w="0" w:type="auto"/>
        <w:tblLayout w:type="fixed"/>
        <w:tblLook w:val="04A0" w:firstRow="1" w:lastRow="0" w:firstColumn="1" w:lastColumn="0" w:noHBand="0" w:noVBand="1"/>
      </w:tblPr>
      <w:tblGrid>
        <w:gridCol w:w="1555"/>
        <w:gridCol w:w="8072"/>
      </w:tblGrid>
      <w:tr w:rsidR="00342A78" w14:paraId="3E21DEFB" w14:textId="77777777">
        <w:tc>
          <w:tcPr>
            <w:tcW w:w="1555" w:type="dxa"/>
            <w:tcBorders>
              <w:top w:val="single" w:sz="4" w:space="0" w:color="auto"/>
              <w:left w:val="single" w:sz="4" w:space="0" w:color="auto"/>
              <w:bottom w:val="single" w:sz="4" w:space="0" w:color="auto"/>
              <w:right w:val="single" w:sz="4" w:space="0" w:color="auto"/>
            </w:tcBorders>
            <w:vAlign w:val="center"/>
          </w:tcPr>
          <w:p w14:paraId="4450323E"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53A448AB" w14:textId="77777777" w:rsidR="00342A78" w:rsidRDefault="00000000">
            <w:r>
              <w:rPr>
                <w:rFonts w:ascii="宋体" w:hAnsi="宋体"/>
                <w:sz w:val="20"/>
              </w:rPr>
              <w:t>PyTorch / ResNet50已经依次完成剪枝和微调，微调最佳权重存在。</w:t>
            </w:r>
          </w:p>
        </w:tc>
      </w:tr>
      <w:tr w:rsidR="00342A78" w14:paraId="625C895E" w14:textId="77777777">
        <w:tc>
          <w:tcPr>
            <w:tcW w:w="1555" w:type="dxa"/>
            <w:tcBorders>
              <w:top w:val="single" w:sz="4" w:space="0" w:color="auto"/>
              <w:left w:val="single" w:sz="4" w:space="0" w:color="auto"/>
              <w:bottom w:val="single" w:sz="4" w:space="0" w:color="auto"/>
              <w:right w:val="single" w:sz="4" w:space="0" w:color="auto"/>
            </w:tcBorders>
            <w:vAlign w:val="center"/>
          </w:tcPr>
          <w:p w14:paraId="6084A149"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5B2C4D34" w14:textId="77777777" w:rsidR="00342A78" w:rsidRDefault="00000000">
            <w:r>
              <w:rPr>
                <w:rFonts w:ascii="宋体" w:hAnsi="宋体"/>
                <w:sz w:val="20"/>
              </w:rPr>
              <w:t>1）在模型编译页的ONNX转换模块确认来源为“剪枝后已微调模型”。</w:t>
            </w:r>
            <w:r>
              <w:br/>
            </w:r>
            <w:r>
              <w:rPr>
                <w:rFonts w:ascii="宋体" w:hAnsi="宋体"/>
                <w:sz w:val="20"/>
              </w:rPr>
              <w:t>2）点击“生成中间文件”。</w:t>
            </w:r>
            <w:r>
              <w:br/>
            </w:r>
            <w:r>
              <w:rPr>
                <w:rFonts w:ascii="宋体" w:hAnsi="宋体"/>
                <w:sz w:val="20"/>
              </w:rPr>
              <w:t>3）查看摘要日志、详细日志和服务端返回的ONNX文件信息。</w:t>
            </w:r>
            <w:r>
              <w:br/>
            </w:r>
            <w:r>
              <w:rPr>
                <w:rFonts w:ascii="宋体" w:hAnsi="宋体"/>
                <w:sz w:val="20"/>
              </w:rPr>
              <w:t>4）进入模型接入页查看结构。</w:t>
            </w:r>
          </w:p>
        </w:tc>
      </w:tr>
      <w:tr w:rsidR="00342A78" w14:paraId="6D62F3D2" w14:textId="77777777">
        <w:tc>
          <w:tcPr>
            <w:tcW w:w="1555" w:type="dxa"/>
            <w:tcBorders>
              <w:top w:val="single" w:sz="4" w:space="0" w:color="auto"/>
              <w:left w:val="single" w:sz="4" w:space="0" w:color="auto"/>
              <w:bottom w:val="single" w:sz="4" w:space="0" w:color="auto"/>
              <w:right w:val="single" w:sz="4" w:space="0" w:color="auto"/>
            </w:tcBorders>
            <w:vAlign w:val="center"/>
          </w:tcPr>
          <w:p w14:paraId="4D9A9C01"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3F5FC395" w14:textId="77777777" w:rsidR="00342A78" w:rsidRDefault="00000000">
            <w:r>
              <w:rPr>
                <w:rFonts w:ascii="宋体" w:hAnsi="宋体"/>
                <w:sz w:val="20"/>
              </w:rPr>
              <w:t>剪枝或微调未完成时按钮禁用；导出成功后登记PyTorch / ResNet50对应ONNX，模型接入页只读取该阶段真实文件并生成结构，不使用其他框架或模型兜底。</w:t>
            </w:r>
          </w:p>
          <w:p w14:paraId="57DEF036" w14:textId="77777777" w:rsidR="00342A78" w:rsidRDefault="00000000">
            <w:pPr>
              <w:spacing w:before="80"/>
              <w:jc w:val="center"/>
              <w:rPr>
                <w:rFonts w:ascii="宋体" w:hAnsi="宋体" w:cs="宋体" w:hint="eastAsia"/>
                <w:sz w:val="24"/>
              </w:rPr>
            </w:pPr>
            <w:r>
              <w:rPr>
                <w:rFonts w:ascii="宋体" w:hAnsi="宋体" w:cs="宋体"/>
                <w:noProof/>
                <w:sz w:val="24"/>
              </w:rPr>
              <w:lastRenderedPageBreak/>
              <w:drawing>
                <wp:inline distT="0" distB="0" distL="114300" distR="114300" wp14:anchorId="0B89151D" wp14:editId="24FBB5DB">
                  <wp:extent cx="4580890" cy="3418205"/>
                  <wp:effectExtent l="0" t="0" r="3810" b="10795"/>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29"/>
                          <a:stretch>
                            <a:fillRect/>
                          </a:stretch>
                        </pic:blipFill>
                        <pic:spPr>
                          <a:xfrm>
                            <a:off x="0" y="0"/>
                            <a:ext cx="4580890" cy="3418205"/>
                          </a:xfrm>
                          <a:prstGeom prst="rect">
                            <a:avLst/>
                          </a:prstGeom>
                          <a:noFill/>
                          <a:ln w="9525">
                            <a:noFill/>
                          </a:ln>
                        </pic:spPr>
                      </pic:pic>
                    </a:graphicData>
                  </a:graphic>
                </wp:inline>
              </w:drawing>
            </w:r>
          </w:p>
          <w:p w14:paraId="38656F30" w14:textId="77777777" w:rsidR="00342A78" w:rsidRDefault="00000000">
            <w:pPr>
              <w:spacing w:before="80"/>
              <w:jc w:val="center"/>
              <w:rPr>
                <w:rFonts w:ascii="宋体" w:hAnsi="宋体" w:cs="宋体" w:hint="eastAsia"/>
                <w:sz w:val="24"/>
              </w:rPr>
            </w:pPr>
            <w:r>
              <w:rPr>
                <w:rFonts w:ascii="宋体" w:hAnsi="宋体" w:cs="宋体" w:hint="eastAsia"/>
                <w:noProof/>
                <w:sz w:val="24"/>
              </w:rPr>
              <w:drawing>
                <wp:inline distT="0" distB="0" distL="114300" distR="114300" wp14:anchorId="677C4E80" wp14:editId="26DC6A54">
                  <wp:extent cx="4973320" cy="3091180"/>
                  <wp:effectExtent l="0" t="0" r="5080" b="7620"/>
                  <wp:docPr id="28" name="图片 28" descr="QQ_178902883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QQ_1789028831912"/>
                          <pic:cNvPicPr>
                            <a:picLocks noChangeAspect="1"/>
                          </pic:cNvPicPr>
                        </pic:nvPicPr>
                        <pic:blipFill>
                          <a:blip r:embed="rId30"/>
                          <a:stretch>
                            <a:fillRect/>
                          </a:stretch>
                        </pic:blipFill>
                        <pic:spPr>
                          <a:xfrm>
                            <a:off x="0" y="0"/>
                            <a:ext cx="4973320" cy="3091180"/>
                          </a:xfrm>
                          <a:prstGeom prst="rect">
                            <a:avLst/>
                          </a:prstGeom>
                        </pic:spPr>
                      </pic:pic>
                    </a:graphicData>
                  </a:graphic>
                </wp:inline>
              </w:drawing>
            </w:r>
          </w:p>
        </w:tc>
      </w:tr>
    </w:tbl>
    <w:p w14:paraId="2632A6CD" w14:textId="77777777" w:rsidR="00342A78" w:rsidRDefault="00000000">
      <w:pPr>
        <w:pStyle w:val="6"/>
        <w:spacing w:before="156" w:after="156"/>
        <w:rPr>
          <w:rFonts w:eastAsia="方正宋黑简体"/>
          <w:bCs w:val="0"/>
        </w:rPr>
      </w:pPr>
      <w:r>
        <w:rPr>
          <w:rFonts w:eastAsia="方正宋黑简体"/>
          <w:bCs w:val="0"/>
        </w:rPr>
        <w:lastRenderedPageBreak/>
        <w:t>测试用例</w:t>
      </w:r>
      <w:r>
        <w:rPr>
          <w:rFonts w:eastAsia="方正宋黑简体"/>
          <w:bCs w:val="0"/>
        </w:rPr>
        <w:t>2.5.2</w:t>
      </w:r>
      <w:r>
        <w:rPr>
          <w:rFonts w:eastAsia="方正宋黑简体"/>
          <w:bCs w:val="0"/>
        </w:rPr>
        <w:t>：</w:t>
      </w:r>
      <w:r>
        <w:rPr>
          <w:rFonts w:eastAsia="方正宋黑简体"/>
          <w:bCs w:val="0"/>
        </w:rPr>
        <w:t>FRAME</w:t>
      </w:r>
      <w:r>
        <w:rPr>
          <w:rFonts w:eastAsia="方正宋黑简体"/>
          <w:bCs w:val="0"/>
        </w:rPr>
        <w:t>软件生成</w:t>
      </w:r>
      <w:r>
        <w:rPr>
          <w:rFonts w:eastAsia="方正宋黑简体"/>
          <w:bCs w:val="0"/>
        </w:rPr>
        <w:t>MindSpore</w:t>
      </w:r>
      <w:r>
        <w:rPr>
          <w:rFonts w:eastAsia="方正宋黑简体"/>
          <w:bCs w:val="0"/>
        </w:rPr>
        <w:t>模型</w:t>
      </w:r>
      <w:r>
        <w:rPr>
          <w:rFonts w:eastAsia="方正宋黑简体"/>
          <w:bCs w:val="0"/>
        </w:rPr>
        <w:t>ONNX</w:t>
      </w:r>
      <w:r>
        <w:rPr>
          <w:rFonts w:eastAsia="方正宋黑简体"/>
          <w:bCs w:val="0"/>
        </w:rPr>
        <w:t>中间文件</w:t>
      </w:r>
    </w:p>
    <w:tbl>
      <w:tblPr>
        <w:tblStyle w:val="afff1"/>
        <w:tblW w:w="0" w:type="auto"/>
        <w:tblLayout w:type="fixed"/>
        <w:tblLook w:val="04A0" w:firstRow="1" w:lastRow="0" w:firstColumn="1" w:lastColumn="0" w:noHBand="0" w:noVBand="1"/>
      </w:tblPr>
      <w:tblGrid>
        <w:gridCol w:w="1555"/>
        <w:gridCol w:w="8072"/>
      </w:tblGrid>
      <w:tr w:rsidR="00342A78" w14:paraId="3440D61F" w14:textId="77777777">
        <w:tc>
          <w:tcPr>
            <w:tcW w:w="1555" w:type="dxa"/>
            <w:tcBorders>
              <w:top w:val="single" w:sz="4" w:space="0" w:color="auto"/>
              <w:left w:val="single" w:sz="4" w:space="0" w:color="auto"/>
              <w:bottom w:val="single" w:sz="4" w:space="0" w:color="auto"/>
              <w:right w:val="single" w:sz="4" w:space="0" w:color="auto"/>
            </w:tcBorders>
            <w:vAlign w:val="center"/>
          </w:tcPr>
          <w:p w14:paraId="1EB23397"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3571F7E1" w14:textId="77777777" w:rsidR="00342A78" w:rsidRDefault="00000000">
            <w:r>
              <w:rPr>
                <w:rFonts w:ascii="宋体" w:hAnsi="宋体"/>
                <w:sz w:val="20"/>
              </w:rPr>
              <w:t>当前MindSpore模型已经依次完成剪枝和微调，微调最佳权重存在。</w:t>
            </w:r>
          </w:p>
        </w:tc>
      </w:tr>
      <w:tr w:rsidR="00342A78" w14:paraId="70BCCB28" w14:textId="77777777">
        <w:tc>
          <w:tcPr>
            <w:tcW w:w="1555" w:type="dxa"/>
            <w:tcBorders>
              <w:top w:val="single" w:sz="4" w:space="0" w:color="auto"/>
              <w:left w:val="single" w:sz="4" w:space="0" w:color="auto"/>
              <w:bottom w:val="single" w:sz="4" w:space="0" w:color="auto"/>
              <w:right w:val="single" w:sz="4" w:space="0" w:color="auto"/>
            </w:tcBorders>
            <w:vAlign w:val="center"/>
          </w:tcPr>
          <w:p w14:paraId="703F4C46"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475E1BF4" w14:textId="77777777" w:rsidR="00342A78" w:rsidRDefault="00000000">
            <w:r>
              <w:rPr>
                <w:rFonts w:ascii="宋体" w:hAnsi="宋体"/>
                <w:sz w:val="20"/>
              </w:rPr>
              <w:t>1）在模型编译页点击“生成中间文件”。</w:t>
            </w:r>
            <w:r>
              <w:br/>
            </w:r>
            <w:r>
              <w:rPr>
                <w:rFonts w:ascii="宋体" w:hAnsi="宋体"/>
                <w:sz w:val="20"/>
              </w:rPr>
              <w:t>2）等待模型专用导出脚本结束。</w:t>
            </w:r>
            <w:r>
              <w:br/>
            </w:r>
            <w:r>
              <w:rPr>
                <w:rFonts w:ascii="宋体" w:hAnsi="宋体"/>
                <w:sz w:val="20"/>
              </w:rPr>
              <w:t>3）核对日志、真实文件名和路径。</w:t>
            </w:r>
            <w:r>
              <w:br/>
            </w:r>
            <w:r>
              <w:rPr>
                <w:rFonts w:ascii="宋体" w:hAnsi="宋体"/>
                <w:sz w:val="20"/>
              </w:rPr>
              <w:t>4）进入模型接入页查看对应ONNX结构、通道数及权重位宽。</w:t>
            </w:r>
          </w:p>
        </w:tc>
      </w:tr>
      <w:tr w:rsidR="00342A78" w14:paraId="627C2175" w14:textId="77777777">
        <w:tc>
          <w:tcPr>
            <w:tcW w:w="1555" w:type="dxa"/>
            <w:tcBorders>
              <w:top w:val="single" w:sz="4" w:space="0" w:color="auto"/>
              <w:left w:val="single" w:sz="4" w:space="0" w:color="auto"/>
              <w:bottom w:val="single" w:sz="4" w:space="0" w:color="auto"/>
              <w:right w:val="single" w:sz="4" w:space="0" w:color="auto"/>
            </w:tcBorders>
            <w:vAlign w:val="center"/>
          </w:tcPr>
          <w:p w14:paraId="006349AB"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7C0DD96B" w14:textId="77777777" w:rsidR="00342A78" w:rsidRDefault="00000000">
            <w:pPr>
              <w:rPr>
                <w:rFonts w:ascii="宋体" w:hAnsi="宋体" w:hint="eastAsia"/>
                <w:sz w:val="20"/>
              </w:rPr>
            </w:pPr>
            <w:r>
              <w:rPr>
                <w:rFonts w:ascii="宋体" w:hAnsi="宋体"/>
                <w:sz w:val="20"/>
              </w:rPr>
              <w:t>ResNet50、LPRNet、YOLOv5、BiSeNet分别调用自身白名单导出流程；只有本次微调结果导出成功后，模型接入页才显示当前阶段结构。</w:t>
            </w:r>
          </w:p>
          <w:p w14:paraId="2CECCF22" w14:textId="77777777" w:rsidR="00342A78" w:rsidRDefault="00000000">
            <w:pPr>
              <w:rPr>
                <w:rFonts w:ascii="宋体" w:hAnsi="宋体" w:cs="宋体" w:hint="eastAsia"/>
                <w:sz w:val="24"/>
              </w:rPr>
            </w:pPr>
            <w:r>
              <w:rPr>
                <w:rFonts w:ascii="宋体" w:hAnsi="宋体" w:cs="宋体"/>
                <w:noProof/>
                <w:sz w:val="24"/>
              </w:rPr>
              <w:lastRenderedPageBreak/>
              <w:drawing>
                <wp:inline distT="0" distB="0" distL="114300" distR="114300" wp14:anchorId="70E7EC95" wp14:editId="0C6C08B1">
                  <wp:extent cx="4854575" cy="2749550"/>
                  <wp:effectExtent l="0" t="0" r="9525" b="6350"/>
                  <wp:docPr id="3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6"/>
                          <pic:cNvPicPr>
                            <a:picLocks noChangeAspect="1"/>
                          </pic:cNvPicPr>
                        </pic:nvPicPr>
                        <pic:blipFill>
                          <a:blip r:embed="rId31"/>
                          <a:stretch>
                            <a:fillRect/>
                          </a:stretch>
                        </pic:blipFill>
                        <pic:spPr>
                          <a:xfrm>
                            <a:off x="0" y="0"/>
                            <a:ext cx="4854575" cy="2749550"/>
                          </a:xfrm>
                          <a:prstGeom prst="rect">
                            <a:avLst/>
                          </a:prstGeom>
                          <a:noFill/>
                          <a:ln w="9525">
                            <a:noFill/>
                          </a:ln>
                        </pic:spPr>
                      </pic:pic>
                    </a:graphicData>
                  </a:graphic>
                </wp:inline>
              </w:drawing>
            </w:r>
          </w:p>
          <w:p w14:paraId="60EBCBEE" w14:textId="77777777" w:rsidR="00342A78" w:rsidRDefault="00000000">
            <w:pPr>
              <w:rPr>
                <w:rFonts w:ascii="宋体" w:hAnsi="宋体" w:cs="宋体" w:hint="eastAsia"/>
                <w:sz w:val="24"/>
              </w:rPr>
            </w:pPr>
            <w:r>
              <w:rPr>
                <w:rFonts w:ascii="宋体" w:hAnsi="宋体" w:cs="宋体"/>
                <w:noProof/>
                <w:sz w:val="24"/>
              </w:rPr>
              <w:drawing>
                <wp:inline distT="0" distB="0" distL="114300" distR="114300" wp14:anchorId="27962BD2" wp14:editId="471BCFA3">
                  <wp:extent cx="5309870" cy="2747645"/>
                  <wp:effectExtent l="0" t="0" r="11430" b="8255"/>
                  <wp:docPr id="3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descr="IMG_256"/>
                          <pic:cNvPicPr>
                            <a:picLocks noChangeAspect="1"/>
                          </pic:cNvPicPr>
                        </pic:nvPicPr>
                        <pic:blipFill>
                          <a:blip r:embed="rId32"/>
                          <a:stretch>
                            <a:fillRect/>
                          </a:stretch>
                        </pic:blipFill>
                        <pic:spPr>
                          <a:xfrm>
                            <a:off x="0" y="0"/>
                            <a:ext cx="5309870" cy="2747645"/>
                          </a:xfrm>
                          <a:prstGeom prst="rect">
                            <a:avLst/>
                          </a:prstGeom>
                          <a:noFill/>
                          <a:ln w="9525">
                            <a:noFill/>
                          </a:ln>
                        </pic:spPr>
                      </pic:pic>
                    </a:graphicData>
                  </a:graphic>
                </wp:inline>
              </w:drawing>
            </w:r>
          </w:p>
        </w:tc>
      </w:tr>
    </w:tbl>
    <w:p w14:paraId="52CE7C71" w14:textId="77777777" w:rsidR="00342A78" w:rsidRDefault="00000000">
      <w:pPr>
        <w:pStyle w:val="51"/>
        <w:spacing w:before="156" w:after="156"/>
        <w:rPr>
          <w:rFonts w:eastAsia="方正宋黑简体"/>
          <w:bCs w:val="0"/>
          <w:szCs w:val="24"/>
        </w:rPr>
      </w:pPr>
      <w:r>
        <w:rPr>
          <w:rFonts w:eastAsia="方正宋黑简体"/>
          <w:bCs w:val="0"/>
          <w:szCs w:val="24"/>
        </w:rPr>
        <w:lastRenderedPageBreak/>
        <w:t>测试用例</w:t>
      </w:r>
      <w:r>
        <w:rPr>
          <w:rFonts w:eastAsia="方正宋黑简体"/>
          <w:bCs w:val="0"/>
          <w:szCs w:val="24"/>
        </w:rPr>
        <w:t>2.6</w:t>
      </w:r>
      <w:r>
        <w:rPr>
          <w:rFonts w:eastAsia="方正宋黑简体"/>
          <w:bCs w:val="0"/>
          <w:szCs w:val="24"/>
        </w:rPr>
        <w:t>：</w:t>
      </w:r>
      <w:r>
        <w:rPr>
          <w:rFonts w:eastAsia="方正宋黑简体"/>
          <w:bCs w:val="0"/>
          <w:szCs w:val="24"/>
        </w:rPr>
        <w:t>FRAME</w:t>
      </w:r>
      <w:r>
        <w:rPr>
          <w:rFonts w:eastAsia="方正宋黑简体"/>
          <w:bCs w:val="0"/>
          <w:szCs w:val="24"/>
        </w:rPr>
        <w:t>软件生成</w:t>
      </w:r>
      <w:r>
        <w:rPr>
          <w:rFonts w:eastAsia="方正宋黑简体"/>
          <w:bCs w:val="0"/>
          <w:szCs w:val="24"/>
        </w:rPr>
        <w:t>RKNN</w:t>
      </w:r>
      <w:r>
        <w:rPr>
          <w:rFonts w:eastAsia="方正宋黑简体"/>
          <w:bCs w:val="0"/>
          <w:szCs w:val="24"/>
        </w:rPr>
        <w:t>文件</w:t>
      </w:r>
    </w:p>
    <w:p w14:paraId="71CE177D" w14:textId="77777777" w:rsidR="00342A78" w:rsidRDefault="00000000">
      <w:pPr>
        <w:pStyle w:val="6"/>
        <w:spacing w:before="156" w:after="156"/>
        <w:rPr>
          <w:rFonts w:eastAsia="方正宋黑简体"/>
          <w:bCs w:val="0"/>
        </w:rPr>
      </w:pPr>
      <w:r>
        <w:rPr>
          <w:rFonts w:eastAsia="方正宋黑简体"/>
          <w:bCs w:val="0"/>
        </w:rPr>
        <w:t>测试用例</w:t>
      </w:r>
      <w:r>
        <w:rPr>
          <w:rFonts w:eastAsia="方正宋黑简体"/>
          <w:bCs w:val="0"/>
        </w:rPr>
        <w:t>2.6.1</w:t>
      </w:r>
      <w:r>
        <w:rPr>
          <w:rFonts w:eastAsia="方正宋黑简体"/>
          <w:bCs w:val="0"/>
        </w:rPr>
        <w:t>：</w:t>
      </w:r>
      <w:r>
        <w:rPr>
          <w:rFonts w:eastAsia="方正宋黑简体"/>
          <w:bCs w:val="0"/>
        </w:rPr>
        <w:t>FRAME</w:t>
      </w:r>
      <w:r>
        <w:rPr>
          <w:rFonts w:eastAsia="方正宋黑简体"/>
          <w:bCs w:val="0"/>
        </w:rPr>
        <w:t>软件生成</w:t>
      </w:r>
      <w:r>
        <w:rPr>
          <w:rFonts w:eastAsia="方正宋黑简体"/>
          <w:bCs w:val="0"/>
        </w:rPr>
        <w:t>PyTorch / ResNet50 RKNN</w:t>
      </w:r>
      <w:r>
        <w:rPr>
          <w:rFonts w:eastAsia="方正宋黑简体"/>
          <w:bCs w:val="0"/>
        </w:rPr>
        <w:t>文件</w:t>
      </w:r>
    </w:p>
    <w:tbl>
      <w:tblPr>
        <w:tblStyle w:val="afff1"/>
        <w:tblW w:w="0" w:type="auto"/>
        <w:tblLayout w:type="fixed"/>
        <w:tblLook w:val="04A0" w:firstRow="1" w:lastRow="0" w:firstColumn="1" w:lastColumn="0" w:noHBand="0" w:noVBand="1"/>
      </w:tblPr>
      <w:tblGrid>
        <w:gridCol w:w="1555"/>
        <w:gridCol w:w="8072"/>
      </w:tblGrid>
      <w:tr w:rsidR="00342A78" w14:paraId="0C21783E" w14:textId="77777777">
        <w:trPr>
          <w:trHeight w:val="718"/>
        </w:trPr>
        <w:tc>
          <w:tcPr>
            <w:tcW w:w="1555" w:type="dxa"/>
            <w:tcBorders>
              <w:top w:val="single" w:sz="4" w:space="0" w:color="auto"/>
              <w:left w:val="single" w:sz="4" w:space="0" w:color="auto"/>
              <w:bottom w:val="single" w:sz="4" w:space="0" w:color="auto"/>
              <w:right w:val="single" w:sz="4" w:space="0" w:color="auto"/>
            </w:tcBorders>
            <w:vAlign w:val="center"/>
          </w:tcPr>
          <w:p w14:paraId="3A5AD5D5"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49CA2D43" w14:textId="77777777" w:rsidR="00342A78" w:rsidRDefault="00000000">
            <w:r>
              <w:rPr>
                <w:rFonts w:ascii="宋体" w:hAnsi="宋体"/>
                <w:sz w:val="20"/>
              </w:rPr>
              <w:t>PyTorch / ResNet50微调后ONNX中间文件已生成，RKNN转换环境可用。</w:t>
            </w:r>
          </w:p>
        </w:tc>
      </w:tr>
      <w:tr w:rsidR="00342A78" w14:paraId="3B13BE55" w14:textId="77777777">
        <w:tc>
          <w:tcPr>
            <w:tcW w:w="1555" w:type="dxa"/>
            <w:tcBorders>
              <w:top w:val="single" w:sz="4" w:space="0" w:color="auto"/>
              <w:left w:val="single" w:sz="4" w:space="0" w:color="auto"/>
              <w:bottom w:val="single" w:sz="4" w:space="0" w:color="auto"/>
              <w:right w:val="single" w:sz="4" w:space="0" w:color="auto"/>
            </w:tcBorders>
            <w:vAlign w:val="center"/>
          </w:tcPr>
          <w:p w14:paraId="6C3737DB"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1D66C891" w14:textId="77777777" w:rsidR="00342A78" w:rsidRDefault="00000000">
            <w:r>
              <w:rPr>
                <w:rFonts w:ascii="宋体" w:hAnsi="宋体"/>
                <w:sz w:val="20"/>
              </w:rPr>
              <w:t>1）点击“生成可执行文件”。</w:t>
            </w:r>
            <w:r>
              <w:br/>
            </w:r>
            <w:r>
              <w:rPr>
                <w:rFonts w:ascii="宋体" w:hAnsi="宋体"/>
                <w:sz w:val="20"/>
              </w:rPr>
              <w:t>2）在是否量化窗口选择“否”，生成FP RKNN。</w:t>
            </w:r>
            <w:r>
              <w:br/>
            </w:r>
            <w:r>
              <w:rPr>
                <w:rFonts w:ascii="宋体" w:hAnsi="宋体"/>
                <w:sz w:val="20"/>
              </w:rPr>
              <w:t>3）再次执行并选择“是”，生成INT8 RKNN。</w:t>
            </w:r>
            <w:r>
              <w:br/>
            </w:r>
            <w:r>
              <w:rPr>
                <w:rFonts w:ascii="宋体" w:hAnsi="宋体"/>
                <w:sz w:val="20"/>
              </w:rPr>
              <w:t>4）查看摘要/详细日志和真实输出文件。</w:t>
            </w:r>
          </w:p>
        </w:tc>
      </w:tr>
      <w:tr w:rsidR="00342A78" w14:paraId="6DA7C2C1" w14:textId="77777777">
        <w:tc>
          <w:tcPr>
            <w:tcW w:w="1555" w:type="dxa"/>
            <w:tcBorders>
              <w:top w:val="single" w:sz="4" w:space="0" w:color="auto"/>
              <w:left w:val="single" w:sz="4" w:space="0" w:color="auto"/>
              <w:bottom w:val="single" w:sz="4" w:space="0" w:color="auto"/>
              <w:right w:val="single" w:sz="4" w:space="0" w:color="auto"/>
            </w:tcBorders>
            <w:vAlign w:val="center"/>
          </w:tcPr>
          <w:p w14:paraId="0B292DD5"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45CFFEF9" w14:textId="77777777" w:rsidR="00342A78" w:rsidRDefault="00000000">
            <w:pPr>
              <w:rPr>
                <w:rFonts w:ascii="宋体" w:hAnsi="宋体" w:hint="eastAsia"/>
                <w:sz w:val="20"/>
              </w:rPr>
            </w:pPr>
            <w:r>
              <w:rPr>
                <w:rFonts w:ascii="宋体" w:hAnsi="宋体"/>
                <w:sz w:val="20"/>
              </w:rPr>
              <w:t>FP与INT8任务分别使用当前PyTorch / ResNet50 ONNX；转换成功后登记对应RKNN产物。量化后的模型结构页显示RKNN INT8配置，但浏览器仍查看对应源ONNX完整结构。</w:t>
            </w:r>
          </w:p>
          <w:p w14:paraId="59FE0EBA" w14:textId="77777777" w:rsidR="00342A78" w:rsidRDefault="00000000">
            <w:pPr>
              <w:rPr>
                <w:rFonts w:ascii="宋体" w:hAnsi="宋体" w:hint="eastAsia"/>
                <w:sz w:val="20"/>
              </w:rPr>
            </w:pPr>
            <w:r>
              <w:rPr>
                <w:rFonts w:ascii="宋体" w:hAnsi="宋体" w:hint="eastAsia"/>
                <w:noProof/>
                <w:sz w:val="20"/>
              </w:rPr>
              <w:lastRenderedPageBreak/>
              <w:drawing>
                <wp:inline distT="0" distB="0" distL="114300" distR="114300" wp14:anchorId="10F96A79" wp14:editId="4B7657A8">
                  <wp:extent cx="4793615" cy="1807210"/>
                  <wp:effectExtent l="0" t="0" r="6985" b="8890"/>
                  <wp:docPr id="29" name="图片 29" descr="QQ_178902903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QQ_1789029030426"/>
                          <pic:cNvPicPr>
                            <a:picLocks noChangeAspect="1"/>
                          </pic:cNvPicPr>
                        </pic:nvPicPr>
                        <pic:blipFill>
                          <a:blip r:embed="rId33"/>
                          <a:stretch>
                            <a:fillRect/>
                          </a:stretch>
                        </pic:blipFill>
                        <pic:spPr>
                          <a:xfrm>
                            <a:off x="0" y="0"/>
                            <a:ext cx="4793615" cy="1807210"/>
                          </a:xfrm>
                          <a:prstGeom prst="rect">
                            <a:avLst/>
                          </a:prstGeom>
                        </pic:spPr>
                      </pic:pic>
                    </a:graphicData>
                  </a:graphic>
                </wp:inline>
              </w:drawing>
            </w:r>
          </w:p>
          <w:p w14:paraId="55F50AAA" w14:textId="77777777" w:rsidR="00342A78" w:rsidRDefault="00000000">
            <w:pPr>
              <w:rPr>
                <w:rFonts w:ascii="宋体" w:hAnsi="宋体" w:hint="eastAsia"/>
                <w:sz w:val="20"/>
              </w:rPr>
            </w:pPr>
            <w:r>
              <w:rPr>
                <w:rFonts w:ascii="宋体" w:hAnsi="宋体" w:cs="宋体"/>
                <w:noProof/>
                <w:sz w:val="24"/>
              </w:rPr>
              <w:drawing>
                <wp:inline distT="0" distB="0" distL="114300" distR="114300" wp14:anchorId="160DAE9C" wp14:editId="25F063B3">
                  <wp:extent cx="4658995" cy="3734435"/>
                  <wp:effectExtent l="0" t="0" r="1905" b="12065"/>
                  <wp:docPr id="4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IMG_256"/>
                          <pic:cNvPicPr>
                            <a:picLocks noChangeAspect="1"/>
                          </pic:cNvPicPr>
                        </pic:nvPicPr>
                        <pic:blipFill>
                          <a:blip r:embed="rId34"/>
                          <a:stretch>
                            <a:fillRect/>
                          </a:stretch>
                        </pic:blipFill>
                        <pic:spPr>
                          <a:xfrm>
                            <a:off x="0" y="0"/>
                            <a:ext cx="4658995" cy="3734435"/>
                          </a:xfrm>
                          <a:prstGeom prst="rect">
                            <a:avLst/>
                          </a:prstGeom>
                          <a:noFill/>
                          <a:ln w="9525">
                            <a:noFill/>
                          </a:ln>
                        </pic:spPr>
                      </pic:pic>
                    </a:graphicData>
                  </a:graphic>
                </wp:inline>
              </w:drawing>
            </w:r>
          </w:p>
          <w:p w14:paraId="615A7256" w14:textId="77777777" w:rsidR="00342A78" w:rsidRDefault="00000000">
            <w:pPr>
              <w:rPr>
                <w:rFonts w:ascii="宋体" w:hAnsi="宋体" w:hint="eastAsia"/>
                <w:sz w:val="20"/>
              </w:rPr>
            </w:pPr>
            <w:r>
              <w:rPr>
                <w:rFonts w:ascii="宋体" w:hAnsi="宋体" w:cs="宋体"/>
                <w:noProof/>
                <w:sz w:val="24"/>
              </w:rPr>
              <w:drawing>
                <wp:inline distT="0" distB="0" distL="114300" distR="114300" wp14:anchorId="122D9961" wp14:editId="7A61DF6C">
                  <wp:extent cx="4933315" cy="2618740"/>
                  <wp:effectExtent l="0" t="0" r="6985" b="10160"/>
                  <wp:docPr id="3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IMG_256"/>
                          <pic:cNvPicPr>
                            <a:picLocks noChangeAspect="1"/>
                          </pic:cNvPicPr>
                        </pic:nvPicPr>
                        <pic:blipFill>
                          <a:blip r:embed="rId35"/>
                          <a:stretch>
                            <a:fillRect/>
                          </a:stretch>
                        </pic:blipFill>
                        <pic:spPr>
                          <a:xfrm>
                            <a:off x="0" y="0"/>
                            <a:ext cx="4933315" cy="2618740"/>
                          </a:xfrm>
                          <a:prstGeom prst="rect">
                            <a:avLst/>
                          </a:prstGeom>
                          <a:noFill/>
                          <a:ln w="9525">
                            <a:noFill/>
                          </a:ln>
                        </pic:spPr>
                      </pic:pic>
                    </a:graphicData>
                  </a:graphic>
                </wp:inline>
              </w:drawing>
            </w:r>
          </w:p>
          <w:p w14:paraId="4FB405C6" w14:textId="77777777" w:rsidR="00342A78" w:rsidRDefault="00000000">
            <w:pPr>
              <w:rPr>
                <w:rFonts w:ascii="宋体" w:hAnsi="宋体" w:hint="eastAsia"/>
                <w:sz w:val="20"/>
              </w:rPr>
            </w:pPr>
            <w:r>
              <w:rPr>
                <w:rFonts w:ascii="宋体" w:hAnsi="宋体" w:hint="eastAsia"/>
                <w:noProof/>
                <w:sz w:val="20"/>
              </w:rPr>
              <w:lastRenderedPageBreak/>
              <w:drawing>
                <wp:inline distT="0" distB="0" distL="114300" distR="114300" wp14:anchorId="17C5337D" wp14:editId="035502A1">
                  <wp:extent cx="5359400" cy="2811780"/>
                  <wp:effectExtent l="0" t="0" r="0" b="7620"/>
                  <wp:docPr id="41" name="图片 41" descr="QQ_178903892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QQ_1789038920409"/>
                          <pic:cNvPicPr>
                            <a:picLocks noChangeAspect="1"/>
                          </pic:cNvPicPr>
                        </pic:nvPicPr>
                        <pic:blipFill>
                          <a:blip r:embed="rId36"/>
                          <a:stretch>
                            <a:fillRect/>
                          </a:stretch>
                        </pic:blipFill>
                        <pic:spPr>
                          <a:xfrm>
                            <a:off x="0" y="0"/>
                            <a:ext cx="5359400" cy="2811780"/>
                          </a:xfrm>
                          <a:prstGeom prst="rect">
                            <a:avLst/>
                          </a:prstGeom>
                        </pic:spPr>
                      </pic:pic>
                    </a:graphicData>
                  </a:graphic>
                </wp:inline>
              </w:drawing>
            </w:r>
          </w:p>
        </w:tc>
      </w:tr>
    </w:tbl>
    <w:p w14:paraId="4ED2886A" w14:textId="77777777" w:rsidR="00342A78" w:rsidRDefault="00000000">
      <w:pPr>
        <w:pStyle w:val="6"/>
        <w:spacing w:before="156" w:after="156"/>
        <w:rPr>
          <w:rFonts w:eastAsia="方正宋黑简体"/>
          <w:bCs w:val="0"/>
        </w:rPr>
      </w:pPr>
      <w:r>
        <w:rPr>
          <w:rFonts w:eastAsia="方正宋黑简体"/>
          <w:bCs w:val="0"/>
        </w:rPr>
        <w:lastRenderedPageBreak/>
        <w:t>测试用例</w:t>
      </w:r>
      <w:r>
        <w:rPr>
          <w:rFonts w:eastAsia="方正宋黑简体"/>
          <w:bCs w:val="0"/>
        </w:rPr>
        <w:t>2.6.2</w:t>
      </w:r>
      <w:r>
        <w:rPr>
          <w:rFonts w:eastAsia="方正宋黑简体"/>
          <w:bCs w:val="0"/>
        </w:rPr>
        <w:t>：</w:t>
      </w:r>
      <w:r>
        <w:rPr>
          <w:rFonts w:eastAsia="方正宋黑简体"/>
          <w:bCs w:val="0"/>
        </w:rPr>
        <w:t>FRAME</w:t>
      </w:r>
      <w:r>
        <w:rPr>
          <w:rFonts w:eastAsia="方正宋黑简体"/>
          <w:bCs w:val="0"/>
        </w:rPr>
        <w:t>软件生成</w:t>
      </w:r>
      <w:r>
        <w:rPr>
          <w:rFonts w:eastAsia="方正宋黑简体"/>
          <w:bCs w:val="0"/>
        </w:rPr>
        <w:t>MindSpore</w:t>
      </w:r>
      <w:r>
        <w:rPr>
          <w:rFonts w:eastAsia="方正宋黑简体"/>
          <w:bCs w:val="0"/>
        </w:rPr>
        <w:t>模型</w:t>
      </w:r>
      <w:r>
        <w:rPr>
          <w:rFonts w:eastAsia="方正宋黑简体"/>
          <w:bCs w:val="0"/>
        </w:rPr>
        <w:t>RKNN</w:t>
      </w:r>
      <w:r>
        <w:rPr>
          <w:rFonts w:eastAsia="方正宋黑简体"/>
          <w:bCs w:val="0"/>
        </w:rPr>
        <w:t>文件</w:t>
      </w:r>
    </w:p>
    <w:tbl>
      <w:tblPr>
        <w:tblStyle w:val="afff1"/>
        <w:tblW w:w="0" w:type="auto"/>
        <w:tblLayout w:type="fixed"/>
        <w:tblLook w:val="04A0" w:firstRow="1" w:lastRow="0" w:firstColumn="1" w:lastColumn="0" w:noHBand="0" w:noVBand="1"/>
      </w:tblPr>
      <w:tblGrid>
        <w:gridCol w:w="1555"/>
        <w:gridCol w:w="8072"/>
      </w:tblGrid>
      <w:tr w:rsidR="00342A78" w14:paraId="7EF368F9" w14:textId="77777777">
        <w:tc>
          <w:tcPr>
            <w:tcW w:w="1555" w:type="dxa"/>
            <w:tcBorders>
              <w:top w:val="single" w:sz="4" w:space="0" w:color="auto"/>
              <w:left w:val="single" w:sz="4" w:space="0" w:color="auto"/>
              <w:bottom w:val="single" w:sz="4" w:space="0" w:color="auto"/>
              <w:right w:val="single" w:sz="4" w:space="0" w:color="auto"/>
            </w:tcBorders>
            <w:vAlign w:val="center"/>
          </w:tcPr>
          <w:p w14:paraId="577571F2"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4FA1226F" w14:textId="77777777" w:rsidR="00342A78" w:rsidRDefault="00000000">
            <w:r>
              <w:rPr>
                <w:rFonts w:ascii="宋体" w:hAnsi="宋体"/>
                <w:sz w:val="20"/>
              </w:rPr>
              <w:t>MindSpore模型微调后ONNX中间文件已生成，RKNN转换环境可用。</w:t>
            </w:r>
          </w:p>
        </w:tc>
      </w:tr>
      <w:tr w:rsidR="00342A78" w14:paraId="0B770A3A" w14:textId="77777777">
        <w:tc>
          <w:tcPr>
            <w:tcW w:w="1555" w:type="dxa"/>
            <w:tcBorders>
              <w:top w:val="single" w:sz="4" w:space="0" w:color="auto"/>
              <w:left w:val="single" w:sz="4" w:space="0" w:color="auto"/>
              <w:bottom w:val="single" w:sz="4" w:space="0" w:color="auto"/>
              <w:right w:val="single" w:sz="4" w:space="0" w:color="auto"/>
            </w:tcBorders>
            <w:vAlign w:val="center"/>
          </w:tcPr>
          <w:p w14:paraId="73B2EE23"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3266B18C" w14:textId="77777777" w:rsidR="00342A78" w:rsidRDefault="00000000">
            <w:r>
              <w:rPr>
                <w:rFonts w:ascii="宋体" w:hAnsi="宋体"/>
                <w:sz w:val="20"/>
              </w:rPr>
              <w:t>1）点击“生成可执行文件”。</w:t>
            </w:r>
            <w:r>
              <w:br/>
            </w:r>
            <w:r>
              <w:rPr>
                <w:rFonts w:ascii="宋体" w:hAnsi="宋体"/>
                <w:sz w:val="20"/>
              </w:rPr>
              <w:t>2）分别选择“否”和“是”，生成FP与INT8 RKNN。</w:t>
            </w:r>
            <w:r>
              <w:br/>
            </w:r>
            <w:r>
              <w:rPr>
                <w:rFonts w:ascii="宋体" w:hAnsi="宋体"/>
                <w:sz w:val="20"/>
              </w:rPr>
              <w:t>3）查看模型专用脚本日志与输出路径。</w:t>
            </w:r>
            <w:r>
              <w:br/>
            </w:r>
            <w:r>
              <w:rPr>
                <w:rFonts w:ascii="宋体" w:hAnsi="宋体"/>
                <w:sz w:val="20"/>
              </w:rPr>
              <w:t>4）进入模型接入页查看量化阶段的位宽标识。</w:t>
            </w:r>
          </w:p>
        </w:tc>
      </w:tr>
      <w:tr w:rsidR="00342A78" w14:paraId="568841B3" w14:textId="77777777">
        <w:tc>
          <w:tcPr>
            <w:tcW w:w="1555" w:type="dxa"/>
            <w:tcBorders>
              <w:top w:val="single" w:sz="4" w:space="0" w:color="auto"/>
              <w:left w:val="single" w:sz="4" w:space="0" w:color="auto"/>
              <w:bottom w:val="single" w:sz="4" w:space="0" w:color="auto"/>
              <w:right w:val="single" w:sz="4" w:space="0" w:color="auto"/>
            </w:tcBorders>
            <w:vAlign w:val="center"/>
          </w:tcPr>
          <w:p w14:paraId="28B61304"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6C043B0B" w14:textId="77777777" w:rsidR="00342A78" w:rsidRDefault="00000000">
            <w:pPr>
              <w:rPr>
                <w:rFonts w:ascii="宋体" w:hAnsi="宋体" w:hint="eastAsia"/>
                <w:sz w:val="20"/>
              </w:rPr>
            </w:pPr>
            <w:r>
              <w:rPr>
                <w:rFonts w:ascii="宋体" w:hAnsi="宋体"/>
                <w:sz w:val="20"/>
              </w:rPr>
              <w:t>RKNN转换保持与当前MindSpore模型联动，不跨模型复用ONNX；INT8状态来自成功生成的RKNN配置。性能对比表在板卡实际测试完成后展示，不在转换阶段伪造。</w:t>
            </w:r>
          </w:p>
          <w:p w14:paraId="174F2C39" w14:textId="77777777" w:rsidR="00342A78" w:rsidRDefault="00000000">
            <w:pPr>
              <w:rPr>
                <w:rFonts w:ascii="宋体" w:hAnsi="宋体" w:cs="宋体" w:hint="eastAsia"/>
                <w:sz w:val="24"/>
              </w:rPr>
            </w:pPr>
            <w:r>
              <w:rPr>
                <w:rFonts w:ascii="宋体" w:hAnsi="宋体" w:cs="宋体"/>
                <w:noProof/>
                <w:sz w:val="24"/>
              </w:rPr>
              <w:drawing>
                <wp:inline distT="0" distB="0" distL="114300" distR="114300" wp14:anchorId="6F528126" wp14:editId="4B318485">
                  <wp:extent cx="4945380" cy="2832100"/>
                  <wp:effectExtent l="0" t="0" r="7620" b="0"/>
                  <wp:docPr id="3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descr="IMG_256"/>
                          <pic:cNvPicPr>
                            <a:picLocks noChangeAspect="1"/>
                          </pic:cNvPicPr>
                        </pic:nvPicPr>
                        <pic:blipFill>
                          <a:blip r:embed="rId37"/>
                          <a:stretch>
                            <a:fillRect/>
                          </a:stretch>
                        </pic:blipFill>
                        <pic:spPr>
                          <a:xfrm>
                            <a:off x="0" y="0"/>
                            <a:ext cx="4945380" cy="2832100"/>
                          </a:xfrm>
                          <a:prstGeom prst="rect">
                            <a:avLst/>
                          </a:prstGeom>
                          <a:noFill/>
                          <a:ln w="9525">
                            <a:noFill/>
                          </a:ln>
                        </pic:spPr>
                      </pic:pic>
                    </a:graphicData>
                  </a:graphic>
                </wp:inline>
              </w:drawing>
            </w:r>
          </w:p>
          <w:p w14:paraId="51F4391B" w14:textId="77777777" w:rsidR="00342A78" w:rsidRDefault="00000000">
            <w:pPr>
              <w:rPr>
                <w:rFonts w:ascii="宋体" w:hAnsi="宋体" w:cs="宋体" w:hint="eastAsia"/>
                <w:sz w:val="24"/>
              </w:rPr>
            </w:pPr>
            <w:r>
              <w:rPr>
                <w:rFonts w:ascii="宋体" w:hAnsi="宋体" w:cs="宋体"/>
                <w:noProof/>
                <w:sz w:val="24"/>
              </w:rPr>
              <w:lastRenderedPageBreak/>
              <w:drawing>
                <wp:inline distT="0" distB="0" distL="114300" distR="114300" wp14:anchorId="45B5BA82" wp14:editId="67C0DF0C">
                  <wp:extent cx="4675505" cy="3485515"/>
                  <wp:effectExtent l="0" t="0" r="10795" b="6985"/>
                  <wp:docPr id="3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IMG_256"/>
                          <pic:cNvPicPr>
                            <a:picLocks noChangeAspect="1"/>
                          </pic:cNvPicPr>
                        </pic:nvPicPr>
                        <pic:blipFill>
                          <a:blip r:embed="rId38"/>
                          <a:stretch>
                            <a:fillRect/>
                          </a:stretch>
                        </pic:blipFill>
                        <pic:spPr>
                          <a:xfrm>
                            <a:off x="0" y="0"/>
                            <a:ext cx="4675505" cy="3485515"/>
                          </a:xfrm>
                          <a:prstGeom prst="rect">
                            <a:avLst/>
                          </a:prstGeom>
                          <a:noFill/>
                          <a:ln w="9525">
                            <a:noFill/>
                          </a:ln>
                        </pic:spPr>
                      </pic:pic>
                    </a:graphicData>
                  </a:graphic>
                </wp:inline>
              </w:drawing>
            </w:r>
          </w:p>
          <w:p w14:paraId="03A7E944" w14:textId="77777777" w:rsidR="00342A78" w:rsidRDefault="00000000">
            <w:pPr>
              <w:rPr>
                <w:rFonts w:ascii="宋体" w:hAnsi="宋体" w:cs="宋体" w:hint="eastAsia"/>
                <w:sz w:val="24"/>
              </w:rPr>
            </w:pPr>
            <w:r>
              <w:rPr>
                <w:rFonts w:ascii="宋体" w:hAnsi="宋体" w:cs="宋体"/>
                <w:noProof/>
                <w:sz w:val="24"/>
              </w:rPr>
              <w:drawing>
                <wp:inline distT="0" distB="0" distL="114300" distR="114300" wp14:anchorId="6D39B6AF" wp14:editId="5A2243EB">
                  <wp:extent cx="4803775" cy="2675890"/>
                  <wp:effectExtent l="0" t="0" r="9525" b="3810"/>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39"/>
                          <a:stretch>
                            <a:fillRect/>
                          </a:stretch>
                        </pic:blipFill>
                        <pic:spPr>
                          <a:xfrm>
                            <a:off x="0" y="0"/>
                            <a:ext cx="4803775" cy="2675890"/>
                          </a:xfrm>
                          <a:prstGeom prst="rect">
                            <a:avLst/>
                          </a:prstGeom>
                          <a:noFill/>
                          <a:ln w="9525">
                            <a:noFill/>
                          </a:ln>
                        </pic:spPr>
                      </pic:pic>
                    </a:graphicData>
                  </a:graphic>
                </wp:inline>
              </w:drawing>
            </w:r>
          </w:p>
          <w:p w14:paraId="5116EF8D" w14:textId="77777777" w:rsidR="00342A78" w:rsidRDefault="00000000">
            <w:pPr>
              <w:rPr>
                <w:rFonts w:ascii="宋体" w:hAnsi="宋体" w:cs="宋体" w:hint="eastAsia"/>
                <w:sz w:val="24"/>
              </w:rPr>
            </w:pPr>
            <w:r>
              <w:rPr>
                <w:rFonts w:ascii="宋体" w:hAnsi="宋体" w:cs="宋体"/>
                <w:noProof/>
                <w:sz w:val="24"/>
              </w:rPr>
              <w:lastRenderedPageBreak/>
              <w:drawing>
                <wp:inline distT="0" distB="0" distL="114300" distR="114300" wp14:anchorId="6F948162" wp14:editId="2F3485D6">
                  <wp:extent cx="4865370" cy="2823845"/>
                  <wp:effectExtent l="0" t="0" r="11430" b="8255"/>
                  <wp:docPr id="3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IMG_256"/>
                          <pic:cNvPicPr>
                            <a:picLocks noChangeAspect="1"/>
                          </pic:cNvPicPr>
                        </pic:nvPicPr>
                        <pic:blipFill>
                          <a:blip r:embed="rId40"/>
                          <a:stretch>
                            <a:fillRect/>
                          </a:stretch>
                        </pic:blipFill>
                        <pic:spPr>
                          <a:xfrm>
                            <a:off x="0" y="0"/>
                            <a:ext cx="4865370" cy="2823845"/>
                          </a:xfrm>
                          <a:prstGeom prst="rect">
                            <a:avLst/>
                          </a:prstGeom>
                          <a:noFill/>
                          <a:ln w="9525">
                            <a:noFill/>
                          </a:ln>
                        </pic:spPr>
                      </pic:pic>
                    </a:graphicData>
                  </a:graphic>
                </wp:inline>
              </w:drawing>
            </w:r>
          </w:p>
        </w:tc>
      </w:tr>
    </w:tbl>
    <w:p w14:paraId="15F3B34B" w14:textId="77777777" w:rsidR="00342A78" w:rsidRDefault="00000000">
      <w:pPr>
        <w:pStyle w:val="51"/>
        <w:spacing w:before="156" w:after="156"/>
        <w:rPr>
          <w:rFonts w:eastAsia="方正宋黑简体"/>
          <w:bCs w:val="0"/>
          <w:szCs w:val="24"/>
        </w:rPr>
      </w:pPr>
      <w:r>
        <w:rPr>
          <w:rFonts w:eastAsia="方正宋黑简体"/>
          <w:bCs w:val="0"/>
          <w:szCs w:val="24"/>
        </w:rPr>
        <w:lastRenderedPageBreak/>
        <w:t>测试用例</w:t>
      </w:r>
      <w:r>
        <w:rPr>
          <w:rFonts w:eastAsia="方正宋黑简体"/>
          <w:bCs w:val="0"/>
          <w:szCs w:val="24"/>
        </w:rPr>
        <w:t>2.7</w:t>
      </w:r>
      <w:r>
        <w:rPr>
          <w:rFonts w:eastAsia="方正宋黑简体"/>
          <w:bCs w:val="0"/>
          <w:szCs w:val="24"/>
        </w:rPr>
        <w:t>：</w:t>
      </w:r>
      <w:r>
        <w:rPr>
          <w:rFonts w:eastAsia="方正宋黑简体"/>
          <w:bCs w:val="0"/>
          <w:szCs w:val="24"/>
        </w:rPr>
        <w:t>FRAME</w:t>
      </w:r>
      <w:r>
        <w:rPr>
          <w:rFonts w:eastAsia="方正宋黑简体"/>
          <w:bCs w:val="0"/>
          <w:szCs w:val="24"/>
        </w:rPr>
        <w:t>软件连接板卡并执行部署测试</w:t>
      </w:r>
    </w:p>
    <w:p w14:paraId="40740E2D" w14:textId="77777777" w:rsidR="00342A78" w:rsidRDefault="00000000">
      <w:pPr>
        <w:pStyle w:val="6"/>
        <w:spacing w:before="156" w:after="156"/>
        <w:rPr>
          <w:rFonts w:eastAsia="方正宋黑简体"/>
          <w:bCs w:val="0"/>
        </w:rPr>
      </w:pPr>
      <w:r>
        <w:rPr>
          <w:rFonts w:eastAsia="方正宋黑简体"/>
          <w:bCs w:val="0"/>
        </w:rPr>
        <w:t>测试用例</w:t>
      </w:r>
      <w:r>
        <w:rPr>
          <w:rFonts w:eastAsia="方正宋黑简体"/>
          <w:bCs w:val="0"/>
        </w:rPr>
        <w:t>2.7.1</w:t>
      </w:r>
      <w:r>
        <w:rPr>
          <w:rFonts w:eastAsia="方正宋黑简体"/>
          <w:bCs w:val="0"/>
        </w:rPr>
        <w:t>：</w:t>
      </w:r>
      <w:r>
        <w:rPr>
          <w:rFonts w:eastAsia="方正宋黑简体"/>
          <w:bCs w:val="0"/>
        </w:rPr>
        <w:t>FRAME</w:t>
      </w:r>
      <w:r>
        <w:rPr>
          <w:rFonts w:eastAsia="方正宋黑简体"/>
          <w:bCs w:val="0"/>
        </w:rPr>
        <w:t>软件连接与断开</w:t>
      </w:r>
      <w:r>
        <w:rPr>
          <w:rFonts w:eastAsia="方正宋黑简体"/>
          <w:bCs w:val="0"/>
        </w:rPr>
        <w:t>ROC-RK3588S-PC</w:t>
      </w:r>
      <w:r>
        <w:rPr>
          <w:rFonts w:eastAsia="方正宋黑简体"/>
          <w:bCs w:val="0"/>
        </w:rPr>
        <w:t>板卡</w:t>
      </w:r>
    </w:p>
    <w:tbl>
      <w:tblPr>
        <w:tblStyle w:val="afff1"/>
        <w:tblW w:w="0" w:type="auto"/>
        <w:tblLayout w:type="fixed"/>
        <w:tblLook w:val="04A0" w:firstRow="1" w:lastRow="0" w:firstColumn="1" w:lastColumn="0" w:noHBand="0" w:noVBand="1"/>
      </w:tblPr>
      <w:tblGrid>
        <w:gridCol w:w="1555"/>
        <w:gridCol w:w="8072"/>
      </w:tblGrid>
      <w:tr w:rsidR="00342A78" w14:paraId="70B69D95" w14:textId="77777777">
        <w:tc>
          <w:tcPr>
            <w:tcW w:w="1555" w:type="dxa"/>
            <w:tcBorders>
              <w:top w:val="single" w:sz="4" w:space="0" w:color="auto"/>
              <w:left w:val="single" w:sz="4" w:space="0" w:color="auto"/>
              <w:bottom w:val="single" w:sz="4" w:space="0" w:color="auto"/>
              <w:right w:val="single" w:sz="4" w:space="0" w:color="auto"/>
            </w:tcBorders>
            <w:vAlign w:val="center"/>
          </w:tcPr>
          <w:p w14:paraId="795A16D8"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102B546F" w14:textId="77777777" w:rsidR="00342A78" w:rsidRDefault="00000000">
            <w:r>
              <w:rPr>
                <w:rFonts w:ascii="宋体" w:hAnsi="宋体"/>
                <w:sz w:val="20"/>
              </w:rPr>
              <w:t>ROC-RK3588S-PC已接入实验室内网，板卡地址为192.168.1.121。</w:t>
            </w:r>
          </w:p>
        </w:tc>
      </w:tr>
      <w:tr w:rsidR="00342A78" w14:paraId="2F16EDC0" w14:textId="77777777">
        <w:tc>
          <w:tcPr>
            <w:tcW w:w="1555" w:type="dxa"/>
            <w:tcBorders>
              <w:top w:val="single" w:sz="4" w:space="0" w:color="auto"/>
              <w:left w:val="single" w:sz="4" w:space="0" w:color="auto"/>
              <w:bottom w:val="single" w:sz="4" w:space="0" w:color="auto"/>
              <w:right w:val="single" w:sz="4" w:space="0" w:color="auto"/>
            </w:tcBorders>
            <w:vAlign w:val="center"/>
          </w:tcPr>
          <w:p w14:paraId="6952D274"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2960ABD2" w14:textId="77777777" w:rsidR="00342A78" w:rsidRDefault="00000000">
            <w:r>
              <w:rPr>
                <w:rFonts w:ascii="宋体" w:hAnsi="宋体"/>
                <w:sz w:val="20"/>
              </w:rPr>
              <w:t>1）进入模型部署页并选择RK3588。</w:t>
            </w:r>
            <w:r>
              <w:br/>
            </w:r>
            <w:r>
              <w:rPr>
                <w:rFonts w:ascii="宋体" w:hAnsi="宋体"/>
                <w:sz w:val="20"/>
              </w:rPr>
              <w:t>2）输入192.168.1.121，点击“连接”。</w:t>
            </w:r>
            <w:r>
              <w:br/>
            </w:r>
            <w:r>
              <w:rPr>
                <w:rFonts w:ascii="宋体" w:hAnsi="宋体"/>
                <w:sz w:val="20"/>
              </w:rPr>
              <w:t>3）观察CPU、内存、NPU利用率和板卡温度每3秒刷新。</w:t>
            </w:r>
            <w:r>
              <w:br/>
            </w:r>
            <w:r>
              <w:rPr>
                <w:rFonts w:ascii="宋体" w:hAnsi="宋体"/>
                <w:sz w:val="20"/>
              </w:rPr>
              <w:t>4）点击“断开连接”并检查状态清理。</w:t>
            </w:r>
          </w:p>
        </w:tc>
      </w:tr>
      <w:tr w:rsidR="00342A78" w14:paraId="6037CC2C" w14:textId="77777777">
        <w:tc>
          <w:tcPr>
            <w:tcW w:w="1555" w:type="dxa"/>
            <w:tcBorders>
              <w:top w:val="single" w:sz="4" w:space="0" w:color="auto"/>
              <w:left w:val="single" w:sz="4" w:space="0" w:color="auto"/>
              <w:bottom w:val="single" w:sz="4" w:space="0" w:color="auto"/>
              <w:right w:val="single" w:sz="4" w:space="0" w:color="auto"/>
            </w:tcBorders>
            <w:vAlign w:val="center"/>
          </w:tcPr>
          <w:p w14:paraId="7CAC5E8B"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7BB3F0BB" w14:textId="77777777" w:rsidR="00342A78" w:rsidRDefault="00000000">
            <w:r>
              <w:rPr>
                <w:rFonts w:ascii="宋体" w:hAnsi="宋体"/>
                <w:sz w:val="20"/>
              </w:rPr>
              <w:t>连接成功后显示“已连接”，部署按钮可用，并持续展示板卡真实运行状态；断开或离开页面后停止刷新，不继续把旧数据当作当前状态。</w:t>
            </w:r>
          </w:p>
          <w:p w14:paraId="4127280D" w14:textId="77777777" w:rsidR="00342A78" w:rsidRDefault="00000000">
            <w:pPr>
              <w:spacing w:before="80"/>
              <w:jc w:val="center"/>
            </w:pPr>
            <w:r>
              <w:rPr>
                <w:rFonts w:hint="eastAsia"/>
                <w:noProof/>
              </w:rPr>
              <w:drawing>
                <wp:inline distT="0" distB="0" distL="114300" distR="114300" wp14:anchorId="0CFF38B0" wp14:editId="362E7887">
                  <wp:extent cx="4979035" cy="2886075"/>
                  <wp:effectExtent l="0" t="0" r="12065" b="9525"/>
                  <wp:docPr id="38" name="图片 38" descr="QQ_178903629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QQ_1789036291611"/>
                          <pic:cNvPicPr>
                            <a:picLocks noChangeAspect="1"/>
                          </pic:cNvPicPr>
                        </pic:nvPicPr>
                        <pic:blipFill>
                          <a:blip r:embed="rId41"/>
                          <a:stretch>
                            <a:fillRect/>
                          </a:stretch>
                        </pic:blipFill>
                        <pic:spPr>
                          <a:xfrm>
                            <a:off x="0" y="0"/>
                            <a:ext cx="4979035" cy="2886075"/>
                          </a:xfrm>
                          <a:prstGeom prst="rect">
                            <a:avLst/>
                          </a:prstGeom>
                        </pic:spPr>
                      </pic:pic>
                    </a:graphicData>
                  </a:graphic>
                </wp:inline>
              </w:drawing>
            </w:r>
          </w:p>
        </w:tc>
      </w:tr>
    </w:tbl>
    <w:p w14:paraId="3488CB1A" w14:textId="77777777" w:rsidR="00342A78" w:rsidRDefault="00000000">
      <w:pPr>
        <w:pStyle w:val="6"/>
        <w:spacing w:before="156" w:after="156"/>
      </w:pPr>
      <w:r>
        <w:rPr>
          <w:rFonts w:ascii="宋体" w:hAnsi="宋体"/>
          <w:b w:val="0"/>
          <w:sz w:val="21"/>
        </w:rPr>
        <w:lastRenderedPageBreak/>
        <w:t>测试用例2.7.2：FRAME软件PyTorch / ResNet50板端部署测试</w:t>
      </w:r>
    </w:p>
    <w:tbl>
      <w:tblPr>
        <w:tblStyle w:val="afff1"/>
        <w:tblW w:w="0" w:type="auto"/>
        <w:tblLayout w:type="fixed"/>
        <w:tblLook w:val="04A0" w:firstRow="1" w:lastRow="0" w:firstColumn="1" w:lastColumn="0" w:noHBand="0" w:noVBand="1"/>
      </w:tblPr>
      <w:tblGrid>
        <w:gridCol w:w="1555"/>
        <w:gridCol w:w="8072"/>
      </w:tblGrid>
      <w:tr w:rsidR="00342A78" w14:paraId="163B03E6" w14:textId="77777777">
        <w:tc>
          <w:tcPr>
            <w:tcW w:w="1555" w:type="dxa"/>
            <w:tcBorders>
              <w:top w:val="single" w:sz="4" w:space="0" w:color="auto"/>
              <w:left w:val="single" w:sz="4" w:space="0" w:color="auto"/>
              <w:bottom w:val="single" w:sz="4" w:space="0" w:color="auto"/>
              <w:right w:val="single" w:sz="4" w:space="0" w:color="auto"/>
            </w:tcBorders>
            <w:vAlign w:val="center"/>
          </w:tcPr>
          <w:p w14:paraId="163846C7"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080001C9" w14:textId="77777777" w:rsidR="00342A78" w:rsidRDefault="00000000">
            <w:r>
              <w:rPr>
                <w:rFonts w:ascii="宋体" w:hAnsi="宋体"/>
                <w:sz w:val="20"/>
              </w:rPr>
              <w:t>FRAME已连接192.168.1.121，板端已放置师兄验证过的PyTorch / ResNet50最佳FP与INT8 RKNN模型及测试数据。</w:t>
            </w:r>
          </w:p>
        </w:tc>
      </w:tr>
      <w:tr w:rsidR="00342A78" w14:paraId="160693C1" w14:textId="77777777">
        <w:tc>
          <w:tcPr>
            <w:tcW w:w="1555" w:type="dxa"/>
            <w:tcBorders>
              <w:top w:val="single" w:sz="4" w:space="0" w:color="auto"/>
              <w:left w:val="single" w:sz="4" w:space="0" w:color="auto"/>
              <w:bottom w:val="single" w:sz="4" w:space="0" w:color="auto"/>
              <w:right w:val="single" w:sz="4" w:space="0" w:color="auto"/>
            </w:tcBorders>
            <w:vAlign w:val="center"/>
          </w:tcPr>
          <w:p w14:paraId="0351260F"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5B2DBD1A" w14:textId="77777777" w:rsidR="00342A78" w:rsidRDefault="00000000">
            <w:r>
              <w:rPr>
                <w:rFonts w:ascii="宋体" w:hAnsi="宋体"/>
                <w:sz w:val="20"/>
              </w:rPr>
              <w:t>1）保持编译流程中的PyTorch / ResNet50模型联动。</w:t>
            </w:r>
            <w:r>
              <w:br/>
            </w:r>
            <w:r>
              <w:rPr>
                <w:rFonts w:ascii="宋体" w:hAnsi="宋体"/>
                <w:sz w:val="20"/>
              </w:rPr>
              <w:t>2）点击“部署并开始测试”。</w:t>
            </w:r>
            <w:r>
              <w:br/>
            </w:r>
            <w:r>
              <w:rPr>
                <w:rFonts w:ascii="宋体" w:hAnsi="宋体"/>
                <w:sz w:val="20"/>
              </w:rPr>
              <w:t>3）观察测试期间CPU、内存、NPU利用率和温度变化。</w:t>
            </w:r>
            <w:r>
              <w:br/>
            </w:r>
            <w:r>
              <w:rPr>
                <w:rFonts w:ascii="宋体" w:hAnsi="宋体"/>
                <w:sz w:val="20"/>
              </w:rPr>
              <w:t>4）查看摘要/详细日志及FP/INT8对比表。</w:t>
            </w:r>
          </w:p>
        </w:tc>
      </w:tr>
      <w:tr w:rsidR="00342A78" w14:paraId="2CF7ABB2" w14:textId="77777777">
        <w:tc>
          <w:tcPr>
            <w:tcW w:w="1555" w:type="dxa"/>
            <w:tcBorders>
              <w:top w:val="single" w:sz="4" w:space="0" w:color="auto"/>
              <w:left w:val="single" w:sz="4" w:space="0" w:color="auto"/>
              <w:bottom w:val="single" w:sz="4" w:space="0" w:color="auto"/>
              <w:right w:val="single" w:sz="4" w:space="0" w:color="auto"/>
            </w:tcBorders>
            <w:vAlign w:val="center"/>
          </w:tcPr>
          <w:p w14:paraId="04BC7C5F"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4DFBFE89" w14:textId="77777777" w:rsidR="00342A78" w:rsidRDefault="00000000">
            <w:r>
              <w:rPr>
                <w:rFonts w:ascii="宋体" w:hAnsi="宋体"/>
                <w:sz w:val="20"/>
              </w:rPr>
              <w:t>服务端直接调用板端预置模型和ResNet50专用对比脚本，不重复移动文件；完成后展示准确率、平均时延、模型大小、加速比和精度变化等真实结果。</w:t>
            </w:r>
          </w:p>
          <w:p w14:paraId="5760A62F" w14:textId="77777777" w:rsidR="00342A78" w:rsidRDefault="00000000">
            <w:pPr>
              <w:spacing w:before="80"/>
              <w:jc w:val="center"/>
            </w:pPr>
            <w:r>
              <w:rPr>
                <w:rFonts w:ascii="宋体" w:hAnsi="宋体" w:cs="宋体"/>
                <w:noProof/>
                <w:sz w:val="24"/>
              </w:rPr>
              <w:drawing>
                <wp:inline distT="0" distB="0" distL="114300" distR="114300" wp14:anchorId="2FD29C8D" wp14:editId="3DCC87F8">
                  <wp:extent cx="4622800" cy="2952115"/>
                  <wp:effectExtent l="0" t="0" r="0" b="6985"/>
                  <wp:docPr id="4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descr="IMG_256"/>
                          <pic:cNvPicPr>
                            <a:picLocks noChangeAspect="1"/>
                          </pic:cNvPicPr>
                        </pic:nvPicPr>
                        <pic:blipFill>
                          <a:blip r:embed="rId42"/>
                          <a:stretch>
                            <a:fillRect/>
                          </a:stretch>
                        </pic:blipFill>
                        <pic:spPr>
                          <a:xfrm>
                            <a:off x="0" y="0"/>
                            <a:ext cx="4622800" cy="2952115"/>
                          </a:xfrm>
                          <a:prstGeom prst="rect">
                            <a:avLst/>
                          </a:prstGeom>
                          <a:noFill/>
                          <a:ln w="9525">
                            <a:noFill/>
                          </a:ln>
                        </pic:spPr>
                      </pic:pic>
                    </a:graphicData>
                  </a:graphic>
                </wp:inline>
              </w:drawing>
            </w:r>
          </w:p>
        </w:tc>
      </w:tr>
    </w:tbl>
    <w:p w14:paraId="250E286C" w14:textId="77777777" w:rsidR="00342A78" w:rsidRDefault="00000000">
      <w:pPr>
        <w:pStyle w:val="6"/>
        <w:spacing w:before="156" w:after="156"/>
      </w:pPr>
      <w:r>
        <w:t>测试用例</w:t>
      </w:r>
      <w:r>
        <w:t>2.7.3</w:t>
      </w:r>
      <w:r>
        <w:t>：</w:t>
      </w:r>
      <w:r>
        <w:t>FRAME</w:t>
      </w:r>
      <w:r>
        <w:t>软件</w:t>
      </w:r>
      <w:r>
        <w:t>MindSpore</w:t>
      </w:r>
      <w:r>
        <w:t>多模型板端部署测试</w:t>
      </w:r>
    </w:p>
    <w:tbl>
      <w:tblPr>
        <w:tblStyle w:val="afff1"/>
        <w:tblW w:w="0" w:type="auto"/>
        <w:tblLayout w:type="fixed"/>
        <w:tblLook w:val="04A0" w:firstRow="1" w:lastRow="0" w:firstColumn="1" w:lastColumn="0" w:noHBand="0" w:noVBand="1"/>
      </w:tblPr>
      <w:tblGrid>
        <w:gridCol w:w="1555"/>
        <w:gridCol w:w="8072"/>
      </w:tblGrid>
      <w:tr w:rsidR="00342A78" w14:paraId="403F9EEA" w14:textId="77777777">
        <w:tc>
          <w:tcPr>
            <w:tcW w:w="1555" w:type="dxa"/>
            <w:tcBorders>
              <w:top w:val="single" w:sz="4" w:space="0" w:color="auto"/>
              <w:left w:val="single" w:sz="4" w:space="0" w:color="auto"/>
              <w:bottom w:val="single" w:sz="4" w:space="0" w:color="auto"/>
              <w:right w:val="single" w:sz="4" w:space="0" w:color="auto"/>
            </w:tcBorders>
            <w:vAlign w:val="center"/>
          </w:tcPr>
          <w:p w14:paraId="31D43FCD" w14:textId="77777777" w:rsidR="00342A78" w:rsidRDefault="00000000">
            <w:r>
              <w:rPr>
                <w:rFonts w:eastAsia="方正宋黑简体"/>
                <w:b/>
                <w:sz w:val="24"/>
              </w:rPr>
              <w:t>测试输入或条件</w:t>
            </w:r>
          </w:p>
        </w:tc>
        <w:tc>
          <w:tcPr>
            <w:tcW w:w="8072" w:type="dxa"/>
            <w:tcBorders>
              <w:top w:val="single" w:sz="4" w:space="0" w:color="auto"/>
              <w:left w:val="single" w:sz="4" w:space="0" w:color="auto"/>
              <w:bottom w:val="single" w:sz="4" w:space="0" w:color="auto"/>
              <w:right w:val="single" w:sz="4" w:space="0" w:color="auto"/>
            </w:tcBorders>
            <w:vAlign w:val="center"/>
          </w:tcPr>
          <w:p w14:paraId="36A07670" w14:textId="77777777" w:rsidR="00342A78" w:rsidRDefault="00000000">
            <w:r>
              <w:rPr>
                <w:rFonts w:ascii="宋体" w:hAnsi="宋体"/>
                <w:sz w:val="20"/>
              </w:rPr>
              <w:t>FRAME已连接192.168.1.121，板端已放置MindSpore / ResNet50、LPRNet、YOLOv5、BiSeNet对应最佳模型和测试数据。</w:t>
            </w:r>
          </w:p>
        </w:tc>
      </w:tr>
      <w:tr w:rsidR="00342A78" w14:paraId="721816F3" w14:textId="77777777">
        <w:tc>
          <w:tcPr>
            <w:tcW w:w="1555" w:type="dxa"/>
            <w:tcBorders>
              <w:top w:val="single" w:sz="4" w:space="0" w:color="auto"/>
              <w:left w:val="single" w:sz="4" w:space="0" w:color="auto"/>
              <w:bottom w:val="single" w:sz="4" w:space="0" w:color="auto"/>
              <w:right w:val="single" w:sz="4" w:space="0" w:color="auto"/>
            </w:tcBorders>
            <w:vAlign w:val="center"/>
          </w:tcPr>
          <w:p w14:paraId="44EC6DCB" w14:textId="77777777" w:rsidR="00342A78" w:rsidRDefault="00000000">
            <w:r>
              <w:rPr>
                <w:rFonts w:eastAsia="方正宋黑简体"/>
                <w:b/>
                <w:sz w:val="24"/>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3D3CED0C" w14:textId="77777777" w:rsidR="00342A78" w:rsidRDefault="00000000">
            <w:r>
              <w:rPr>
                <w:rFonts w:ascii="宋体" w:hAnsi="宋体"/>
                <w:sz w:val="20"/>
              </w:rPr>
              <w:t>1）在模型编译页选择并完成目标MindSpore模型流程。</w:t>
            </w:r>
            <w:r>
              <w:br/>
            </w:r>
            <w:r>
              <w:rPr>
                <w:rFonts w:ascii="宋体" w:hAnsi="宋体"/>
                <w:sz w:val="20"/>
              </w:rPr>
              <w:t>2）进入模型部署页点击“部署并开始测试”。</w:t>
            </w:r>
            <w:r>
              <w:br/>
            </w:r>
            <w:r>
              <w:rPr>
                <w:rFonts w:ascii="宋体" w:hAnsi="宋体"/>
                <w:sz w:val="20"/>
              </w:rPr>
              <w:t>3）等待该模型专用板端脚本完成。</w:t>
            </w:r>
            <w:r>
              <w:br/>
            </w:r>
            <w:r>
              <w:rPr>
                <w:rFonts w:ascii="宋体" w:hAnsi="宋体"/>
                <w:sz w:val="20"/>
              </w:rPr>
              <w:t>4）查看摘要/详细日志与模型对应结果表。</w:t>
            </w:r>
          </w:p>
        </w:tc>
      </w:tr>
      <w:tr w:rsidR="00342A78" w14:paraId="76415C3B" w14:textId="77777777">
        <w:tc>
          <w:tcPr>
            <w:tcW w:w="1555" w:type="dxa"/>
            <w:tcBorders>
              <w:top w:val="single" w:sz="4" w:space="0" w:color="auto"/>
              <w:left w:val="single" w:sz="4" w:space="0" w:color="auto"/>
              <w:bottom w:val="single" w:sz="4" w:space="0" w:color="auto"/>
              <w:right w:val="single" w:sz="4" w:space="0" w:color="auto"/>
            </w:tcBorders>
            <w:vAlign w:val="center"/>
          </w:tcPr>
          <w:p w14:paraId="655EB934" w14:textId="77777777" w:rsidR="00342A78" w:rsidRDefault="00000000">
            <w:r>
              <w:rPr>
                <w:rFonts w:eastAsia="方正宋黑简体"/>
                <w:b/>
                <w:sz w:val="24"/>
              </w:rPr>
              <w:t>预期结果</w:t>
            </w:r>
          </w:p>
        </w:tc>
        <w:tc>
          <w:tcPr>
            <w:tcW w:w="8072" w:type="dxa"/>
            <w:tcBorders>
              <w:top w:val="single" w:sz="4" w:space="0" w:color="auto"/>
              <w:left w:val="single" w:sz="4" w:space="0" w:color="auto"/>
              <w:bottom w:val="single" w:sz="4" w:space="0" w:color="auto"/>
              <w:right w:val="single" w:sz="4" w:space="0" w:color="auto"/>
            </w:tcBorders>
            <w:vAlign w:val="center"/>
          </w:tcPr>
          <w:p w14:paraId="7DF3E38B" w14:textId="77777777" w:rsidR="00342A78" w:rsidRDefault="00000000">
            <w:r>
              <w:rPr>
                <w:rFonts w:ascii="宋体" w:hAnsi="宋体"/>
                <w:sz w:val="20"/>
              </w:rPr>
              <w:t>编译页选择ResNet50时展示ResNet50结果，选择YOLOv5时展示YOLOv5结果，LPRNet和BiSeNet同理；所有对比数据来自板端实际测试，模型与结果严格按配置联动。</w:t>
            </w:r>
          </w:p>
          <w:p w14:paraId="106D3BAB" w14:textId="77777777" w:rsidR="00342A78" w:rsidRDefault="00000000">
            <w:pPr>
              <w:spacing w:before="80"/>
              <w:jc w:val="center"/>
            </w:pPr>
            <w:r>
              <w:rPr>
                <w:rFonts w:ascii="宋体" w:hAnsi="宋体" w:cs="宋体"/>
                <w:noProof/>
                <w:sz w:val="24"/>
              </w:rPr>
              <w:lastRenderedPageBreak/>
              <w:drawing>
                <wp:inline distT="0" distB="0" distL="114300" distR="114300" wp14:anchorId="6A88F827" wp14:editId="23A4DFD0">
                  <wp:extent cx="4778375" cy="3271520"/>
                  <wp:effectExtent l="0" t="0" r="9525" b="5080"/>
                  <wp:docPr id="4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descr="IMG_256"/>
                          <pic:cNvPicPr>
                            <a:picLocks noChangeAspect="1"/>
                          </pic:cNvPicPr>
                        </pic:nvPicPr>
                        <pic:blipFill>
                          <a:blip r:embed="rId43"/>
                          <a:stretch>
                            <a:fillRect/>
                          </a:stretch>
                        </pic:blipFill>
                        <pic:spPr>
                          <a:xfrm>
                            <a:off x="0" y="0"/>
                            <a:ext cx="4778375" cy="3271520"/>
                          </a:xfrm>
                          <a:prstGeom prst="rect">
                            <a:avLst/>
                          </a:prstGeom>
                          <a:noFill/>
                          <a:ln w="9525">
                            <a:noFill/>
                          </a:ln>
                        </pic:spPr>
                      </pic:pic>
                    </a:graphicData>
                  </a:graphic>
                </wp:inline>
              </w:drawing>
            </w:r>
          </w:p>
        </w:tc>
      </w:tr>
    </w:tbl>
    <w:p w14:paraId="5566E47D" w14:textId="77777777" w:rsidR="00342A78" w:rsidRDefault="00342A78">
      <w:pPr>
        <w:pStyle w:val="21"/>
        <w:keepNext w:val="0"/>
        <w:widowControl/>
        <w:adjustRightInd w:val="0"/>
        <w:snapToGrid w:val="0"/>
        <w:spacing w:beforeLines="50" w:before="156" w:afterLines="50" w:after="156" w:line="360" w:lineRule="auto"/>
        <w:jc w:val="both"/>
        <w:textAlignment w:val="baseline"/>
        <w:rPr>
          <w:color w:val="000000" w:themeColor="text1"/>
          <w:sz w:val="28"/>
          <w:szCs w:val="28"/>
        </w:rPr>
      </w:pPr>
    </w:p>
    <w:p w14:paraId="7CA17795" w14:textId="77777777" w:rsidR="00342A78" w:rsidRDefault="00000000">
      <w:pPr>
        <w:pStyle w:val="21"/>
        <w:keepNext w:val="0"/>
        <w:widowControl/>
        <w:numPr>
          <w:ilvl w:val="1"/>
          <w:numId w:val="19"/>
        </w:numPr>
        <w:adjustRightInd w:val="0"/>
        <w:snapToGrid w:val="0"/>
        <w:spacing w:beforeLines="50" w:before="156" w:afterLines="50" w:after="156" w:line="360" w:lineRule="auto"/>
        <w:jc w:val="both"/>
        <w:textAlignment w:val="baseline"/>
        <w:rPr>
          <w:color w:val="000000" w:themeColor="text1"/>
          <w:sz w:val="28"/>
          <w:szCs w:val="28"/>
        </w:rPr>
      </w:pPr>
      <w:bookmarkStart w:id="69" w:name="_Toc367"/>
      <w:r>
        <w:rPr>
          <w:rFonts w:hint="eastAsia"/>
          <w:color w:val="000000" w:themeColor="text1"/>
          <w:sz w:val="28"/>
          <w:szCs w:val="28"/>
        </w:rPr>
        <w:t>动态特性感知的反馈编译优化机制</w:t>
      </w:r>
      <w:bookmarkEnd w:id="69"/>
    </w:p>
    <w:p w14:paraId="127CC95E" w14:textId="77777777" w:rsidR="00342A78" w:rsidRDefault="00000000">
      <w:pPr>
        <w:pStyle w:val="31"/>
        <w:keepNext w:val="0"/>
        <w:widowControl/>
        <w:numPr>
          <w:ilvl w:val="0"/>
          <w:numId w:val="0"/>
        </w:numPr>
        <w:adjustRightInd w:val="0"/>
        <w:snapToGrid w:val="0"/>
        <w:spacing w:beforeLines="50" w:before="156" w:afterLines="50" w:after="156" w:line="360" w:lineRule="auto"/>
        <w:textAlignment w:val="baseline"/>
        <w:rPr>
          <w:sz w:val="28"/>
          <w:szCs w:val="28"/>
        </w:rPr>
      </w:pPr>
      <w:bookmarkStart w:id="70" w:name="_Toc20585"/>
      <w:bookmarkStart w:id="71" w:name="_Toc200614646"/>
      <w:bookmarkEnd w:id="65"/>
      <w:bookmarkEnd w:id="66"/>
      <w:bookmarkEnd w:id="67"/>
      <w:r>
        <w:rPr>
          <w:sz w:val="28"/>
          <w:szCs w:val="28"/>
        </w:rPr>
        <w:t>指标</w:t>
      </w:r>
      <w:r>
        <w:rPr>
          <w:sz w:val="28"/>
          <w:szCs w:val="28"/>
        </w:rPr>
        <w:t>4.1</w:t>
      </w:r>
      <w:r>
        <w:rPr>
          <w:sz w:val="28"/>
          <w:szCs w:val="28"/>
        </w:rPr>
        <w:t>深度学习编译框架，部署速度提升</w:t>
      </w:r>
      <w:bookmarkEnd w:id="70"/>
    </w:p>
    <w:p w14:paraId="5845C8A1" w14:textId="77777777" w:rsidR="00342A78" w:rsidRDefault="00000000">
      <w:pPr>
        <w:pStyle w:val="41"/>
        <w:numPr>
          <w:ilvl w:val="0"/>
          <w:numId w:val="38"/>
        </w:numPr>
        <w:spacing w:before="156" w:after="156"/>
        <w:rPr>
          <w:lang w:eastAsia="zh-TW"/>
        </w:rPr>
      </w:pPr>
      <w:r>
        <w:t>指标描述</w:t>
      </w:r>
    </w:p>
    <w:tbl>
      <w:tblPr>
        <w:tblStyle w:val="afff1"/>
        <w:tblW w:w="0" w:type="auto"/>
        <w:tblLook w:val="04A0" w:firstRow="1" w:lastRow="0" w:firstColumn="1" w:lastColumn="0" w:noHBand="0" w:noVBand="1"/>
      </w:tblPr>
      <w:tblGrid>
        <w:gridCol w:w="2406"/>
        <w:gridCol w:w="2407"/>
        <w:gridCol w:w="2407"/>
        <w:gridCol w:w="2407"/>
      </w:tblGrid>
      <w:tr w:rsidR="00342A78" w14:paraId="4A84E214" w14:textId="77777777">
        <w:tc>
          <w:tcPr>
            <w:tcW w:w="2406" w:type="dxa"/>
            <w:vAlign w:val="center"/>
          </w:tcPr>
          <w:p w14:paraId="082EAC26" w14:textId="77777777" w:rsidR="00342A78" w:rsidRDefault="00000000">
            <w:pPr>
              <w:jc w:val="center"/>
              <w:rPr>
                <w:b/>
                <w:bCs/>
                <w:color w:val="333333"/>
                <w:szCs w:val="21"/>
              </w:rPr>
            </w:pPr>
            <w:r>
              <w:rPr>
                <w:b/>
                <w:bCs/>
                <w:color w:val="333333"/>
                <w:szCs w:val="21"/>
              </w:rPr>
              <w:t>指标名称</w:t>
            </w:r>
          </w:p>
        </w:tc>
        <w:tc>
          <w:tcPr>
            <w:tcW w:w="2407" w:type="dxa"/>
            <w:vAlign w:val="center"/>
          </w:tcPr>
          <w:p w14:paraId="018ED140" w14:textId="77777777" w:rsidR="00342A78" w:rsidRDefault="00000000">
            <w:pPr>
              <w:jc w:val="center"/>
              <w:rPr>
                <w:b/>
                <w:bCs/>
                <w:color w:val="333333"/>
                <w:szCs w:val="21"/>
              </w:rPr>
            </w:pPr>
            <w:r>
              <w:rPr>
                <w:b/>
                <w:bCs/>
                <w:color w:val="333333"/>
                <w:szCs w:val="21"/>
              </w:rPr>
              <w:t>立项时已有指标值</w:t>
            </w:r>
            <w:r>
              <w:rPr>
                <w:b/>
                <w:bCs/>
                <w:color w:val="333333"/>
                <w:szCs w:val="21"/>
              </w:rPr>
              <w:t>/</w:t>
            </w:r>
            <w:r>
              <w:rPr>
                <w:b/>
                <w:bCs/>
                <w:color w:val="333333"/>
                <w:szCs w:val="21"/>
              </w:rPr>
              <w:t>状态</w:t>
            </w:r>
          </w:p>
        </w:tc>
        <w:tc>
          <w:tcPr>
            <w:tcW w:w="2407" w:type="dxa"/>
            <w:vAlign w:val="center"/>
          </w:tcPr>
          <w:p w14:paraId="5EFE3481" w14:textId="77777777" w:rsidR="00342A78" w:rsidRDefault="00000000">
            <w:pPr>
              <w:jc w:val="center"/>
              <w:rPr>
                <w:b/>
                <w:bCs/>
                <w:color w:val="333333"/>
                <w:szCs w:val="21"/>
              </w:rPr>
            </w:pPr>
            <w:r>
              <w:rPr>
                <w:rFonts w:hint="eastAsia"/>
                <w:b/>
                <w:bCs/>
                <w:color w:val="333333"/>
                <w:szCs w:val="21"/>
              </w:rPr>
              <w:t>结题</w:t>
            </w:r>
            <w:r>
              <w:rPr>
                <w:b/>
                <w:bCs/>
                <w:color w:val="333333"/>
                <w:szCs w:val="21"/>
              </w:rPr>
              <w:t>指标值</w:t>
            </w:r>
            <w:r>
              <w:rPr>
                <w:b/>
                <w:bCs/>
                <w:color w:val="333333"/>
                <w:szCs w:val="21"/>
              </w:rPr>
              <w:t>/</w:t>
            </w:r>
            <w:r>
              <w:rPr>
                <w:b/>
                <w:bCs/>
                <w:color w:val="333333"/>
                <w:szCs w:val="21"/>
              </w:rPr>
              <w:t>状态</w:t>
            </w:r>
          </w:p>
        </w:tc>
        <w:tc>
          <w:tcPr>
            <w:tcW w:w="2407" w:type="dxa"/>
            <w:vAlign w:val="center"/>
          </w:tcPr>
          <w:p w14:paraId="593111CE" w14:textId="77777777" w:rsidR="00342A78" w:rsidRDefault="00000000">
            <w:pPr>
              <w:jc w:val="center"/>
              <w:rPr>
                <w:b/>
                <w:bCs/>
                <w:color w:val="333333"/>
                <w:szCs w:val="21"/>
              </w:rPr>
            </w:pPr>
            <w:r>
              <w:rPr>
                <w:b/>
                <w:bCs/>
                <w:color w:val="333333"/>
                <w:szCs w:val="21"/>
              </w:rPr>
              <w:t>完成时指标值</w:t>
            </w:r>
            <w:r>
              <w:rPr>
                <w:b/>
                <w:bCs/>
                <w:color w:val="333333"/>
                <w:szCs w:val="21"/>
              </w:rPr>
              <w:t>/</w:t>
            </w:r>
            <w:r>
              <w:rPr>
                <w:b/>
                <w:bCs/>
                <w:color w:val="333333"/>
                <w:szCs w:val="21"/>
              </w:rPr>
              <w:t>状态</w:t>
            </w:r>
          </w:p>
        </w:tc>
      </w:tr>
      <w:tr w:rsidR="00342A78" w14:paraId="687916A7" w14:textId="77777777">
        <w:tc>
          <w:tcPr>
            <w:tcW w:w="2406" w:type="dxa"/>
            <w:vAlign w:val="center"/>
          </w:tcPr>
          <w:p w14:paraId="66E1F5BA" w14:textId="77777777" w:rsidR="00342A78" w:rsidRDefault="00000000">
            <w:pPr>
              <w:spacing w:line="312" w:lineRule="auto"/>
              <w:jc w:val="center"/>
              <w:rPr>
                <w:color w:val="404040"/>
                <w:szCs w:val="21"/>
              </w:rPr>
            </w:pPr>
            <w:r>
              <w:rPr>
                <w:color w:val="404040"/>
                <w:szCs w:val="21"/>
              </w:rPr>
              <w:t>深度学习编译框架，部署速度提升</w:t>
            </w:r>
          </w:p>
        </w:tc>
        <w:tc>
          <w:tcPr>
            <w:tcW w:w="2407" w:type="dxa"/>
            <w:vAlign w:val="center"/>
          </w:tcPr>
          <w:p w14:paraId="059CBFF5" w14:textId="77777777" w:rsidR="00342A78" w:rsidRDefault="00000000">
            <w:pPr>
              <w:spacing w:line="312" w:lineRule="auto"/>
              <w:jc w:val="center"/>
              <w:rPr>
                <w:color w:val="404040"/>
                <w:szCs w:val="21"/>
                <w:lang w:eastAsia="zh-TW"/>
              </w:rPr>
            </w:pPr>
            <w:r>
              <w:rPr>
                <w:color w:val="404040"/>
                <w:szCs w:val="21"/>
                <w:lang w:eastAsia="zh-TW"/>
              </w:rPr>
              <w:t>/</w:t>
            </w:r>
          </w:p>
        </w:tc>
        <w:tc>
          <w:tcPr>
            <w:tcW w:w="2407" w:type="dxa"/>
            <w:vAlign w:val="center"/>
          </w:tcPr>
          <w:p w14:paraId="697CD63E" w14:textId="77777777" w:rsidR="00342A78" w:rsidRDefault="00000000">
            <w:pPr>
              <w:spacing w:line="312" w:lineRule="auto"/>
              <w:jc w:val="center"/>
              <w:rPr>
                <w:color w:val="404040"/>
                <w:szCs w:val="21"/>
                <w:lang w:eastAsia="zh-TW"/>
              </w:rPr>
            </w:pPr>
            <w:r>
              <w:rPr>
                <w:color w:val="404040"/>
                <w:szCs w:val="21"/>
                <w:lang w:eastAsia="zh-TW"/>
              </w:rPr>
              <w:t>以</w:t>
            </w:r>
            <w:r>
              <w:rPr>
                <w:color w:val="404040"/>
                <w:szCs w:val="21"/>
                <w:lang w:eastAsia="zh-TW"/>
              </w:rPr>
              <w:t>PaddlePaddle 2.0</w:t>
            </w:r>
            <w:r>
              <w:rPr>
                <w:color w:val="404040"/>
                <w:szCs w:val="21"/>
                <w:lang w:eastAsia="zh-TW"/>
              </w:rPr>
              <w:t>和</w:t>
            </w:r>
            <w:r>
              <w:rPr>
                <w:rFonts w:hint="eastAsia"/>
                <w:color w:val="404040"/>
                <w:szCs w:val="21"/>
              </w:rPr>
              <w:t>MindSpore</w:t>
            </w:r>
            <w:r>
              <w:rPr>
                <w:color w:val="404040"/>
                <w:szCs w:val="21"/>
                <w:lang w:eastAsia="zh-TW"/>
              </w:rPr>
              <w:t xml:space="preserve"> 1.5</w:t>
            </w:r>
            <w:r>
              <w:rPr>
                <w:color w:val="404040"/>
                <w:szCs w:val="21"/>
                <w:lang w:eastAsia="zh-TW"/>
              </w:rPr>
              <w:t>稳定版本为基准，</w:t>
            </w:r>
            <w:r>
              <w:rPr>
                <w:rFonts w:hint="eastAsia"/>
                <w:szCs w:val="21"/>
              </w:rPr>
              <w:t>推理速度（部署速度）</w:t>
            </w:r>
            <w:r>
              <w:rPr>
                <w:color w:val="404040"/>
                <w:szCs w:val="21"/>
                <w:lang w:eastAsia="zh-TW"/>
              </w:rPr>
              <w:t>提升</w:t>
            </w:r>
            <w:r>
              <w:rPr>
                <w:color w:val="404040"/>
                <w:szCs w:val="21"/>
                <w:lang w:eastAsia="zh-TW"/>
              </w:rPr>
              <w:t>30%</w:t>
            </w:r>
            <w:r>
              <w:rPr>
                <w:color w:val="404040"/>
                <w:szCs w:val="21"/>
                <w:lang w:eastAsia="zh-TW"/>
              </w:rPr>
              <w:t>以上</w:t>
            </w:r>
          </w:p>
        </w:tc>
        <w:tc>
          <w:tcPr>
            <w:tcW w:w="2407" w:type="dxa"/>
            <w:vAlign w:val="center"/>
          </w:tcPr>
          <w:p w14:paraId="75340A39" w14:textId="77777777" w:rsidR="00342A78" w:rsidRDefault="00000000">
            <w:pPr>
              <w:spacing w:line="312" w:lineRule="auto"/>
              <w:jc w:val="center"/>
              <w:rPr>
                <w:color w:val="404040"/>
                <w:szCs w:val="21"/>
                <w:lang w:eastAsia="zh-TW"/>
              </w:rPr>
            </w:pPr>
            <w:r>
              <w:rPr>
                <w:color w:val="404040"/>
                <w:szCs w:val="21"/>
                <w:lang w:eastAsia="zh-TW"/>
              </w:rPr>
              <w:t>以</w:t>
            </w:r>
            <w:r>
              <w:rPr>
                <w:color w:val="404040"/>
                <w:szCs w:val="21"/>
                <w:lang w:eastAsia="zh-TW"/>
              </w:rPr>
              <w:t>PaddlePaddle 2.0</w:t>
            </w:r>
            <w:r>
              <w:rPr>
                <w:color w:val="404040"/>
                <w:szCs w:val="21"/>
                <w:lang w:eastAsia="zh-TW"/>
              </w:rPr>
              <w:t>和</w:t>
            </w:r>
            <w:r>
              <w:rPr>
                <w:rFonts w:hint="eastAsia"/>
                <w:color w:val="404040"/>
                <w:szCs w:val="21"/>
              </w:rPr>
              <w:t>MindSpore</w:t>
            </w:r>
            <w:r>
              <w:rPr>
                <w:color w:val="404040"/>
                <w:szCs w:val="21"/>
                <w:lang w:eastAsia="zh-TW"/>
              </w:rPr>
              <w:t xml:space="preserve"> </w:t>
            </w:r>
            <w:r>
              <w:rPr>
                <w:rFonts w:hint="eastAsia"/>
                <w:color w:val="404040"/>
                <w:szCs w:val="21"/>
              </w:rPr>
              <w:t>1.5</w:t>
            </w:r>
            <w:r>
              <w:rPr>
                <w:color w:val="404040"/>
                <w:szCs w:val="21"/>
                <w:lang w:eastAsia="zh-TW"/>
              </w:rPr>
              <w:t>稳定版为基准，</w:t>
            </w:r>
            <w:r>
              <w:rPr>
                <w:rFonts w:hint="eastAsia"/>
                <w:szCs w:val="21"/>
              </w:rPr>
              <w:t>推理速度（部署速度）</w:t>
            </w:r>
            <w:r>
              <w:rPr>
                <w:color w:val="404040"/>
                <w:szCs w:val="21"/>
                <w:lang w:eastAsia="zh-TW"/>
              </w:rPr>
              <w:t>提升</w:t>
            </w:r>
            <w:r>
              <w:rPr>
                <w:color w:val="404040"/>
                <w:szCs w:val="21"/>
                <w:lang w:eastAsia="zh-TW"/>
              </w:rPr>
              <w:t>30%</w:t>
            </w:r>
            <w:r>
              <w:rPr>
                <w:color w:val="404040"/>
                <w:szCs w:val="21"/>
                <w:lang w:eastAsia="zh-TW"/>
              </w:rPr>
              <w:t>以上</w:t>
            </w:r>
          </w:p>
        </w:tc>
      </w:tr>
    </w:tbl>
    <w:p w14:paraId="0866FEE1" w14:textId="77777777" w:rsidR="00342A78" w:rsidRDefault="00000000">
      <w:pPr>
        <w:pStyle w:val="41"/>
        <w:numPr>
          <w:ilvl w:val="0"/>
          <w:numId w:val="39"/>
        </w:numPr>
        <w:spacing w:before="156" w:after="156"/>
      </w:pPr>
      <w:bookmarkStart w:id="72" w:name="_Toc199942167"/>
      <w:bookmarkStart w:id="73" w:name="_Toc17460"/>
      <w:bookmarkStart w:id="74" w:name="_Toc200614644"/>
      <w:r>
        <w:t>测试环境</w:t>
      </w:r>
      <w:bookmarkEnd w:id="72"/>
      <w:bookmarkEnd w:id="73"/>
      <w:bookmarkEnd w:id="74"/>
    </w:p>
    <w:p w14:paraId="724CBB07"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在硬件方面，测试选用</w:t>
      </w:r>
      <w:r>
        <w:rPr>
          <w:color w:val="333333"/>
          <w:sz w:val="24"/>
        </w:rPr>
        <w:t xml:space="preserve"> Firefly ROC-</w:t>
      </w:r>
      <w:r>
        <w:rPr>
          <w:rFonts w:hint="eastAsia"/>
          <w:color w:val="333333"/>
          <w:sz w:val="24"/>
        </w:rPr>
        <w:t>RK3588S</w:t>
      </w:r>
      <w:r>
        <w:rPr>
          <w:color w:val="333333"/>
          <w:sz w:val="24"/>
        </w:rPr>
        <w:t>-PC</w:t>
      </w:r>
      <w:r>
        <w:rPr>
          <w:color w:val="333333"/>
          <w:sz w:val="24"/>
        </w:rPr>
        <w:t>嵌入式开发板，该硬件平台信息如下表所示。</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7228"/>
      </w:tblGrid>
      <w:tr w:rsidR="00342A78" w14:paraId="6BF27BCF" w14:textId="77777777">
        <w:trPr>
          <w:trHeight w:hRule="exact" w:val="510"/>
          <w:jc w:val="center"/>
        </w:trPr>
        <w:tc>
          <w:tcPr>
            <w:tcW w:w="5000" w:type="pct"/>
            <w:gridSpan w:val="2"/>
            <w:tcBorders>
              <w:top w:val="single" w:sz="12" w:space="0" w:color="auto"/>
              <w:bottom w:val="single" w:sz="4" w:space="0" w:color="auto"/>
            </w:tcBorders>
          </w:tcPr>
          <w:p w14:paraId="04AFEBB7" w14:textId="77777777" w:rsidR="00342A78" w:rsidRDefault="00000000">
            <w:pPr>
              <w:adjustRightInd w:val="0"/>
              <w:spacing w:line="312" w:lineRule="auto"/>
              <w:jc w:val="center"/>
              <w:textAlignment w:val="baseline"/>
              <w:rPr>
                <w:color w:val="404040"/>
                <w:szCs w:val="21"/>
              </w:rPr>
            </w:pPr>
            <w:r>
              <w:rPr>
                <w:rFonts w:hint="eastAsia"/>
                <w:color w:val="404040"/>
                <w:szCs w:val="21"/>
              </w:rPr>
              <w:t>ROC-RK3588S-PC</w:t>
            </w:r>
            <w:r>
              <w:rPr>
                <w:rFonts w:hint="eastAsia"/>
                <w:color w:val="404040"/>
                <w:szCs w:val="21"/>
              </w:rPr>
              <w:t>硬件信息</w:t>
            </w:r>
          </w:p>
        </w:tc>
      </w:tr>
      <w:tr w:rsidR="00342A78" w14:paraId="7A82F5DE" w14:textId="77777777">
        <w:trPr>
          <w:trHeight w:hRule="exact" w:val="510"/>
          <w:jc w:val="center"/>
        </w:trPr>
        <w:tc>
          <w:tcPr>
            <w:tcW w:w="1250" w:type="pct"/>
            <w:tcBorders>
              <w:top w:val="single" w:sz="4" w:space="0" w:color="auto"/>
            </w:tcBorders>
          </w:tcPr>
          <w:p w14:paraId="5084941B" w14:textId="77777777" w:rsidR="00342A78" w:rsidRDefault="00000000">
            <w:pPr>
              <w:adjustRightInd w:val="0"/>
              <w:spacing w:line="312" w:lineRule="auto"/>
              <w:jc w:val="center"/>
              <w:textAlignment w:val="baseline"/>
              <w:rPr>
                <w:color w:val="404040"/>
                <w:szCs w:val="21"/>
              </w:rPr>
            </w:pPr>
            <w:r>
              <w:rPr>
                <w:rFonts w:hint="eastAsia"/>
                <w:color w:val="404040"/>
                <w:szCs w:val="21"/>
              </w:rPr>
              <w:t>处理器</w:t>
            </w:r>
          </w:p>
        </w:tc>
        <w:tc>
          <w:tcPr>
            <w:tcW w:w="3750" w:type="pct"/>
            <w:tcBorders>
              <w:top w:val="single" w:sz="4" w:space="0" w:color="auto"/>
            </w:tcBorders>
          </w:tcPr>
          <w:p w14:paraId="0932BCD5" w14:textId="77777777" w:rsidR="00342A78" w:rsidRDefault="00000000">
            <w:pPr>
              <w:adjustRightInd w:val="0"/>
              <w:spacing w:line="312" w:lineRule="auto"/>
              <w:jc w:val="center"/>
              <w:textAlignment w:val="baseline"/>
              <w:rPr>
                <w:color w:val="404040"/>
                <w:szCs w:val="21"/>
              </w:rPr>
            </w:pPr>
            <w:r>
              <w:rPr>
                <w:rFonts w:hint="eastAsia"/>
                <w:color w:val="404040"/>
                <w:szCs w:val="21"/>
              </w:rPr>
              <w:t>4</w:t>
            </w:r>
            <w:r>
              <w:rPr>
                <w:rFonts w:hint="eastAsia"/>
                <w:color w:val="404040"/>
                <w:szCs w:val="21"/>
              </w:rPr>
              <w:t>×</w:t>
            </w:r>
            <w:r>
              <w:rPr>
                <w:rFonts w:hint="eastAsia"/>
                <w:color w:val="404040"/>
                <w:szCs w:val="21"/>
              </w:rPr>
              <w:t>Cortex-A76+4</w:t>
            </w:r>
            <w:r>
              <w:rPr>
                <w:rFonts w:hint="eastAsia"/>
                <w:color w:val="404040"/>
                <w:szCs w:val="21"/>
              </w:rPr>
              <w:t>×</w:t>
            </w:r>
            <w:r>
              <w:rPr>
                <w:rFonts w:hint="eastAsia"/>
                <w:color w:val="404040"/>
                <w:szCs w:val="21"/>
              </w:rPr>
              <w:t>Cortex-A55</w:t>
            </w:r>
            <w:r>
              <w:rPr>
                <w:rFonts w:hint="eastAsia"/>
                <w:color w:val="404040"/>
                <w:szCs w:val="21"/>
              </w:rPr>
              <w:t>，主频</w:t>
            </w:r>
            <w:r>
              <w:rPr>
                <w:rFonts w:hint="eastAsia"/>
                <w:color w:val="404040"/>
                <w:szCs w:val="21"/>
              </w:rPr>
              <w:t xml:space="preserve"> 2.4GHz</w:t>
            </w:r>
          </w:p>
        </w:tc>
      </w:tr>
      <w:tr w:rsidR="00342A78" w14:paraId="3D8CD78E" w14:textId="77777777">
        <w:trPr>
          <w:trHeight w:hRule="exact" w:val="510"/>
          <w:jc w:val="center"/>
        </w:trPr>
        <w:tc>
          <w:tcPr>
            <w:tcW w:w="1250" w:type="pct"/>
          </w:tcPr>
          <w:p w14:paraId="0D1F3239" w14:textId="77777777" w:rsidR="00342A78" w:rsidRDefault="00000000">
            <w:pPr>
              <w:adjustRightInd w:val="0"/>
              <w:spacing w:line="312" w:lineRule="auto"/>
              <w:jc w:val="center"/>
              <w:textAlignment w:val="baseline"/>
              <w:rPr>
                <w:color w:val="404040"/>
                <w:szCs w:val="21"/>
              </w:rPr>
            </w:pPr>
            <w:r>
              <w:rPr>
                <w:rFonts w:hint="eastAsia"/>
                <w:color w:val="404040"/>
                <w:szCs w:val="21"/>
              </w:rPr>
              <w:t>内存</w:t>
            </w:r>
          </w:p>
        </w:tc>
        <w:tc>
          <w:tcPr>
            <w:tcW w:w="3750" w:type="pct"/>
          </w:tcPr>
          <w:p w14:paraId="00D66FD4" w14:textId="77777777" w:rsidR="00342A78" w:rsidRDefault="00000000">
            <w:pPr>
              <w:adjustRightInd w:val="0"/>
              <w:spacing w:line="312" w:lineRule="auto"/>
              <w:jc w:val="center"/>
              <w:textAlignment w:val="baseline"/>
              <w:rPr>
                <w:color w:val="404040"/>
                <w:szCs w:val="21"/>
              </w:rPr>
            </w:pPr>
            <w:r>
              <w:rPr>
                <w:rFonts w:hint="eastAsia"/>
                <w:color w:val="404040"/>
                <w:szCs w:val="21"/>
              </w:rPr>
              <w:t>16GB 64bit LPDDR4</w:t>
            </w:r>
          </w:p>
        </w:tc>
      </w:tr>
      <w:tr w:rsidR="00342A78" w14:paraId="3E77E1EC" w14:textId="77777777">
        <w:trPr>
          <w:trHeight w:hRule="exact" w:val="510"/>
          <w:jc w:val="center"/>
        </w:trPr>
        <w:tc>
          <w:tcPr>
            <w:tcW w:w="1250" w:type="pct"/>
          </w:tcPr>
          <w:p w14:paraId="5F363DA0" w14:textId="77777777" w:rsidR="00342A78" w:rsidRDefault="00000000">
            <w:pPr>
              <w:adjustRightInd w:val="0"/>
              <w:spacing w:line="312" w:lineRule="auto"/>
              <w:jc w:val="center"/>
              <w:textAlignment w:val="baseline"/>
              <w:rPr>
                <w:color w:val="404040"/>
                <w:szCs w:val="21"/>
              </w:rPr>
            </w:pPr>
            <w:r>
              <w:rPr>
                <w:rFonts w:hint="eastAsia"/>
                <w:color w:val="404040"/>
                <w:szCs w:val="21"/>
              </w:rPr>
              <w:t>存储</w:t>
            </w:r>
          </w:p>
        </w:tc>
        <w:tc>
          <w:tcPr>
            <w:tcW w:w="3750" w:type="pct"/>
          </w:tcPr>
          <w:p w14:paraId="3EE6FCAA" w14:textId="77777777" w:rsidR="00342A78" w:rsidRDefault="00000000">
            <w:pPr>
              <w:adjustRightInd w:val="0"/>
              <w:spacing w:line="312" w:lineRule="auto"/>
              <w:jc w:val="center"/>
              <w:textAlignment w:val="baseline"/>
              <w:rPr>
                <w:color w:val="404040"/>
                <w:szCs w:val="21"/>
              </w:rPr>
            </w:pPr>
            <w:r>
              <w:rPr>
                <w:rFonts w:hint="eastAsia"/>
                <w:color w:val="404040"/>
                <w:szCs w:val="21"/>
              </w:rPr>
              <w:t>128GB eMMC 5.1</w:t>
            </w:r>
          </w:p>
        </w:tc>
      </w:tr>
      <w:tr w:rsidR="00342A78" w14:paraId="128CD7E1" w14:textId="77777777">
        <w:trPr>
          <w:trHeight w:hRule="exact" w:val="510"/>
          <w:jc w:val="center"/>
        </w:trPr>
        <w:tc>
          <w:tcPr>
            <w:tcW w:w="1250" w:type="pct"/>
            <w:tcBorders>
              <w:bottom w:val="nil"/>
            </w:tcBorders>
          </w:tcPr>
          <w:p w14:paraId="1822DE3F" w14:textId="77777777" w:rsidR="00342A78" w:rsidRDefault="00000000">
            <w:pPr>
              <w:adjustRightInd w:val="0"/>
              <w:spacing w:line="312" w:lineRule="auto"/>
              <w:jc w:val="center"/>
              <w:textAlignment w:val="baseline"/>
              <w:rPr>
                <w:color w:val="404040"/>
                <w:szCs w:val="21"/>
              </w:rPr>
            </w:pPr>
            <w:r>
              <w:rPr>
                <w:rFonts w:hint="eastAsia"/>
                <w:color w:val="404040"/>
                <w:szCs w:val="21"/>
              </w:rPr>
              <w:t>网卡</w:t>
            </w:r>
          </w:p>
        </w:tc>
        <w:tc>
          <w:tcPr>
            <w:tcW w:w="3750" w:type="pct"/>
            <w:tcBorders>
              <w:bottom w:val="nil"/>
            </w:tcBorders>
          </w:tcPr>
          <w:p w14:paraId="0CB4E39E" w14:textId="77777777" w:rsidR="00342A78" w:rsidRDefault="00000000">
            <w:pPr>
              <w:adjustRightInd w:val="0"/>
              <w:spacing w:line="312" w:lineRule="auto"/>
              <w:jc w:val="center"/>
              <w:textAlignment w:val="baseline"/>
              <w:rPr>
                <w:color w:val="404040"/>
                <w:szCs w:val="21"/>
              </w:rPr>
            </w:pPr>
            <w:r>
              <w:rPr>
                <w:rFonts w:hint="eastAsia"/>
                <w:color w:val="404040"/>
                <w:szCs w:val="21"/>
              </w:rPr>
              <w:t xml:space="preserve">1 </w:t>
            </w:r>
            <w:r>
              <w:rPr>
                <w:rFonts w:hint="eastAsia"/>
                <w:color w:val="404040"/>
                <w:szCs w:val="21"/>
              </w:rPr>
              <w:t>×</w:t>
            </w:r>
            <w:r>
              <w:rPr>
                <w:rFonts w:hint="eastAsia"/>
                <w:color w:val="404040"/>
                <w:szCs w:val="21"/>
              </w:rPr>
              <w:t xml:space="preserve"> 1000Mbps</w:t>
            </w:r>
            <w:r>
              <w:rPr>
                <w:rFonts w:hint="eastAsia"/>
                <w:color w:val="404040"/>
                <w:szCs w:val="21"/>
              </w:rPr>
              <w:t>以太网（</w:t>
            </w:r>
            <w:r>
              <w:rPr>
                <w:rFonts w:hint="eastAsia"/>
                <w:color w:val="404040"/>
                <w:szCs w:val="21"/>
              </w:rPr>
              <w:t>RJ45</w:t>
            </w:r>
            <w:r>
              <w:rPr>
                <w:rFonts w:hint="eastAsia"/>
                <w:color w:val="404040"/>
                <w:szCs w:val="21"/>
              </w:rPr>
              <w:t>）</w:t>
            </w:r>
          </w:p>
        </w:tc>
      </w:tr>
      <w:tr w:rsidR="00342A78" w14:paraId="293472FA" w14:textId="77777777">
        <w:trPr>
          <w:trHeight w:hRule="exact" w:val="510"/>
          <w:jc w:val="center"/>
        </w:trPr>
        <w:tc>
          <w:tcPr>
            <w:tcW w:w="1250" w:type="pct"/>
            <w:tcBorders>
              <w:bottom w:val="nil"/>
            </w:tcBorders>
          </w:tcPr>
          <w:p w14:paraId="40427E0C" w14:textId="77777777" w:rsidR="00342A78" w:rsidRDefault="00000000">
            <w:pPr>
              <w:adjustRightInd w:val="0"/>
              <w:spacing w:line="312" w:lineRule="auto"/>
              <w:jc w:val="center"/>
              <w:textAlignment w:val="baseline"/>
              <w:rPr>
                <w:color w:val="404040"/>
                <w:szCs w:val="21"/>
              </w:rPr>
            </w:pPr>
            <w:r>
              <w:rPr>
                <w:rFonts w:hint="eastAsia"/>
                <w:color w:val="404040"/>
                <w:szCs w:val="21"/>
              </w:rPr>
              <w:lastRenderedPageBreak/>
              <w:t>调试接口</w:t>
            </w:r>
          </w:p>
        </w:tc>
        <w:tc>
          <w:tcPr>
            <w:tcW w:w="3750" w:type="pct"/>
            <w:tcBorders>
              <w:bottom w:val="nil"/>
            </w:tcBorders>
          </w:tcPr>
          <w:p w14:paraId="51EA6BC0" w14:textId="77777777" w:rsidR="00342A78" w:rsidRDefault="00000000">
            <w:pPr>
              <w:adjustRightInd w:val="0"/>
              <w:spacing w:line="312" w:lineRule="auto"/>
              <w:jc w:val="center"/>
              <w:textAlignment w:val="baseline"/>
              <w:rPr>
                <w:color w:val="404040"/>
                <w:szCs w:val="21"/>
              </w:rPr>
            </w:pPr>
            <w:r>
              <w:rPr>
                <w:rFonts w:hint="eastAsia"/>
                <w:color w:val="404040"/>
                <w:szCs w:val="21"/>
              </w:rPr>
              <w:t>调试串口</w:t>
            </w:r>
            <w:r>
              <w:rPr>
                <w:rFonts w:hint="eastAsia"/>
                <w:color w:val="404040"/>
                <w:szCs w:val="21"/>
              </w:rPr>
              <w:t>UART2</w:t>
            </w:r>
          </w:p>
        </w:tc>
      </w:tr>
      <w:tr w:rsidR="00342A78" w14:paraId="125A1D20" w14:textId="77777777">
        <w:trPr>
          <w:trHeight w:hRule="exact" w:val="510"/>
          <w:jc w:val="center"/>
        </w:trPr>
        <w:tc>
          <w:tcPr>
            <w:tcW w:w="1250" w:type="pct"/>
            <w:tcBorders>
              <w:bottom w:val="nil"/>
            </w:tcBorders>
          </w:tcPr>
          <w:p w14:paraId="5C2BAC92" w14:textId="77777777" w:rsidR="00342A78" w:rsidRDefault="00000000">
            <w:pPr>
              <w:adjustRightInd w:val="0"/>
              <w:spacing w:line="312" w:lineRule="auto"/>
              <w:jc w:val="center"/>
              <w:textAlignment w:val="baseline"/>
              <w:rPr>
                <w:color w:val="404040"/>
                <w:szCs w:val="21"/>
              </w:rPr>
            </w:pPr>
            <w:r>
              <w:rPr>
                <w:color w:val="404040"/>
                <w:szCs w:val="21"/>
              </w:rPr>
              <w:t>引脚排针</w:t>
            </w:r>
          </w:p>
        </w:tc>
        <w:tc>
          <w:tcPr>
            <w:tcW w:w="3750" w:type="pct"/>
            <w:tcBorders>
              <w:bottom w:val="nil"/>
            </w:tcBorders>
          </w:tcPr>
          <w:p w14:paraId="12884F62" w14:textId="77777777" w:rsidR="00342A78" w:rsidRDefault="00000000">
            <w:pPr>
              <w:adjustRightInd w:val="0"/>
              <w:spacing w:line="312" w:lineRule="auto"/>
              <w:jc w:val="center"/>
              <w:textAlignment w:val="baseline"/>
              <w:rPr>
                <w:color w:val="404040"/>
                <w:szCs w:val="21"/>
              </w:rPr>
            </w:pPr>
            <w:r>
              <w:rPr>
                <w:color w:val="404040"/>
                <w:szCs w:val="21"/>
              </w:rPr>
              <w:t>GPIO (GPIO3_C6_u)</w:t>
            </w:r>
            <w:r>
              <w:rPr>
                <w:color w:val="404040"/>
                <w:szCs w:val="21"/>
              </w:rPr>
              <w:t>、</w:t>
            </w:r>
            <w:r>
              <w:rPr>
                <w:color w:val="404040"/>
                <w:szCs w:val="21"/>
              </w:rPr>
              <w:t>UART</w:t>
            </w:r>
            <w:r>
              <w:rPr>
                <w:color w:val="404040"/>
                <w:szCs w:val="21"/>
              </w:rPr>
              <w:t>、</w:t>
            </w:r>
            <w:r>
              <w:rPr>
                <w:color w:val="404040"/>
                <w:szCs w:val="21"/>
              </w:rPr>
              <w:t>SPI</w:t>
            </w:r>
            <w:r>
              <w:rPr>
                <w:color w:val="404040"/>
                <w:szCs w:val="21"/>
              </w:rPr>
              <w:t>、</w:t>
            </w:r>
            <w:r>
              <w:rPr>
                <w:color w:val="404040"/>
                <w:szCs w:val="21"/>
              </w:rPr>
              <w:t>ADC</w:t>
            </w:r>
            <w:r>
              <w:rPr>
                <w:color w:val="404040"/>
                <w:szCs w:val="21"/>
              </w:rPr>
              <w:t>、</w:t>
            </w:r>
            <w:r>
              <w:rPr>
                <w:color w:val="404040"/>
                <w:szCs w:val="21"/>
              </w:rPr>
              <w:t>VCC(5V/3.3V/1.8V)</w:t>
            </w:r>
          </w:p>
        </w:tc>
      </w:tr>
      <w:tr w:rsidR="00342A78" w14:paraId="6BB0BD0C" w14:textId="77777777">
        <w:trPr>
          <w:trHeight w:hRule="exact" w:val="510"/>
          <w:jc w:val="center"/>
        </w:trPr>
        <w:tc>
          <w:tcPr>
            <w:tcW w:w="1250" w:type="pct"/>
            <w:tcBorders>
              <w:top w:val="nil"/>
              <w:bottom w:val="single" w:sz="12" w:space="0" w:color="auto"/>
            </w:tcBorders>
          </w:tcPr>
          <w:p w14:paraId="261C02C8" w14:textId="77777777" w:rsidR="00342A78" w:rsidRDefault="00000000">
            <w:pPr>
              <w:adjustRightInd w:val="0"/>
              <w:spacing w:line="312" w:lineRule="auto"/>
              <w:jc w:val="center"/>
              <w:textAlignment w:val="baseline"/>
              <w:rPr>
                <w:color w:val="404040"/>
                <w:szCs w:val="21"/>
              </w:rPr>
            </w:pPr>
            <w:r>
              <w:rPr>
                <w:color w:val="404040"/>
                <w:szCs w:val="21"/>
              </w:rPr>
              <w:t>I/O</w:t>
            </w:r>
            <w:r>
              <w:rPr>
                <w:color w:val="404040"/>
                <w:szCs w:val="21"/>
              </w:rPr>
              <w:t>插槽</w:t>
            </w:r>
          </w:p>
        </w:tc>
        <w:tc>
          <w:tcPr>
            <w:tcW w:w="3750" w:type="pct"/>
            <w:tcBorders>
              <w:top w:val="nil"/>
              <w:bottom w:val="single" w:sz="12" w:space="0" w:color="auto"/>
            </w:tcBorders>
          </w:tcPr>
          <w:p w14:paraId="1BA3884D" w14:textId="77777777" w:rsidR="00342A78" w:rsidRDefault="00000000">
            <w:pPr>
              <w:adjustRightInd w:val="0"/>
              <w:spacing w:line="312" w:lineRule="auto"/>
              <w:jc w:val="center"/>
              <w:textAlignment w:val="baseline"/>
              <w:rPr>
                <w:color w:val="404040"/>
                <w:szCs w:val="21"/>
              </w:rPr>
            </w:pPr>
            <w:r>
              <w:rPr>
                <w:color w:val="404040"/>
                <w:szCs w:val="21"/>
              </w:rPr>
              <w:t>PCIe 2.0</w:t>
            </w:r>
            <w:r>
              <w:rPr>
                <w:color w:val="404040"/>
                <w:szCs w:val="21"/>
              </w:rPr>
              <w:t>、</w:t>
            </w:r>
            <w:r>
              <w:rPr>
                <w:color w:val="404040"/>
                <w:szCs w:val="21"/>
              </w:rPr>
              <w:t xml:space="preserve"> SATA3.0</w:t>
            </w:r>
            <w:r>
              <w:rPr>
                <w:color w:val="404040"/>
                <w:szCs w:val="21"/>
              </w:rPr>
              <w:t>、</w:t>
            </w:r>
            <w:r>
              <w:rPr>
                <w:color w:val="404040"/>
                <w:szCs w:val="21"/>
              </w:rPr>
              <w:t>1 × USB3.0</w:t>
            </w:r>
            <w:r>
              <w:rPr>
                <w:color w:val="404040"/>
                <w:szCs w:val="21"/>
              </w:rPr>
              <w:t>、</w:t>
            </w:r>
            <w:r>
              <w:rPr>
                <w:color w:val="404040"/>
                <w:szCs w:val="21"/>
              </w:rPr>
              <w:t>3 × USB2.0</w:t>
            </w:r>
            <w:r>
              <w:rPr>
                <w:color w:val="404040"/>
                <w:szCs w:val="21"/>
              </w:rPr>
              <w:t>、</w:t>
            </w:r>
            <w:r>
              <w:rPr>
                <w:color w:val="404040"/>
                <w:szCs w:val="21"/>
              </w:rPr>
              <w:t>1 × M.2</w:t>
            </w:r>
            <w:r>
              <w:rPr>
                <w:color w:val="404040"/>
                <w:szCs w:val="21"/>
              </w:rPr>
              <w:t>、</w:t>
            </w:r>
            <w:r>
              <w:rPr>
                <w:color w:val="404040"/>
                <w:szCs w:val="21"/>
              </w:rPr>
              <w:t>1 × TF Card</w:t>
            </w:r>
          </w:p>
        </w:tc>
      </w:tr>
    </w:tbl>
    <w:p w14:paraId="765175B5" w14:textId="77777777" w:rsidR="00342A78" w:rsidRDefault="00000000">
      <w:pPr>
        <w:adjustRightInd w:val="0"/>
        <w:snapToGrid w:val="0"/>
        <w:spacing w:before="60" w:after="60" w:line="300" w:lineRule="auto"/>
        <w:ind w:firstLineChars="200" w:firstLine="480"/>
        <w:jc w:val="left"/>
        <w:rPr>
          <w:color w:val="333333"/>
          <w:sz w:val="24"/>
          <w:lang w:eastAsia="zh-TW"/>
        </w:rPr>
      </w:pPr>
      <w:r>
        <w:rPr>
          <w:color w:val="333333"/>
          <w:sz w:val="24"/>
          <w:lang w:eastAsia="zh-TW"/>
        </w:rPr>
        <w:t>软件平台信息如下表：</w:t>
      </w:r>
    </w:p>
    <w:tbl>
      <w:tblPr>
        <w:tblStyle w:val="16"/>
        <w:tblW w:w="5047"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29"/>
        <w:gridCol w:w="7999"/>
      </w:tblGrid>
      <w:tr w:rsidR="00342A78" w14:paraId="4294DEAA" w14:textId="77777777">
        <w:trPr>
          <w:trHeight w:hRule="exact" w:val="701"/>
          <w:jc w:val="center"/>
        </w:trPr>
        <w:tc>
          <w:tcPr>
            <w:tcW w:w="9946" w:type="dxa"/>
            <w:gridSpan w:val="2"/>
            <w:tcBorders>
              <w:top w:val="single" w:sz="12" w:space="0" w:color="auto"/>
              <w:bottom w:val="single" w:sz="4" w:space="0" w:color="auto"/>
            </w:tcBorders>
          </w:tcPr>
          <w:p w14:paraId="2E1DA6CD" w14:textId="77777777" w:rsidR="00342A78" w:rsidRDefault="00000000">
            <w:pPr>
              <w:widowControl/>
              <w:numPr>
                <w:ilvl w:val="255"/>
                <w:numId w:val="0"/>
              </w:numPr>
              <w:adjustRightInd w:val="0"/>
              <w:spacing w:line="312" w:lineRule="auto"/>
              <w:jc w:val="center"/>
              <w:textAlignment w:val="baseline"/>
              <w:rPr>
                <w:color w:val="404040"/>
                <w:szCs w:val="21"/>
              </w:rPr>
            </w:pPr>
            <w:r>
              <w:rPr>
                <w:color w:val="000000"/>
                <w:szCs w:val="21"/>
              </w:rPr>
              <w:t>软件信息</w:t>
            </w:r>
          </w:p>
        </w:tc>
      </w:tr>
      <w:tr w:rsidR="00342A78" w14:paraId="4BB538B4" w14:textId="77777777">
        <w:trPr>
          <w:trHeight w:hRule="exact" w:val="962"/>
          <w:jc w:val="center"/>
        </w:trPr>
        <w:tc>
          <w:tcPr>
            <w:tcW w:w="1764" w:type="dxa"/>
            <w:tcBorders>
              <w:top w:val="single" w:sz="4" w:space="0" w:color="auto"/>
              <w:bottom w:val="single" w:sz="12" w:space="0" w:color="auto"/>
            </w:tcBorders>
          </w:tcPr>
          <w:p w14:paraId="642EF194" w14:textId="77777777" w:rsidR="00342A78" w:rsidRDefault="00000000">
            <w:pPr>
              <w:widowControl/>
              <w:numPr>
                <w:ilvl w:val="255"/>
                <w:numId w:val="0"/>
              </w:numPr>
              <w:adjustRightInd w:val="0"/>
              <w:spacing w:line="312" w:lineRule="auto"/>
              <w:jc w:val="center"/>
              <w:textAlignment w:val="baseline"/>
              <w:rPr>
                <w:color w:val="404040"/>
                <w:szCs w:val="21"/>
              </w:rPr>
            </w:pPr>
            <w:r>
              <w:rPr>
                <w:color w:val="000000"/>
                <w:szCs w:val="21"/>
              </w:rPr>
              <w:t>OS</w:t>
            </w:r>
          </w:p>
        </w:tc>
        <w:tc>
          <w:tcPr>
            <w:tcW w:w="8182" w:type="dxa"/>
            <w:tcBorders>
              <w:top w:val="single" w:sz="4" w:space="0" w:color="auto"/>
              <w:bottom w:val="single" w:sz="12" w:space="0" w:color="auto"/>
            </w:tcBorders>
          </w:tcPr>
          <w:p w14:paraId="77F6A217" w14:textId="77777777" w:rsidR="00342A78" w:rsidRDefault="00000000">
            <w:pPr>
              <w:widowControl/>
              <w:numPr>
                <w:ilvl w:val="255"/>
                <w:numId w:val="0"/>
              </w:numPr>
              <w:adjustRightInd w:val="0"/>
              <w:spacing w:line="312" w:lineRule="auto"/>
              <w:jc w:val="center"/>
              <w:textAlignment w:val="baseline"/>
              <w:rPr>
                <w:color w:val="404040"/>
                <w:szCs w:val="21"/>
              </w:rPr>
            </w:pPr>
            <w:r>
              <w:rPr>
                <w:color w:val="000000"/>
                <w:szCs w:val="21"/>
              </w:rPr>
              <w:t>Rust-Shyper</w:t>
            </w:r>
            <w:r>
              <w:rPr>
                <w:color w:val="000000"/>
                <w:szCs w:val="21"/>
              </w:rPr>
              <w:t>；</w:t>
            </w:r>
            <w:r>
              <w:rPr>
                <w:color w:val="000000"/>
                <w:szCs w:val="21"/>
              </w:rPr>
              <w:t>VM</w:t>
            </w:r>
            <w:r>
              <w:rPr>
                <w:rFonts w:hint="eastAsia"/>
                <w:color w:val="000000"/>
                <w:szCs w:val="21"/>
              </w:rPr>
              <w:t>0</w:t>
            </w:r>
            <w:r>
              <w:rPr>
                <w:color w:val="000000"/>
                <w:szCs w:val="21"/>
              </w:rPr>
              <w:t>运行</w:t>
            </w:r>
            <w:r>
              <w:rPr>
                <w:color w:val="000000"/>
                <w:szCs w:val="21"/>
              </w:rPr>
              <w:t>openEuler Embedded 24.03-LTS</w:t>
            </w:r>
            <w:r>
              <w:rPr>
                <w:color w:val="000000"/>
                <w:szCs w:val="21"/>
              </w:rPr>
              <w:t>（</w:t>
            </w:r>
            <w:r>
              <w:rPr>
                <w:color w:val="000000"/>
                <w:szCs w:val="21"/>
              </w:rPr>
              <w:t>Linux 5.10.160</w:t>
            </w:r>
            <w:r>
              <w:rPr>
                <w:color w:val="000000"/>
                <w:szCs w:val="21"/>
              </w:rPr>
              <w:t>）；</w:t>
            </w:r>
            <w:r>
              <w:rPr>
                <w:color w:val="000000"/>
                <w:szCs w:val="21"/>
              </w:rPr>
              <w:t>RKNPU</w:t>
            </w:r>
            <w:r>
              <w:rPr>
                <w:color w:val="000000"/>
                <w:szCs w:val="21"/>
              </w:rPr>
              <w:t>驱动</w:t>
            </w:r>
            <w:r>
              <w:rPr>
                <w:color w:val="000000"/>
                <w:szCs w:val="21"/>
              </w:rPr>
              <w:t>0.9.2</w:t>
            </w:r>
            <w:r>
              <w:rPr>
                <w:color w:val="000000"/>
                <w:szCs w:val="21"/>
              </w:rPr>
              <w:t>；</w:t>
            </w:r>
            <w:r>
              <w:rPr>
                <w:color w:val="000000"/>
                <w:szCs w:val="21"/>
              </w:rPr>
              <w:t>RKNN Runtime 2.3.2</w:t>
            </w:r>
            <w:r>
              <w:rPr>
                <w:color w:val="000000"/>
                <w:szCs w:val="21"/>
              </w:rPr>
              <w:t>；</w:t>
            </w:r>
            <w:r>
              <w:rPr>
                <w:color w:val="000000"/>
                <w:szCs w:val="21"/>
              </w:rPr>
              <w:t>AiRE</w:t>
            </w:r>
            <w:r>
              <w:rPr>
                <w:color w:val="000000"/>
                <w:szCs w:val="21"/>
              </w:rPr>
              <w:t>运行环境</w:t>
            </w:r>
          </w:p>
        </w:tc>
      </w:tr>
    </w:tbl>
    <w:p w14:paraId="4C9F1F11" w14:textId="77777777" w:rsidR="00342A78" w:rsidRDefault="00000000">
      <w:pPr>
        <w:pStyle w:val="41"/>
        <w:numPr>
          <w:ilvl w:val="0"/>
          <w:numId w:val="39"/>
        </w:numPr>
        <w:spacing w:before="156" w:after="156"/>
      </w:pPr>
      <w:bookmarkStart w:id="75" w:name="_Toc200614645"/>
      <w:r>
        <w:t>测试原理</w:t>
      </w:r>
      <w:bookmarkEnd w:id="75"/>
    </w:p>
    <w:p w14:paraId="5A934591" w14:textId="77777777" w:rsidR="00342A78" w:rsidRDefault="00000000">
      <w:pPr>
        <w:adjustRightInd w:val="0"/>
        <w:snapToGrid w:val="0"/>
        <w:spacing w:before="60" w:after="60" w:line="300" w:lineRule="auto"/>
        <w:ind w:firstLineChars="200" w:firstLine="482"/>
        <w:jc w:val="left"/>
        <w:rPr>
          <w:b/>
          <w:bCs/>
          <w:color w:val="333333"/>
          <w:sz w:val="24"/>
        </w:rPr>
      </w:pPr>
      <w:r>
        <w:rPr>
          <w:b/>
          <w:bCs/>
          <w:color w:val="333333"/>
          <w:sz w:val="24"/>
        </w:rPr>
        <w:t>统一虚拟化与</w:t>
      </w:r>
      <w:r>
        <w:rPr>
          <w:b/>
          <w:bCs/>
          <w:color w:val="333333"/>
          <w:sz w:val="24"/>
        </w:rPr>
        <w:t>NPU</w:t>
      </w:r>
      <w:r>
        <w:rPr>
          <w:b/>
          <w:bCs/>
          <w:color w:val="333333"/>
          <w:sz w:val="24"/>
        </w:rPr>
        <w:t>前置检查</w:t>
      </w:r>
    </w:p>
    <w:p w14:paraId="5C7327CD"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正式测试前按测试用例</w:t>
      </w:r>
      <w:r>
        <w:rPr>
          <w:color w:val="333333"/>
          <w:sz w:val="24"/>
        </w:rPr>
        <w:t>1.</w:t>
      </w:r>
      <w:r>
        <w:rPr>
          <w:rFonts w:hint="eastAsia"/>
          <w:color w:val="333333"/>
          <w:sz w:val="24"/>
        </w:rPr>
        <w:t>1</w:t>
      </w:r>
      <w:r>
        <w:rPr>
          <w:color w:val="333333"/>
          <w:sz w:val="24"/>
        </w:rPr>
        <w:t>启动</w:t>
      </w:r>
      <w:r>
        <w:rPr>
          <w:color w:val="333333"/>
          <w:sz w:val="24"/>
        </w:rPr>
        <w:t>Rust-Shyper</w:t>
      </w:r>
      <w:r>
        <w:rPr>
          <w:rFonts w:hint="eastAsia"/>
          <w:color w:val="333333"/>
          <w:sz w:val="24"/>
        </w:rPr>
        <w:t>和</w:t>
      </w:r>
      <w:r>
        <w:rPr>
          <w:color w:val="333333"/>
          <w:sz w:val="24"/>
        </w:rPr>
        <w:t>VM0</w:t>
      </w:r>
      <w:r>
        <w:rPr>
          <w:color w:val="333333"/>
          <w:sz w:val="24"/>
        </w:rPr>
        <w:t>。确认</w:t>
      </w:r>
      <w:r>
        <w:rPr>
          <w:color w:val="333333"/>
          <w:sz w:val="24"/>
        </w:rPr>
        <w:t>VM0</w:t>
      </w:r>
      <w:r>
        <w:rPr>
          <w:color w:val="333333"/>
          <w:sz w:val="24"/>
        </w:rPr>
        <w:t>为</w:t>
      </w:r>
      <w:r>
        <w:rPr>
          <w:color w:val="333333"/>
          <w:sz w:val="24"/>
        </w:rPr>
        <w:t>Active</w:t>
      </w:r>
      <w:r>
        <w:rPr>
          <w:color w:val="333333"/>
          <w:sz w:val="24"/>
        </w:rPr>
        <w:t>，</w:t>
      </w:r>
      <w:r>
        <w:rPr>
          <w:color w:val="333333"/>
          <w:sz w:val="24"/>
        </w:rPr>
        <w:t>VM</w:t>
      </w:r>
      <w:r>
        <w:rPr>
          <w:rFonts w:hint="eastAsia"/>
          <w:color w:val="333333"/>
          <w:sz w:val="24"/>
        </w:rPr>
        <w:t>0</w:t>
      </w:r>
      <w:r>
        <w:rPr>
          <w:color w:val="333333"/>
          <w:sz w:val="24"/>
        </w:rPr>
        <w:t>运行</w:t>
      </w:r>
      <w:r>
        <w:rPr>
          <w:color w:val="333333"/>
          <w:sz w:val="24"/>
        </w:rPr>
        <w:t>openEuler Embedded 24.03-LTS</w:t>
      </w:r>
      <w:r>
        <w:rPr>
          <w:color w:val="333333"/>
          <w:sz w:val="24"/>
        </w:rPr>
        <w:t>，并在</w:t>
      </w:r>
      <w:r>
        <w:rPr>
          <w:color w:val="333333"/>
          <w:sz w:val="24"/>
        </w:rPr>
        <w:t>VM</w:t>
      </w:r>
      <w:r>
        <w:rPr>
          <w:rFonts w:hint="eastAsia"/>
          <w:color w:val="333333"/>
          <w:sz w:val="24"/>
        </w:rPr>
        <w:t>0</w:t>
      </w:r>
      <w:r>
        <w:rPr>
          <w:color w:val="333333"/>
          <w:sz w:val="24"/>
        </w:rPr>
        <w:t>执行</w:t>
      </w:r>
      <w:r>
        <w:rPr>
          <w:color w:val="333333"/>
          <w:sz w:val="24"/>
        </w:rPr>
        <w:t>/opt/rknpu/verify-vm</w:t>
      </w:r>
      <w:r>
        <w:rPr>
          <w:rFonts w:hint="eastAsia"/>
          <w:color w:val="333333"/>
          <w:sz w:val="24"/>
        </w:rPr>
        <w:t>0</w:t>
      </w:r>
      <w:r>
        <w:rPr>
          <w:color w:val="333333"/>
          <w:sz w:val="24"/>
        </w:rPr>
        <w:t>-npu.sh</w:t>
      </w:r>
      <w:r>
        <w:rPr>
          <w:color w:val="333333"/>
          <w:sz w:val="24"/>
        </w:rPr>
        <w:t>取得</w:t>
      </w:r>
      <w:r>
        <w:rPr>
          <w:color w:val="333333"/>
          <w:sz w:val="24"/>
        </w:rPr>
        <w:t>RKNPU_SMOKE_OK</w:t>
      </w:r>
      <w:r>
        <w:rPr>
          <w:color w:val="333333"/>
          <w:sz w:val="24"/>
        </w:rPr>
        <w:t>。该记录作为</w:t>
      </w:r>
      <w:r>
        <w:rPr>
          <w:color w:val="333333"/>
          <w:sz w:val="24"/>
        </w:rPr>
        <w:t>3.</w:t>
      </w:r>
      <w:r>
        <w:rPr>
          <w:rFonts w:hint="eastAsia"/>
          <w:color w:val="333333"/>
          <w:sz w:val="24"/>
        </w:rPr>
        <w:t>1</w:t>
      </w:r>
      <w:r>
        <w:rPr>
          <w:color w:val="333333"/>
          <w:sz w:val="24"/>
        </w:rPr>
        <w:t>～</w:t>
      </w:r>
      <w:r>
        <w:rPr>
          <w:color w:val="333333"/>
          <w:sz w:val="24"/>
        </w:rPr>
        <w:t>3.</w:t>
      </w:r>
      <w:r>
        <w:rPr>
          <w:rFonts w:hint="eastAsia"/>
          <w:color w:val="333333"/>
          <w:sz w:val="24"/>
        </w:rPr>
        <w:t>2</w:t>
      </w:r>
      <w:r>
        <w:rPr>
          <w:color w:val="333333"/>
          <w:sz w:val="24"/>
        </w:rPr>
        <w:t>共同的虚拟化、操作系统和</w:t>
      </w:r>
      <w:r>
        <w:rPr>
          <w:color w:val="333333"/>
          <w:sz w:val="24"/>
        </w:rPr>
        <w:t>NPU</w:t>
      </w:r>
      <w:r>
        <w:rPr>
          <w:color w:val="333333"/>
          <w:sz w:val="24"/>
        </w:rPr>
        <w:t>基础运行时前置证据。</w:t>
      </w:r>
    </w:p>
    <w:p w14:paraId="0F77BE39"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本项目基于</w:t>
      </w:r>
      <w:r>
        <w:rPr>
          <w:color w:val="333333"/>
          <w:sz w:val="24"/>
        </w:rPr>
        <w:t>openEuler</w:t>
      </w:r>
      <w:r>
        <w:rPr>
          <w:rFonts w:hint="eastAsia"/>
          <w:color w:val="333333"/>
          <w:sz w:val="24"/>
        </w:rPr>
        <w:t>和</w:t>
      </w:r>
      <w:r>
        <w:rPr>
          <w:color w:val="333333"/>
          <w:sz w:val="24"/>
        </w:rPr>
        <w:t>Rust-Shyper</w:t>
      </w:r>
      <w:r>
        <w:rPr>
          <w:color w:val="333333"/>
          <w:sz w:val="24"/>
        </w:rPr>
        <w:t>，在</w:t>
      </w:r>
      <w:r>
        <w:rPr>
          <w:color w:val="333333"/>
          <w:sz w:val="24"/>
        </w:rPr>
        <w:t>ROC-RK3588S-PC</w:t>
      </w:r>
      <w:r>
        <w:rPr>
          <w:color w:val="333333"/>
          <w:sz w:val="24"/>
        </w:rPr>
        <w:t>开发板上测试</w:t>
      </w:r>
      <w:r>
        <w:rPr>
          <w:color w:val="333333"/>
          <w:sz w:val="24"/>
        </w:rPr>
        <w:t>PaddlePaddle</w:t>
      </w:r>
      <w:r>
        <w:rPr>
          <w:color w:val="333333"/>
          <w:sz w:val="24"/>
        </w:rPr>
        <w:t>和</w:t>
      </w:r>
      <w:r>
        <w:rPr>
          <w:rFonts w:hint="eastAsia"/>
          <w:color w:val="333333"/>
          <w:sz w:val="24"/>
        </w:rPr>
        <w:t>MindSpore</w:t>
      </w:r>
      <w:r>
        <w:rPr>
          <w:color w:val="333333"/>
          <w:sz w:val="24"/>
        </w:rPr>
        <w:t>基准模型、</w:t>
      </w:r>
      <w:r>
        <w:rPr>
          <w:rFonts w:hint="eastAsia"/>
          <w:color w:val="333333"/>
          <w:sz w:val="24"/>
        </w:rPr>
        <w:t>经过</w:t>
      </w:r>
      <w:r>
        <w:rPr>
          <w:rFonts w:hint="eastAsia"/>
          <w:color w:val="333333"/>
          <w:sz w:val="24"/>
        </w:rPr>
        <w:t>FRAME</w:t>
      </w:r>
      <w:r>
        <w:rPr>
          <w:rFonts w:hint="eastAsia"/>
          <w:color w:val="333333"/>
          <w:sz w:val="24"/>
        </w:rPr>
        <w:t>客户端优化编译后的</w:t>
      </w:r>
      <w:r>
        <w:rPr>
          <w:color w:val="333333"/>
          <w:sz w:val="24"/>
        </w:rPr>
        <w:t>模型的部署速度。任务书中的</w:t>
      </w:r>
      <w:r>
        <w:rPr>
          <w:color w:val="333333"/>
          <w:sz w:val="24"/>
        </w:rPr>
        <w:t>“</w:t>
      </w:r>
      <w:r>
        <w:rPr>
          <w:color w:val="333333"/>
          <w:sz w:val="24"/>
        </w:rPr>
        <w:t>部署速度</w:t>
      </w:r>
      <w:r>
        <w:rPr>
          <w:color w:val="333333"/>
          <w:sz w:val="24"/>
        </w:rPr>
        <w:t>”</w:t>
      </w:r>
      <w:r>
        <w:rPr>
          <w:color w:val="333333"/>
          <w:sz w:val="24"/>
        </w:rPr>
        <w:t>操作化定义为模型完成转换、上传和加载后，在板端执行推理的速度（吞吐率）；不把模型转换、传输、环境安装或模型加载耗时计入该指标。</w:t>
      </w:r>
    </w:p>
    <w:p w14:paraId="7FC94B86"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基准模型的平均单次推理时延记为</w:t>
      </w:r>
      <w:r>
        <w:rPr>
          <w:color w:val="333333"/>
          <w:sz w:val="24"/>
        </w:rPr>
        <w:t>Tb</w:t>
      </w:r>
      <w:r>
        <w:rPr>
          <w:color w:val="333333"/>
          <w:sz w:val="24"/>
        </w:rPr>
        <w:t>（</w:t>
      </w:r>
      <w:r>
        <w:rPr>
          <w:color w:val="333333"/>
          <w:sz w:val="24"/>
        </w:rPr>
        <w:t>ms</w:t>
      </w:r>
      <w:r>
        <w:rPr>
          <w:color w:val="333333"/>
          <w:sz w:val="24"/>
        </w:rPr>
        <w:t>），对应推理速度</w:t>
      </w:r>
      <w:r>
        <w:rPr>
          <w:color w:val="333333"/>
          <w:sz w:val="24"/>
        </w:rPr>
        <w:t>Vb=1000/Tb</w:t>
      </w:r>
      <w:r>
        <w:rPr>
          <w:color w:val="333333"/>
          <w:sz w:val="24"/>
        </w:rPr>
        <w:t>（次</w:t>
      </w:r>
      <w:r>
        <w:rPr>
          <w:color w:val="333333"/>
          <w:sz w:val="24"/>
        </w:rPr>
        <w:t>/s</w:t>
      </w:r>
      <w:r>
        <w:rPr>
          <w:color w:val="333333"/>
          <w:sz w:val="24"/>
        </w:rPr>
        <w:t>）；优化模型的平均单次推理时延记为</w:t>
      </w:r>
      <w:r>
        <w:rPr>
          <w:color w:val="333333"/>
          <w:sz w:val="24"/>
        </w:rPr>
        <w:t>To</w:t>
      </w:r>
      <w:r>
        <w:rPr>
          <w:color w:val="333333"/>
          <w:sz w:val="24"/>
        </w:rPr>
        <w:t>（</w:t>
      </w:r>
      <w:r>
        <w:rPr>
          <w:color w:val="333333"/>
          <w:sz w:val="24"/>
        </w:rPr>
        <w:t>ms</w:t>
      </w:r>
      <w:r>
        <w:rPr>
          <w:color w:val="333333"/>
          <w:sz w:val="24"/>
        </w:rPr>
        <w:t>），对应推理速度</w:t>
      </w:r>
      <w:r>
        <w:rPr>
          <w:color w:val="333333"/>
          <w:sz w:val="24"/>
        </w:rPr>
        <w:t>Vo=1000/To</w:t>
      </w:r>
      <w:r>
        <w:rPr>
          <w:color w:val="333333"/>
          <w:sz w:val="24"/>
        </w:rPr>
        <w:t>（次</w:t>
      </w:r>
      <w:r>
        <w:rPr>
          <w:color w:val="333333"/>
          <w:sz w:val="24"/>
        </w:rPr>
        <w:t>/s</w:t>
      </w:r>
      <w:r>
        <w:rPr>
          <w:color w:val="333333"/>
          <w:sz w:val="24"/>
        </w:rPr>
        <w:t>）。</w:t>
      </w:r>
      <w:r>
        <w:rPr>
          <w:color w:val="333333"/>
          <w:sz w:val="24"/>
        </w:rPr>
        <w:t>V</w:t>
      </w:r>
      <w:r>
        <w:rPr>
          <w:color w:val="333333"/>
          <w:sz w:val="24"/>
        </w:rPr>
        <w:t>的换算以</w:t>
      </w:r>
      <w:r>
        <w:rPr>
          <w:color w:val="333333"/>
          <w:sz w:val="24"/>
        </w:rPr>
        <w:t>batch_size=1</w:t>
      </w:r>
      <w:r>
        <w:rPr>
          <w:color w:val="333333"/>
          <w:sz w:val="24"/>
        </w:rPr>
        <w:t>为前提。基准模型不采用本项目编译优化，优化模型采用剪枝、量化、算子优化或计算图优化。</w:t>
      </w:r>
    </w:p>
    <w:p w14:paraId="68634412"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测试过程中，板卡、操作系统、</w:t>
      </w:r>
      <w:r>
        <w:rPr>
          <w:color w:val="333333"/>
          <w:sz w:val="24"/>
        </w:rPr>
        <w:t>batch_size</w:t>
      </w:r>
      <w:r>
        <w:rPr>
          <w:color w:val="333333"/>
          <w:sz w:val="24"/>
        </w:rPr>
        <w:t>、输入数据、</w:t>
      </w:r>
      <w:r>
        <w:rPr>
          <w:color w:val="333333"/>
          <w:sz w:val="24"/>
        </w:rPr>
        <w:t>NPU</w:t>
      </w:r>
      <w:r>
        <w:rPr>
          <w:color w:val="333333"/>
          <w:sz w:val="24"/>
        </w:rPr>
        <w:t>调频策略、核心掩码、模型初始化方式、预热次数和正式计时次数保持一致。普通视觉模型的计时区间为一次完整同步</w:t>
      </w:r>
      <w:r>
        <w:rPr>
          <w:color w:val="333333"/>
          <w:sz w:val="24"/>
        </w:rPr>
        <w:t>runtime.inference()</w:t>
      </w:r>
      <w:r>
        <w:rPr>
          <w:color w:val="333333"/>
          <w:sz w:val="24"/>
        </w:rPr>
        <w:t>调用；</w:t>
      </w:r>
      <w:r>
        <w:rPr>
          <w:color w:val="333333"/>
          <w:sz w:val="24"/>
        </w:rPr>
        <w:t>SD 1.5 LCM</w:t>
      </w:r>
      <w:r>
        <w:rPr>
          <w:color w:val="333333"/>
          <w:sz w:val="24"/>
        </w:rPr>
        <w:t>按同一提示词重复</w:t>
      </w:r>
      <w:r>
        <w:rPr>
          <w:color w:val="333333"/>
          <w:sz w:val="24"/>
        </w:rPr>
        <w:t>5</w:t>
      </w:r>
      <w:r>
        <w:rPr>
          <w:color w:val="333333"/>
          <w:sz w:val="24"/>
        </w:rPr>
        <w:t>次完整生成管线，另以</w:t>
      </w:r>
      <w:r>
        <w:rPr>
          <w:color w:val="333333"/>
          <w:sz w:val="24"/>
        </w:rPr>
        <w:t>1</w:t>
      </w:r>
      <w:r>
        <w:rPr>
          <w:color w:val="333333"/>
          <w:sz w:val="24"/>
        </w:rPr>
        <w:t>次预热和</w:t>
      </w:r>
      <w:r>
        <w:rPr>
          <w:color w:val="333333"/>
          <w:sz w:val="24"/>
        </w:rPr>
        <w:t>3</w:t>
      </w:r>
      <w:r>
        <w:rPr>
          <w:color w:val="333333"/>
          <w:sz w:val="24"/>
        </w:rPr>
        <w:t>次正式调用记录</w:t>
      </w:r>
      <w:r>
        <w:rPr>
          <w:color w:val="333333"/>
          <w:sz w:val="24"/>
        </w:rPr>
        <w:t>U-Net</w:t>
      </w:r>
      <w:r>
        <w:rPr>
          <w:color w:val="333333"/>
          <w:sz w:val="24"/>
        </w:rPr>
        <w:t>固定输入时延。基准模型和优化模型分别使用独立会话。</w:t>
      </w:r>
    </w:p>
    <w:p w14:paraId="43375210"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计算公式：加速比</w:t>
      </w:r>
      <w:r>
        <w:rPr>
          <w:color w:val="333333"/>
          <w:sz w:val="24"/>
        </w:rPr>
        <w:t>S=Vo/Vb=Tb/To</w:t>
      </w:r>
      <w:r>
        <w:rPr>
          <w:color w:val="333333"/>
          <w:sz w:val="24"/>
        </w:rPr>
        <w:t>；部署速度提升率</w:t>
      </w:r>
      <w:r>
        <w:rPr>
          <w:color w:val="333333"/>
          <w:sz w:val="24"/>
        </w:rPr>
        <w:t>P=(Vo−Vb)/Vb×100%=(Tb/To−1)×100%</w:t>
      </w:r>
      <w:r>
        <w:rPr>
          <w:color w:val="333333"/>
          <w:sz w:val="24"/>
        </w:rPr>
        <w:t>；时延降低率</w:t>
      </w:r>
      <w:r>
        <w:rPr>
          <w:color w:val="333333"/>
          <w:sz w:val="24"/>
        </w:rPr>
        <w:t>L=(Tb−To)/Tb×100%</w:t>
      </w:r>
      <w:r>
        <w:rPr>
          <w:color w:val="333333"/>
          <w:sz w:val="24"/>
        </w:rPr>
        <w:t>。</w:t>
      </w:r>
      <w:r>
        <w:rPr>
          <w:color w:val="333333"/>
          <w:sz w:val="24"/>
        </w:rPr>
        <w:t>P≥30%</w:t>
      </w:r>
      <w:r>
        <w:rPr>
          <w:color w:val="333333"/>
          <w:sz w:val="24"/>
        </w:rPr>
        <w:t>等价于</w:t>
      </w:r>
      <w:r>
        <w:rPr>
          <w:color w:val="333333"/>
          <w:sz w:val="24"/>
        </w:rPr>
        <w:t>S≥1.30</w:t>
      </w:r>
      <w:r>
        <w:rPr>
          <w:color w:val="333333"/>
          <w:sz w:val="24"/>
        </w:rPr>
        <w:t>；在</w:t>
      </w:r>
      <w:r>
        <w:rPr>
          <w:color w:val="333333"/>
          <w:sz w:val="24"/>
        </w:rPr>
        <w:t>S=1.30</w:t>
      </w:r>
      <w:r>
        <w:rPr>
          <w:color w:val="333333"/>
          <w:sz w:val="24"/>
        </w:rPr>
        <w:t>时，时延降低率</w:t>
      </w:r>
      <w:r>
        <w:rPr>
          <w:color w:val="333333"/>
          <w:sz w:val="24"/>
        </w:rPr>
        <w:t>L</w:t>
      </w:r>
      <w:r>
        <w:rPr>
          <w:color w:val="333333"/>
          <w:sz w:val="24"/>
        </w:rPr>
        <w:t>约为</w:t>
      </w:r>
      <w:r>
        <w:rPr>
          <w:color w:val="333333"/>
          <w:sz w:val="24"/>
        </w:rPr>
        <w:t>23.08%</w:t>
      </w:r>
      <w:r>
        <w:rPr>
          <w:color w:val="333333"/>
          <w:sz w:val="24"/>
        </w:rPr>
        <w:t>，二者不可混用。</w:t>
      </w:r>
    </w:p>
    <w:p w14:paraId="3C53FC64"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判定规则：</w:t>
      </w:r>
      <w:r>
        <w:rPr>
          <w:color w:val="333333"/>
          <w:sz w:val="24"/>
        </w:rPr>
        <w:t>P≥30%</w:t>
      </w:r>
      <w:r>
        <w:rPr>
          <w:color w:val="333333"/>
          <w:sz w:val="24"/>
        </w:rPr>
        <w:t>（等价于</w:t>
      </w:r>
      <w:r>
        <w:rPr>
          <w:color w:val="333333"/>
          <w:sz w:val="24"/>
        </w:rPr>
        <w:t>S≥1.30</w:t>
      </w:r>
      <w:r>
        <w:rPr>
          <w:color w:val="333333"/>
          <w:sz w:val="24"/>
        </w:rPr>
        <w:t>）且本用例部署可用性检查通过时</w:t>
      </w:r>
      <w:r>
        <w:rPr>
          <w:rFonts w:hint="eastAsia"/>
          <w:color w:val="333333"/>
          <w:sz w:val="24"/>
        </w:rPr>
        <w:t>MindSpore</w:t>
      </w:r>
      <w:r>
        <w:rPr>
          <w:rFonts w:hint="eastAsia"/>
          <w:color w:val="333333"/>
          <w:sz w:val="24"/>
        </w:rPr>
        <w:t>和</w:t>
      </w:r>
      <w:r>
        <w:rPr>
          <w:color w:val="333333"/>
          <w:sz w:val="24"/>
        </w:rPr>
        <w:t>PaddlePaddle</w:t>
      </w:r>
      <w:r>
        <w:rPr>
          <w:color w:val="333333"/>
          <w:sz w:val="24"/>
        </w:rPr>
        <w:t>部署速度测试通过。</w:t>
      </w:r>
    </w:p>
    <w:p w14:paraId="0151A400" w14:textId="77777777" w:rsidR="00342A78" w:rsidRDefault="00000000">
      <w:pPr>
        <w:adjustRightInd w:val="0"/>
        <w:snapToGrid w:val="0"/>
        <w:spacing w:before="60" w:after="60" w:line="300" w:lineRule="auto"/>
        <w:ind w:firstLineChars="200" w:firstLine="482"/>
        <w:jc w:val="left"/>
        <w:rPr>
          <w:b/>
          <w:bCs/>
          <w:color w:val="333333"/>
          <w:sz w:val="24"/>
        </w:rPr>
      </w:pPr>
      <w:r>
        <w:rPr>
          <w:b/>
          <w:bCs/>
          <w:color w:val="333333"/>
          <w:sz w:val="24"/>
        </w:rPr>
        <w:t>MindSpore 1.5</w:t>
      </w:r>
      <w:r>
        <w:rPr>
          <w:b/>
          <w:bCs/>
          <w:color w:val="333333"/>
          <w:sz w:val="24"/>
        </w:rPr>
        <w:t>基准模型建立与溯源</w:t>
      </w:r>
    </w:p>
    <w:p w14:paraId="30EB7DDD"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MindSpore</w:t>
      </w:r>
      <w:r>
        <w:rPr>
          <w:color w:val="333333"/>
          <w:sz w:val="24"/>
        </w:rPr>
        <w:t>线采用同一任务的基准模型与优化模型成对比较。基准模型必须在隔离的</w:t>
      </w:r>
      <w:r>
        <w:rPr>
          <w:color w:val="333333"/>
          <w:sz w:val="24"/>
        </w:rPr>
        <w:lastRenderedPageBreak/>
        <w:t>MindSpore 1.5</w:t>
      </w:r>
      <w:r>
        <w:rPr>
          <w:color w:val="333333"/>
          <w:sz w:val="24"/>
        </w:rPr>
        <w:t>系列稳定版环境中建立，且不得启用本课题的剪枝、蒸馏、量化或其他优化；优化模型使用相同输入规格和数据集，经</w:t>
      </w:r>
      <w:r>
        <w:rPr>
          <w:color w:val="333333"/>
          <w:sz w:val="24"/>
        </w:rPr>
        <w:t>FRAME</w:t>
      </w:r>
      <w:r>
        <w:rPr>
          <w:color w:val="333333"/>
          <w:sz w:val="24"/>
        </w:rPr>
        <w:t>调用的优化流程生成。</w:t>
      </w:r>
    </w:p>
    <w:p w14:paraId="770D7807"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统一转换链为：</w:t>
      </w:r>
      <w:r>
        <w:rPr>
          <w:color w:val="333333"/>
          <w:sz w:val="24"/>
        </w:rPr>
        <w:t>MindSpore</w:t>
      </w:r>
      <w:r>
        <w:rPr>
          <w:color w:val="333333"/>
          <w:sz w:val="24"/>
        </w:rPr>
        <w:t>模型检查点（</w:t>
      </w:r>
      <w:r>
        <w:rPr>
          <w:color w:val="333333"/>
          <w:sz w:val="24"/>
        </w:rPr>
        <w:t>.ckpt</w:t>
      </w:r>
      <w:r>
        <w:rPr>
          <w:color w:val="333333"/>
          <w:sz w:val="24"/>
        </w:rPr>
        <w:t>）</w:t>
      </w:r>
      <w:r>
        <w:rPr>
          <w:color w:val="333333"/>
          <w:sz w:val="24"/>
        </w:rPr>
        <w:t xml:space="preserve">→ </w:t>
      </w:r>
      <w:r>
        <w:rPr>
          <w:color w:val="333333"/>
          <w:sz w:val="24"/>
        </w:rPr>
        <w:t>通过</w:t>
      </w:r>
      <w:r>
        <w:rPr>
          <w:color w:val="333333"/>
          <w:sz w:val="24"/>
        </w:rPr>
        <w:t>load_checkpoint</w:t>
      </w:r>
      <w:r>
        <w:rPr>
          <w:color w:val="333333"/>
          <w:sz w:val="24"/>
        </w:rPr>
        <w:t>和</w:t>
      </w:r>
      <w:r>
        <w:rPr>
          <w:color w:val="333333"/>
          <w:sz w:val="24"/>
        </w:rPr>
        <w:t>load_param_into_net</w:t>
      </w:r>
      <w:r>
        <w:rPr>
          <w:color w:val="333333"/>
          <w:sz w:val="24"/>
        </w:rPr>
        <w:t>加载参数</w:t>
      </w:r>
      <w:r>
        <w:rPr>
          <w:color w:val="333333"/>
          <w:sz w:val="24"/>
        </w:rPr>
        <w:t xml:space="preserve"> → </w:t>
      </w:r>
      <w:r>
        <w:rPr>
          <w:color w:val="333333"/>
          <w:sz w:val="24"/>
        </w:rPr>
        <w:t>使用</w:t>
      </w:r>
      <w:r>
        <w:rPr>
          <w:color w:val="333333"/>
          <w:sz w:val="24"/>
        </w:rPr>
        <w:t>mindspore.export</w:t>
      </w:r>
      <w:r>
        <w:rPr>
          <w:color w:val="333333"/>
          <w:sz w:val="24"/>
        </w:rPr>
        <w:t>按固定输入规格导出</w:t>
      </w:r>
      <w:r>
        <w:rPr>
          <w:color w:val="333333"/>
          <w:sz w:val="24"/>
        </w:rPr>
        <w:t>ONNX</w:t>
      </w:r>
      <w:r>
        <w:rPr>
          <w:color w:val="333333"/>
          <w:sz w:val="24"/>
        </w:rPr>
        <w:t>模型（</w:t>
      </w:r>
      <w:r>
        <w:rPr>
          <w:color w:val="333333"/>
          <w:sz w:val="24"/>
        </w:rPr>
        <w:t>file_format="ONNX"</w:t>
      </w:r>
      <w:r>
        <w:rPr>
          <w:color w:val="333333"/>
          <w:sz w:val="24"/>
        </w:rPr>
        <w:t>）</w:t>
      </w:r>
      <w:r>
        <w:rPr>
          <w:color w:val="333333"/>
          <w:sz w:val="24"/>
        </w:rPr>
        <w:t>→ RKNN Toolkit2 2.3.2</w:t>
      </w:r>
      <w:r>
        <w:rPr>
          <w:color w:val="333333"/>
          <w:sz w:val="24"/>
        </w:rPr>
        <w:t>转换（</w:t>
      </w:r>
      <w:r>
        <w:rPr>
          <w:color w:val="333333"/>
          <w:sz w:val="24"/>
        </w:rPr>
        <w:t>target_platform="rk3588"</w:t>
      </w:r>
      <w:r>
        <w:rPr>
          <w:color w:val="333333"/>
          <w:sz w:val="24"/>
        </w:rPr>
        <w:t>）</w:t>
      </w:r>
      <w:r>
        <w:rPr>
          <w:color w:val="333333"/>
          <w:sz w:val="24"/>
        </w:rPr>
        <w:t>→ RKNN</w:t>
      </w:r>
      <w:r>
        <w:rPr>
          <w:color w:val="333333"/>
          <w:sz w:val="24"/>
        </w:rPr>
        <w:t>模型。</w:t>
      </w:r>
    </w:p>
    <w:p w14:paraId="373C572D"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正式测试时记录</w:t>
      </w:r>
      <w:r>
        <w:rPr>
          <w:color w:val="333333"/>
          <w:sz w:val="24"/>
        </w:rPr>
        <w:t>MindSpore</w:t>
      </w:r>
      <w:r>
        <w:rPr>
          <w:color w:val="333333"/>
          <w:sz w:val="24"/>
        </w:rPr>
        <w:t>、</w:t>
      </w:r>
      <w:r>
        <w:rPr>
          <w:color w:val="333333"/>
          <w:sz w:val="24"/>
        </w:rPr>
        <w:t>Python</w:t>
      </w:r>
      <w:r>
        <w:rPr>
          <w:color w:val="333333"/>
          <w:sz w:val="24"/>
        </w:rPr>
        <w:t>和</w:t>
      </w:r>
      <w:r>
        <w:rPr>
          <w:color w:val="333333"/>
          <w:sz w:val="24"/>
        </w:rPr>
        <w:t>RKNN Toolkit2</w:t>
      </w:r>
      <w:r>
        <w:rPr>
          <w:color w:val="333333"/>
          <w:sz w:val="24"/>
        </w:rPr>
        <w:t>版本，并按同一用例编号和模型标识关联</w:t>
      </w:r>
      <w:r>
        <w:rPr>
          <w:color w:val="333333"/>
          <w:sz w:val="24"/>
        </w:rPr>
        <w:t>MindSpore</w:t>
      </w:r>
      <w:r>
        <w:rPr>
          <w:color w:val="333333"/>
          <w:sz w:val="24"/>
        </w:rPr>
        <w:t>检查点、</w:t>
      </w:r>
      <w:r>
        <w:rPr>
          <w:color w:val="333333"/>
          <w:sz w:val="24"/>
        </w:rPr>
        <w:t>ONNX</w:t>
      </w:r>
      <w:r>
        <w:rPr>
          <w:color w:val="333333"/>
          <w:sz w:val="24"/>
        </w:rPr>
        <w:t>、</w:t>
      </w:r>
      <w:r>
        <w:rPr>
          <w:color w:val="333333"/>
          <w:sz w:val="24"/>
        </w:rPr>
        <w:t>RKNN</w:t>
      </w:r>
      <w:r>
        <w:rPr>
          <w:color w:val="333333"/>
          <w:sz w:val="24"/>
        </w:rPr>
        <w:t>及同名元数据；版本不属于</w:t>
      </w:r>
      <w:r>
        <w:rPr>
          <w:color w:val="333333"/>
          <w:sz w:val="24"/>
        </w:rPr>
        <w:t>MindSpore 1.5</w:t>
      </w:r>
      <w:r>
        <w:rPr>
          <w:color w:val="333333"/>
          <w:sz w:val="24"/>
        </w:rPr>
        <w:t>系列、模型输入规格不一致或各级文件无法对应时，不得作为</w:t>
      </w:r>
      <w:r>
        <w:rPr>
          <w:color w:val="333333"/>
          <w:sz w:val="24"/>
        </w:rPr>
        <w:t>MindSpore 1.5</w:t>
      </w:r>
      <w:r>
        <w:rPr>
          <w:color w:val="333333"/>
          <w:sz w:val="24"/>
        </w:rPr>
        <w:t>基准证据。</w:t>
      </w:r>
    </w:p>
    <w:p w14:paraId="7D06543A" w14:textId="77777777" w:rsidR="00342A78" w:rsidRDefault="00000000">
      <w:pPr>
        <w:adjustRightInd w:val="0"/>
        <w:snapToGrid w:val="0"/>
        <w:spacing w:before="60" w:after="60" w:line="300" w:lineRule="auto"/>
        <w:ind w:firstLineChars="200" w:firstLine="482"/>
        <w:jc w:val="left"/>
        <w:rPr>
          <w:b/>
          <w:bCs/>
          <w:color w:val="333333"/>
          <w:sz w:val="24"/>
        </w:rPr>
      </w:pPr>
      <w:r>
        <w:rPr>
          <w:b/>
          <w:bCs/>
          <w:color w:val="333333"/>
          <w:sz w:val="24"/>
        </w:rPr>
        <w:t>PaddlePaddle 2.0</w:t>
      </w:r>
      <w:r>
        <w:rPr>
          <w:b/>
          <w:bCs/>
          <w:color w:val="333333"/>
          <w:sz w:val="24"/>
        </w:rPr>
        <w:t>基准模型建立与溯源</w:t>
      </w:r>
    </w:p>
    <w:p w14:paraId="76DA3558"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PaddlePaddle</w:t>
      </w:r>
      <w:r>
        <w:rPr>
          <w:color w:val="333333"/>
          <w:sz w:val="24"/>
        </w:rPr>
        <w:t>线采用同一任务的基准模型与优化模型成对比较。基准模型必须在隔离的</w:t>
      </w:r>
      <w:r>
        <w:rPr>
          <w:color w:val="333333"/>
          <w:sz w:val="24"/>
        </w:rPr>
        <w:t>PaddlePaddle 2.0</w:t>
      </w:r>
      <w:r>
        <w:rPr>
          <w:color w:val="333333"/>
          <w:sz w:val="24"/>
        </w:rPr>
        <w:t>系列稳定版环境中建立，且不得启用本课题的剪枝、蒸馏、量化或其他优化；优化模型使用相同输入规格和数据集，经</w:t>
      </w:r>
      <w:r>
        <w:rPr>
          <w:color w:val="333333"/>
          <w:sz w:val="24"/>
        </w:rPr>
        <w:t>FRAME</w:t>
      </w:r>
      <w:r>
        <w:rPr>
          <w:color w:val="333333"/>
          <w:sz w:val="24"/>
        </w:rPr>
        <w:t>调用的优化流程生成。</w:t>
      </w:r>
    </w:p>
    <w:p w14:paraId="2C3D6FF9"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统一转换链为：</w:t>
      </w:r>
      <w:r>
        <w:rPr>
          <w:color w:val="333333"/>
          <w:sz w:val="24"/>
        </w:rPr>
        <w:t>Paddle</w:t>
      </w:r>
      <w:r>
        <w:rPr>
          <w:color w:val="333333"/>
          <w:sz w:val="24"/>
        </w:rPr>
        <w:t>模型检查点（</w:t>
      </w:r>
      <w:r>
        <w:rPr>
          <w:color w:val="333333"/>
          <w:sz w:val="24"/>
        </w:rPr>
        <w:t>.pdparams</w:t>
      </w:r>
      <w:r>
        <w:rPr>
          <w:color w:val="333333"/>
          <w:sz w:val="24"/>
        </w:rPr>
        <w:t>）</w:t>
      </w:r>
      <w:r>
        <w:rPr>
          <w:color w:val="333333"/>
          <w:sz w:val="24"/>
        </w:rPr>
        <w:t>→ paddle.jit.save</w:t>
      </w:r>
      <w:r>
        <w:rPr>
          <w:color w:val="333333"/>
          <w:sz w:val="24"/>
        </w:rPr>
        <w:t>静态模型</w:t>
      </w:r>
      <w:r>
        <w:rPr>
          <w:color w:val="333333"/>
          <w:sz w:val="24"/>
        </w:rPr>
        <w:t xml:space="preserve"> → paddle2onnx</w:t>
      </w:r>
      <w:r>
        <w:rPr>
          <w:color w:val="333333"/>
          <w:sz w:val="24"/>
        </w:rPr>
        <w:t>导出</w:t>
      </w:r>
      <w:r>
        <w:rPr>
          <w:color w:val="333333"/>
          <w:sz w:val="24"/>
        </w:rPr>
        <w:t>ONNX</w:t>
      </w:r>
      <w:r>
        <w:rPr>
          <w:color w:val="333333"/>
          <w:sz w:val="24"/>
        </w:rPr>
        <w:t>（普通视觉模型</w:t>
      </w:r>
      <w:r>
        <w:rPr>
          <w:color w:val="333333"/>
          <w:sz w:val="24"/>
        </w:rPr>
        <w:t>opset 13</w:t>
      </w:r>
      <w:r>
        <w:rPr>
          <w:color w:val="333333"/>
          <w:sz w:val="24"/>
        </w:rPr>
        <w:t>，</w:t>
      </w:r>
      <w:r>
        <w:rPr>
          <w:color w:val="333333"/>
          <w:sz w:val="24"/>
        </w:rPr>
        <w:t>SD 1.5 LCM</w:t>
      </w:r>
      <w:r>
        <w:rPr>
          <w:color w:val="333333"/>
          <w:sz w:val="24"/>
        </w:rPr>
        <w:t>为</w:t>
      </w:r>
      <w:r>
        <w:rPr>
          <w:color w:val="333333"/>
          <w:sz w:val="24"/>
        </w:rPr>
        <w:t>opset 17</w:t>
      </w:r>
      <w:r>
        <w:rPr>
          <w:color w:val="333333"/>
          <w:sz w:val="24"/>
        </w:rPr>
        <w:t>，</w:t>
      </w:r>
      <w:r>
        <w:rPr>
          <w:color w:val="333333"/>
          <w:sz w:val="24"/>
        </w:rPr>
        <w:t>deploy_backend=rknn</w:t>
      </w:r>
      <w:r>
        <w:rPr>
          <w:color w:val="333333"/>
          <w:sz w:val="24"/>
        </w:rPr>
        <w:t>）</w:t>
      </w:r>
      <w:r>
        <w:rPr>
          <w:color w:val="333333"/>
          <w:sz w:val="24"/>
        </w:rPr>
        <w:t>→ RKNN Toolkit2 2.3.2</w:t>
      </w:r>
      <w:r>
        <w:rPr>
          <w:color w:val="333333"/>
          <w:sz w:val="24"/>
        </w:rPr>
        <w:t>转换（</w:t>
      </w:r>
      <w:r>
        <w:rPr>
          <w:color w:val="333333"/>
          <w:sz w:val="24"/>
        </w:rPr>
        <w:t>target_platform=rk3588</w:t>
      </w:r>
      <w:r>
        <w:rPr>
          <w:color w:val="333333"/>
          <w:sz w:val="24"/>
        </w:rPr>
        <w:t>）</w:t>
      </w:r>
      <w:r>
        <w:rPr>
          <w:color w:val="333333"/>
          <w:sz w:val="24"/>
        </w:rPr>
        <w:t>→ RKNN</w:t>
      </w:r>
      <w:r>
        <w:rPr>
          <w:color w:val="333333"/>
          <w:sz w:val="24"/>
        </w:rPr>
        <w:t>模型及同名</w:t>
      </w:r>
      <w:r>
        <w:rPr>
          <w:color w:val="333333"/>
          <w:sz w:val="24"/>
        </w:rPr>
        <w:t>.rknn.json</w:t>
      </w:r>
      <w:r>
        <w:rPr>
          <w:color w:val="333333"/>
          <w:sz w:val="24"/>
        </w:rPr>
        <w:t>元数据。</w:t>
      </w:r>
    </w:p>
    <w:p w14:paraId="4BFD78CD"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正式测试时记录</w:t>
      </w:r>
      <w:r>
        <w:rPr>
          <w:color w:val="333333"/>
          <w:sz w:val="24"/>
        </w:rPr>
        <w:t>PaddlePaddle</w:t>
      </w:r>
      <w:r>
        <w:rPr>
          <w:color w:val="333333"/>
          <w:sz w:val="24"/>
        </w:rPr>
        <w:t>、</w:t>
      </w:r>
      <w:r>
        <w:rPr>
          <w:color w:val="333333"/>
          <w:sz w:val="24"/>
        </w:rPr>
        <w:t>paddle2onnx</w:t>
      </w:r>
      <w:r>
        <w:rPr>
          <w:color w:val="333333"/>
          <w:sz w:val="24"/>
        </w:rPr>
        <w:t>和</w:t>
      </w:r>
      <w:r>
        <w:rPr>
          <w:color w:val="333333"/>
          <w:sz w:val="24"/>
        </w:rPr>
        <w:t>RKNN Toolkit2</w:t>
      </w:r>
      <w:r>
        <w:rPr>
          <w:color w:val="333333"/>
          <w:sz w:val="24"/>
        </w:rPr>
        <w:t>版本，并按同一用例编号和模型标识关联</w:t>
      </w:r>
      <w:r>
        <w:rPr>
          <w:color w:val="333333"/>
          <w:sz w:val="24"/>
        </w:rPr>
        <w:t>Paddle</w:t>
      </w:r>
      <w:r>
        <w:rPr>
          <w:color w:val="333333"/>
          <w:sz w:val="24"/>
        </w:rPr>
        <w:t>检查点、</w:t>
      </w:r>
      <w:r>
        <w:rPr>
          <w:color w:val="333333"/>
          <w:sz w:val="24"/>
        </w:rPr>
        <w:t>ONNX</w:t>
      </w:r>
      <w:r>
        <w:rPr>
          <w:color w:val="333333"/>
          <w:sz w:val="24"/>
        </w:rPr>
        <w:t>、</w:t>
      </w:r>
      <w:r>
        <w:rPr>
          <w:color w:val="333333"/>
          <w:sz w:val="24"/>
        </w:rPr>
        <w:t>RKNN</w:t>
      </w:r>
      <w:r>
        <w:rPr>
          <w:color w:val="333333"/>
          <w:sz w:val="24"/>
        </w:rPr>
        <w:t>及同名元数据；版本不属于</w:t>
      </w:r>
      <w:r>
        <w:rPr>
          <w:color w:val="333333"/>
          <w:sz w:val="24"/>
        </w:rPr>
        <w:t>PaddlePaddle 2.0</w:t>
      </w:r>
      <w:r>
        <w:rPr>
          <w:color w:val="333333"/>
          <w:sz w:val="24"/>
        </w:rPr>
        <w:t>系列或各级文件无法对应时，不得作为</w:t>
      </w:r>
      <w:r>
        <w:rPr>
          <w:color w:val="333333"/>
          <w:sz w:val="24"/>
        </w:rPr>
        <w:t>PaddlePaddle 2.0</w:t>
      </w:r>
      <w:r>
        <w:rPr>
          <w:color w:val="333333"/>
          <w:sz w:val="24"/>
        </w:rPr>
        <w:t>基准证据。</w:t>
      </w:r>
    </w:p>
    <w:p w14:paraId="0EE01DEA" w14:textId="77777777" w:rsidR="00342A78" w:rsidRDefault="00000000">
      <w:pPr>
        <w:adjustRightInd w:val="0"/>
        <w:snapToGrid w:val="0"/>
        <w:spacing w:before="60" w:after="60" w:line="300" w:lineRule="auto"/>
        <w:ind w:firstLineChars="200" w:firstLine="482"/>
        <w:jc w:val="left"/>
        <w:rPr>
          <w:b/>
          <w:bCs/>
          <w:color w:val="333333"/>
          <w:sz w:val="24"/>
        </w:rPr>
      </w:pPr>
      <w:r>
        <w:rPr>
          <w:rFonts w:hint="eastAsia"/>
          <w:b/>
          <w:bCs/>
          <w:color w:val="333333"/>
          <w:sz w:val="24"/>
        </w:rPr>
        <w:t>Rust-Shyper</w:t>
      </w:r>
      <w:r>
        <w:rPr>
          <w:rFonts w:hint="eastAsia"/>
          <w:b/>
          <w:bCs/>
          <w:color w:val="333333"/>
          <w:sz w:val="24"/>
        </w:rPr>
        <w:t>与</w:t>
      </w:r>
      <w:r>
        <w:rPr>
          <w:rFonts w:hint="eastAsia"/>
          <w:b/>
          <w:bCs/>
          <w:color w:val="333333"/>
          <w:sz w:val="24"/>
        </w:rPr>
        <w:t>openEuler Embedded</w:t>
      </w:r>
      <w:r>
        <w:rPr>
          <w:rFonts w:hint="eastAsia"/>
          <w:b/>
          <w:bCs/>
          <w:color w:val="333333"/>
          <w:sz w:val="24"/>
        </w:rPr>
        <w:t>环境验证记录</w:t>
      </w:r>
    </w:p>
    <w:p w14:paraId="437806A9" w14:textId="77777777" w:rsidR="00342A78" w:rsidRDefault="00000000">
      <w:pPr>
        <w:adjustRightInd w:val="0"/>
        <w:snapToGrid w:val="0"/>
        <w:spacing w:before="60" w:after="60" w:line="300" w:lineRule="auto"/>
        <w:ind w:firstLineChars="200" w:firstLine="480"/>
        <w:jc w:val="left"/>
        <w:rPr>
          <w:color w:val="333333"/>
          <w:sz w:val="24"/>
        </w:rPr>
      </w:pPr>
      <w:r>
        <w:rPr>
          <w:rFonts w:hint="eastAsia"/>
          <w:color w:val="333333"/>
          <w:sz w:val="24"/>
        </w:rPr>
        <w:t>以下截图用于证明</w:t>
      </w:r>
      <w:r>
        <w:rPr>
          <w:rFonts w:hint="eastAsia"/>
          <w:color w:val="333333"/>
          <w:sz w:val="24"/>
        </w:rPr>
        <w:t>Rust-Shyper</w:t>
      </w:r>
      <w:r>
        <w:rPr>
          <w:rFonts w:hint="eastAsia"/>
          <w:color w:val="333333"/>
          <w:sz w:val="24"/>
        </w:rPr>
        <w:t>、</w:t>
      </w:r>
      <w:r>
        <w:rPr>
          <w:rFonts w:hint="eastAsia"/>
          <w:color w:val="333333"/>
          <w:sz w:val="24"/>
        </w:rPr>
        <w:t>VM0</w:t>
      </w:r>
      <w:r>
        <w:rPr>
          <w:rFonts w:hint="eastAsia"/>
          <w:color w:val="333333"/>
          <w:sz w:val="24"/>
        </w:rPr>
        <w:t>、</w:t>
      </w:r>
      <w:r>
        <w:rPr>
          <w:rFonts w:hint="eastAsia"/>
          <w:color w:val="333333"/>
          <w:sz w:val="24"/>
        </w:rPr>
        <w:t>openEuler Embedded</w:t>
      </w:r>
      <w:r>
        <w:rPr>
          <w:rFonts w:hint="eastAsia"/>
          <w:color w:val="333333"/>
          <w:sz w:val="24"/>
        </w:rPr>
        <w:t>及</w:t>
      </w:r>
      <w:r>
        <w:rPr>
          <w:rFonts w:hint="eastAsia"/>
          <w:color w:val="333333"/>
          <w:sz w:val="24"/>
        </w:rPr>
        <w:t>RKNPU</w:t>
      </w:r>
      <w:r>
        <w:rPr>
          <w:rFonts w:hint="eastAsia"/>
          <w:color w:val="333333"/>
          <w:sz w:val="24"/>
        </w:rPr>
        <w:t>基础运行时链路已经建立，作为测试用例</w:t>
      </w:r>
      <w:r>
        <w:rPr>
          <w:rFonts w:hint="eastAsia"/>
          <w:color w:val="333333"/>
          <w:sz w:val="24"/>
        </w:rPr>
        <w:t>3.1~3.2</w:t>
      </w:r>
      <w:r>
        <w:rPr>
          <w:rFonts w:hint="eastAsia"/>
          <w:color w:val="333333"/>
          <w:sz w:val="24"/>
        </w:rPr>
        <w:t>的统一环境记录。</w:t>
      </w:r>
    </w:p>
    <w:p w14:paraId="0D297B03" w14:textId="77777777" w:rsidR="00342A78" w:rsidRDefault="00000000">
      <w:pPr>
        <w:adjustRightInd w:val="0"/>
        <w:snapToGrid w:val="0"/>
        <w:spacing w:before="60" w:after="60" w:line="300" w:lineRule="auto"/>
        <w:ind w:firstLineChars="200" w:firstLine="480"/>
        <w:jc w:val="left"/>
        <w:rPr>
          <w:color w:val="333333"/>
          <w:sz w:val="24"/>
        </w:rPr>
      </w:pPr>
      <w:r>
        <w:rPr>
          <w:rFonts w:hint="eastAsia"/>
          <w:color w:val="333333"/>
          <w:sz w:val="24"/>
        </w:rPr>
        <w:t>登录</w:t>
      </w:r>
      <w:r>
        <w:rPr>
          <w:rFonts w:hint="eastAsia"/>
          <w:color w:val="333333"/>
          <w:sz w:val="24"/>
        </w:rPr>
        <w:t>VM0</w:t>
      </w:r>
      <w:r>
        <w:rPr>
          <w:rFonts w:hint="eastAsia"/>
          <w:color w:val="333333"/>
          <w:sz w:val="24"/>
        </w:rPr>
        <w:t>，执行</w:t>
      </w:r>
      <w:r>
        <w:rPr>
          <w:rFonts w:hint="eastAsia"/>
          <w:color w:val="333333"/>
          <w:sz w:val="24"/>
        </w:rPr>
        <w:t>/root/shyper/shyper vm list</w:t>
      </w:r>
      <w:r>
        <w:rPr>
          <w:rFonts w:hint="eastAsia"/>
          <w:color w:val="333333"/>
          <w:sz w:val="24"/>
        </w:rPr>
        <w:t>，确认</w:t>
      </w:r>
      <w:r>
        <w:rPr>
          <w:rFonts w:hint="eastAsia"/>
          <w:color w:val="333333"/>
          <w:sz w:val="24"/>
        </w:rPr>
        <w:t>Rust-Shyper</w:t>
      </w:r>
      <w:r>
        <w:rPr>
          <w:rFonts w:hint="eastAsia"/>
          <w:color w:val="333333"/>
          <w:sz w:val="24"/>
        </w:rPr>
        <w:t>正常运行，</w:t>
      </w:r>
      <w:r>
        <w:rPr>
          <w:rFonts w:hint="eastAsia"/>
          <w:color w:val="333333"/>
          <w:sz w:val="24"/>
        </w:rPr>
        <w:t>VM0</w:t>
      </w:r>
      <w:r>
        <w:rPr>
          <w:rFonts w:hint="eastAsia"/>
          <w:color w:val="333333"/>
          <w:sz w:val="24"/>
        </w:rPr>
        <w:t>状态为</w:t>
      </w:r>
      <w:r>
        <w:rPr>
          <w:rFonts w:hint="eastAsia"/>
          <w:color w:val="333333"/>
          <w:sz w:val="24"/>
        </w:rPr>
        <w:t>Active</w:t>
      </w:r>
      <w:r>
        <w:rPr>
          <w:rFonts w:hint="eastAsia"/>
          <w:color w:val="333333"/>
          <w:sz w:val="24"/>
        </w:rPr>
        <w:t>，检测结果见下图。</w:t>
      </w:r>
    </w:p>
    <w:p w14:paraId="25A21A2D" w14:textId="77777777" w:rsidR="00342A78" w:rsidRDefault="00000000">
      <w:pPr>
        <w:adjustRightInd w:val="0"/>
        <w:snapToGrid w:val="0"/>
        <w:spacing w:before="60" w:after="60" w:line="300" w:lineRule="auto"/>
        <w:jc w:val="center"/>
        <w:rPr>
          <w:color w:val="333333"/>
          <w:sz w:val="24"/>
        </w:rPr>
      </w:pPr>
      <w:r>
        <w:rPr>
          <w:noProof/>
          <w:color w:val="333333"/>
          <w:sz w:val="24"/>
        </w:rPr>
        <w:drawing>
          <wp:inline distT="0" distB="0" distL="0" distR="0" wp14:anchorId="072AFAC5" wp14:editId="16E300A1">
            <wp:extent cx="4988560" cy="868680"/>
            <wp:effectExtent l="0" t="0" r="0" b="0"/>
            <wp:docPr id="59396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154" name="图片 1"/>
                    <pic:cNvPicPr>
                      <a:picLocks noChangeAspect="1"/>
                    </pic:cNvPicPr>
                  </pic:nvPicPr>
                  <pic:blipFill>
                    <a:blip r:embed="rId44"/>
                    <a:srcRect l="127" r="-127" b="53119"/>
                    <a:stretch>
                      <a:fillRect/>
                    </a:stretch>
                  </pic:blipFill>
                  <pic:spPr>
                    <a:xfrm>
                      <a:off x="0" y="0"/>
                      <a:ext cx="4988560" cy="868680"/>
                    </a:xfrm>
                    <a:prstGeom prst="rect">
                      <a:avLst/>
                    </a:prstGeom>
                  </pic:spPr>
                </pic:pic>
              </a:graphicData>
            </a:graphic>
          </wp:inline>
        </w:drawing>
      </w:r>
    </w:p>
    <w:p w14:paraId="297C9348" w14:textId="77777777" w:rsidR="00342A78" w:rsidRDefault="00000000">
      <w:pPr>
        <w:adjustRightInd w:val="0"/>
        <w:snapToGrid w:val="0"/>
        <w:spacing w:before="60" w:after="60" w:line="300" w:lineRule="auto"/>
        <w:ind w:firstLineChars="200" w:firstLine="480"/>
        <w:jc w:val="left"/>
        <w:rPr>
          <w:color w:val="333333"/>
          <w:sz w:val="24"/>
        </w:rPr>
      </w:pPr>
      <w:r>
        <w:rPr>
          <w:rFonts w:hint="eastAsia"/>
          <w:color w:val="333333"/>
          <w:sz w:val="24"/>
        </w:rPr>
        <w:t>在</w:t>
      </w:r>
      <w:r>
        <w:rPr>
          <w:rFonts w:hint="eastAsia"/>
          <w:color w:val="333333"/>
          <w:sz w:val="24"/>
        </w:rPr>
        <w:t>VM0</w:t>
      </w:r>
      <w:r>
        <w:rPr>
          <w:rFonts w:hint="eastAsia"/>
          <w:color w:val="333333"/>
          <w:sz w:val="24"/>
        </w:rPr>
        <w:t>中执行</w:t>
      </w:r>
      <w:r>
        <w:rPr>
          <w:rFonts w:hint="eastAsia"/>
          <w:color w:val="333333"/>
          <w:sz w:val="24"/>
        </w:rPr>
        <w:t>cat /etc/os-release</w:t>
      </w:r>
      <w:r>
        <w:rPr>
          <w:rFonts w:hint="eastAsia"/>
          <w:color w:val="333333"/>
          <w:sz w:val="24"/>
        </w:rPr>
        <w:t>、</w:t>
      </w:r>
      <w:r>
        <w:rPr>
          <w:rFonts w:hint="eastAsia"/>
          <w:color w:val="333333"/>
          <w:sz w:val="24"/>
        </w:rPr>
        <w:t>uname -r</w:t>
      </w:r>
      <w:r>
        <w:rPr>
          <w:rFonts w:hint="eastAsia"/>
          <w:color w:val="333333"/>
          <w:sz w:val="24"/>
        </w:rPr>
        <w:t>和</w:t>
      </w:r>
      <w:r>
        <w:rPr>
          <w:rFonts w:hint="eastAsia"/>
          <w:color w:val="333333"/>
          <w:sz w:val="24"/>
        </w:rPr>
        <w:t>ls -l /dev/dri</w:t>
      </w:r>
      <w:r>
        <w:rPr>
          <w:rFonts w:hint="eastAsia"/>
          <w:color w:val="333333"/>
          <w:sz w:val="24"/>
        </w:rPr>
        <w:t>，确认</w:t>
      </w:r>
      <w:r>
        <w:rPr>
          <w:rFonts w:hint="eastAsia"/>
          <w:color w:val="333333"/>
          <w:sz w:val="24"/>
        </w:rPr>
        <w:t>VM0</w:t>
      </w:r>
      <w:r>
        <w:rPr>
          <w:rFonts w:hint="eastAsia"/>
          <w:color w:val="333333"/>
          <w:sz w:val="24"/>
        </w:rPr>
        <w:t>运行</w:t>
      </w:r>
      <w:r>
        <w:rPr>
          <w:rFonts w:hint="eastAsia"/>
          <w:color w:val="333333"/>
          <w:sz w:val="24"/>
        </w:rPr>
        <w:t>openEuler Embedded 24.03-LTS</w:t>
      </w:r>
      <w:r>
        <w:rPr>
          <w:rFonts w:hint="eastAsia"/>
          <w:color w:val="333333"/>
          <w:sz w:val="24"/>
        </w:rPr>
        <w:t>、</w:t>
      </w:r>
      <w:r>
        <w:rPr>
          <w:rFonts w:hint="eastAsia"/>
          <w:color w:val="333333"/>
          <w:sz w:val="24"/>
        </w:rPr>
        <w:t>Linux 5.10.160</w:t>
      </w:r>
      <w:r>
        <w:rPr>
          <w:rFonts w:hint="eastAsia"/>
          <w:color w:val="333333"/>
          <w:sz w:val="24"/>
        </w:rPr>
        <w:t>，并存在</w:t>
      </w:r>
      <w:r>
        <w:rPr>
          <w:rFonts w:hint="eastAsia"/>
          <w:color w:val="333333"/>
          <w:sz w:val="24"/>
        </w:rPr>
        <w:t>/dev/dri/card0</w:t>
      </w:r>
      <w:r>
        <w:rPr>
          <w:rFonts w:hint="eastAsia"/>
          <w:color w:val="333333"/>
          <w:sz w:val="24"/>
        </w:rPr>
        <w:t>和</w:t>
      </w:r>
      <w:r>
        <w:rPr>
          <w:rFonts w:hint="eastAsia"/>
          <w:color w:val="333333"/>
          <w:sz w:val="24"/>
        </w:rPr>
        <w:t>/dev/dri/renderD128</w:t>
      </w:r>
      <w:r>
        <w:rPr>
          <w:rFonts w:hint="eastAsia"/>
          <w:color w:val="333333"/>
          <w:sz w:val="24"/>
        </w:rPr>
        <w:t>；随后执行</w:t>
      </w:r>
      <w:r>
        <w:rPr>
          <w:rFonts w:hint="eastAsia"/>
          <w:color w:val="333333"/>
          <w:sz w:val="24"/>
        </w:rPr>
        <w:t>/opt/rknpu/verify-vm0-npu.sh</w:t>
      </w:r>
      <w:r>
        <w:rPr>
          <w:rFonts w:hint="eastAsia"/>
          <w:color w:val="333333"/>
          <w:sz w:val="24"/>
        </w:rPr>
        <w:t>，确认脚本退出码为</w:t>
      </w:r>
      <w:r>
        <w:rPr>
          <w:rFonts w:hint="eastAsia"/>
          <w:color w:val="333333"/>
          <w:sz w:val="24"/>
        </w:rPr>
        <w:t>0</w:t>
      </w:r>
      <w:r>
        <w:rPr>
          <w:rFonts w:hint="eastAsia"/>
          <w:color w:val="333333"/>
          <w:sz w:val="24"/>
        </w:rPr>
        <w:t>，输出</w:t>
      </w:r>
      <w:r>
        <w:rPr>
          <w:rFonts w:hint="eastAsia"/>
          <w:color w:val="333333"/>
          <w:sz w:val="24"/>
        </w:rPr>
        <w:t>RKNN Runtime</w:t>
      </w:r>
      <w:r>
        <w:rPr>
          <w:rFonts w:hint="eastAsia"/>
          <w:color w:val="333333"/>
          <w:sz w:val="24"/>
        </w:rPr>
        <w:t>、</w:t>
      </w:r>
      <w:r>
        <w:rPr>
          <w:rFonts w:hint="eastAsia"/>
          <w:color w:val="333333"/>
          <w:sz w:val="24"/>
        </w:rPr>
        <w:t>RKNPU</w:t>
      </w:r>
      <w:r>
        <w:rPr>
          <w:rFonts w:hint="eastAsia"/>
          <w:color w:val="333333"/>
          <w:sz w:val="24"/>
        </w:rPr>
        <w:t>驱动版本及</w:t>
      </w:r>
      <w:r>
        <w:rPr>
          <w:rFonts w:hint="eastAsia"/>
          <w:color w:val="333333"/>
          <w:sz w:val="24"/>
        </w:rPr>
        <w:t>RKNPU_SMOKE_OK</w:t>
      </w:r>
      <w:r>
        <w:rPr>
          <w:rFonts w:hint="eastAsia"/>
          <w:color w:val="333333"/>
          <w:sz w:val="24"/>
        </w:rPr>
        <w:t>，检测结果见下图。</w:t>
      </w:r>
    </w:p>
    <w:p w14:paraId="1A563B6A" w14:textId="77777777" w:rsidR="00342A78" w:rsidRDefault="00000000">
      <w:pPr>
        <w:adjustRightInd w:val="0"/>
        <w:snapToGrid w:val="0"/>
        <w:spacing w:before="60" w:after="60" w:line="300" w:lineRule="auto"/>
        <w:jc w:val="center"/>
        <w:rPr>
          <w:color w:val="333333"/>
          <w:sz w:val="24"/>
        </w:rPr>
      </w:pPr>
      <w:r>
        <w:rPr>
          <w:noProof/>
          <w:color w:val="333333"/>
          <w:sz w:val="24"/>
        </w:rPr>
        <w:lastRenderedPageBreak/>
        <w:drawing>
          <wp:inline distT="0" distB="0" distL="0" distR="0" wp14:anchorId="1D9BE8A6" wp14:editId="0138D8B6">
            <wp:extent cx="4393565" cy="2721610"/>
            <wp:effectExtent l="0" t="0" r="635" b="8890"/>
            <wp:docPr id="110375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7236" name="图片 1"/>
                    <pic:cNvPicPr>
                      <a:picLocks noChangeAspect="1"/>
                    </pic:cNvPicPr>
                  </pic:nvPicPr>
                  <pic:blipFill>
                    <a:blip r:embed="rId45"/>
                    <a:stretch>
                      <a:fillRect/>
                    </a:stretch>
                  </pic:blipFill>
                  <pic:spPr>
                    <a:xfrm>
                      <a:off x="0" y="0"/>
                      <a:ext cx="4411455" cy="2732502"/>
                    </a:xfrm>
                    <a:prstGeom prst="rect">
                      <a:avLst/>
                    </a:prstGeom>
                  </pic:spPr>
                </pic:pic>
              </a:graphicData>
            </a:graphic>
          </wp:inline>
        </w:drawing>
      </w:r>
    </w:p>
    <w:p w14:paraId="0BF9F834" w14:textId="77777777" w:rsidR="00342A78" w:rsidRDefault="00000000">
      <w:pPr>
        <w:adjustRightInd w:val="0"/>
        <w:snapToGrid w:val="0"/>
        <w:spacing w:before="60" w:after="60" w:line="300" w:lineRule="auto"/>
        <w:ind w:firstLineChars="200" w:firstLine="480"/>
        <w:jc w:val="left"/>
        <w:rPr>
          <w:color w:val="333333"/>
          <w:sz w:val="24"/>
        </w:rPr>
      </w:pPr>
      <w:r>
        <w:rPr>
          <w:rFonts w:hint="eastAsia"/>
          <w:color w:val="333333"/>
          <w:sz w:val="24"/>
        </w:rPr>
        <w:t>若测试期间未发生虚拟机重启、驱动或</w:t>
      </w:r>
      <w:r>
        <w:rPr>
          <w:rFonts w:hint="eastAsia"/>
          <w:color w:val="333333"/>
          <w:sz w:val="24"/>
        </w:rPr>
        <w:t>RKNN Runtime</w:t>
      </w:r>
      <w:r>
        <w:rPr>
          <w:rFonts w:hint="eastAsia"/>
          <w:color w:val="333333"/>
          <w:sz w:val="24"/>
        </w:rPr>
        <w:t>变更，各用例可复用该环境记录；发生上述变化或出现</w:t>
      </w:r>
      <w:r>
        <w:rPr>
          <w:rFonts w:hint="eastAsia"/>
          <w:color w:val="333333"/>
          <w:sz w:val="24"/>
        </w:rPr>
        <w:t>NPU</w:t>
      </w:r>
      <w:r>
        <w:rPr>
          <w:rFonts w:hint="eastAsia"/>
          <w:color w:val="333333"/>
          <w:sz w:val="24"/>
        </w:rPr>
        <w:t>异常时，应重新检测。</w:t>
      </w:r>
      <w:r>
        <w:rPr>
          <w:rFonts w:hint="eastAsia"/>
          <w:color w:val="333333"/>
          <w:sz w:val="24"/>
        </w:rPr>
        <w:t>RKNPU_SMOKE_OK</w:t>
      </w:r>
      <w:r>
        <w:rPr>
          <w:rFonts w:hint="eastAsia"/>
          <w:color w:val="333333"/>
          <w:sz w:val="24"/>
        </w:rPr>
        <w:t>仅证明</w:t>
      </w:r>
      <w:r>
        <w:rPr>
          <w:rFonts w:hint="eastAsia"/>
          <w:color w:val="333333"/>
          <w:sz w:val="24"/>
        </w:rPr>
        <w:t>VM0</w:t>
      </w:r>
      <w:r>
        <w:rPr>
          <w:rFonts w:hint="eastAsia"/>
          <w:color w:val="333333"/>
          <w:sz w:val="24"/>
        </w:rPr>
        <w:t>基础运行时推理链路正常，不证明</w:t>
      </w:r>
      <w:r>
        <w:rPr>
          <w:rFonts w:hint="eastAsia"/>
          <w:color w:val="333333"/>
          <w:sz w:val="24"/>
        </w:rPr>
        <w:t>Python</w:t>
      </w:r>
      <w:r>
        <w:rPr>
          <w:rFonts w:hint="eastAsia"/>
          <w:color w:val="333333"/>
          <w:sz w:val="24"/>
        </w:rPr>
        <w:t>、</w:t>
      </w:r>
      <w:r>
        <w:rPr>
          <w:rFonts w:hint="eastAsia"/>
          <w:color w:val="333333"/>
          <w:sz w:val="24"/>
        </w:rPr>
        <w:t>venv</w:t>
      </w:r>
      <w:r>
        <w:rPr>
          <w:rFonts w:hint="eastAsia"/>
          <w:color w:val="333333"/>
          <w:sz w:val="24"/>
        </w:rPr>
        <w:t>或</w:t>
      </w:r>
      <w:r>
        <w:rPr>
          <w:rFonts w:hint="eastAsia"/>
          <w:color w:val="333333"/>
          <w:sz w:val="24"/>
        </w:rPr>
        <w:t>rknnlite.api</w:t>
      </w:r>
      <w:r>
        <w:rPr>
          <w:rFonts w:hint="eastAsia"/>
          <w:color w:val="333333"/>
          <w:sz w:val="24"/>
        </w:rPr>
        <w:t>已经可用。正式执行测试用例</w:t>
      </w:r>
      <w:r>
        <w:rPr>
          <w:rFonts w:hint="eastAsia"/>
          <w:color w:val="333333"/>
          <w:sz w:val="24"/>
        </w:rPr>
        <w:t>3.1~3.2</w:t>
      </w:r>
      <w:r>
        <w:rPr>
          <w:rFonts w:hint="eastAsia"/>
          <w:color w:val="333333"/>
          <w:sz w:val="24"/>
        </w:rPr>
        <w:t>前还须执行运行环境检查脚本，并保存必要模块全部导入成功的日志；若运行环境不完整，</w:t>
      </w:r>
      <w:r>
        <w:rPr>
          <w:rFonts w:hint="eastAsia"/>
          <w:color w:val="333333"/>
          <w:sz w:val="24"/>
        </w:rPr>
        <w:t>MindSpore</w:t>
      </w:r>
      <w:r>
        <w:rPr>
          <w:rFonts w:hint="eastAsia"/>
          <w:color w:val="333333"/>
          <w:sz w:val="24"/>
        </w:rPr>
        <w:t>和</w:t>
      </w:r>
      <w:r>
        <w:rPr>
          <w:rFonts w:hint="eastAsia"/>
          <w:color w:val="333333"/>
          <w:sz w:val="24"/>
        </w:rPr>
        <w:t>PaddlePaddle</w:t>
      </w:r>
      <w:r>
        <w:rPr>
          <w:rFonts w:hint="eastAsia"/>
          <w:color w:val="333333"/>
          <w:sz w:val="24"/>
        </w:rPr>
        <w:t>板端性能测试的前置条件不成立，不得填写为通过。</w:t>
      </w:r>
    </w:p>
    <w:p w14:paraId="6822C88E" w14:textId="77777777" w:rsidR="00342A78" w:rsidRDefault="00342A78">
      <w:pPr>
        <w:adjustRightInd w:val="0"/>
        <w:snapToGrid w:val="0"/>
        <w:spacing w:before="60" w:after="60" w:line="300" w:lineRule="auto"/>
        <w:ind w:firstLineChars="200" w:firstLine="480"/>
        <w:jc w:val="left"/>
        <w:rPr>
          <w:color w:val="333333"/>
          <w:sz w:val="24"/>
        </w:rPr>
      </w:pPr>
    </w:p>
    <w:p w14:paraId="2F3FF3ED" w14:textId="77777777" w:rsidR="00342A78" w:rsidRDefault="00000000">
      <w:pPr>
        <w:pStyle w:val="41"/>
        <w:numPr>
          <w:ilvl w:val="0"/>
          <w:numId w:val="20"/>
        </w:numPr>
        <w:spacing w:before="156" w:after="156"/>
      </w:pPr>
      <w:r>
        <w:t>测试用例</w:t>
      </w:r>
      <w:bookmarkEnd w:id="71"/>
    </w:p>
    <w:p w14:paraId="01033325" w14:textId="77777777" w:rsidR="00342A78" w:rsidRDefault="00000000">
      <w:pPr>
        <w:pStyle w:val="51"/>
        <w:spacing w:before="156" w:after="156"/>
      </w:pPr>
      <w:r>
        <w:t>测试用例</w:t>
      </w:r>
      <w:r>
        <w:rPr>
          <w:rFonts w:hint="eastAsia"/>
        </w:rPr>
        <w:t>3</w:t>
      </w:r>
      <w:r>
        <w:t>.</w:t>
      </w:r>
      <w:r>
        <w:rPr>
          <w:rFonts w:hint="eastAsia"/>
        </w:rPr>
        <w:t>1</w:t>
      </w:r>
      <w:r>
        <w:t>：</w:t>
      </w:r>
      <w:r>
        <w:rPr>
          <w:rFonts w:hint="eastAsia"/>
        </w:rPr>
        <w:t>MindSpore1.5</w:t>
      </w:r>
      <w:r>
        <w:t>部署速度提升</w:t>
      </w:r>
      <w:r>
        <w:rPr>
          <w:rFonts w:hint="eastAsia"/>
        </w:rPr>
        <w:t>30</w:t>
      </w:r>
      <w:r>
        <w:t>%</w:t>
      </w:r>
    </w:p>
    <w:p w14:paraId="72CDBF05" w14:textId="77777777" w:rsidR="00342A78" w:rsidRDefault="00000000">
      <w:pPr>
        <w:pStyle w:val="6"/>
        <w:spacing w:before="156" w:after="156"/>
      </w:pPr>
      <w:r>
        <w:t>测试用例</w:t>
      </w:r>
      <w:r>
        <w:rPr>
          <w:rFonts w:hint="eastAsia"/>
        </w:rPr>
        <w:t>3</w:t>
      </w:r>
      <w:r>
        <w:t>.</w:t>
      </w:r>
      <w:r>
        <w:rPr>
          <w:rFonts w:hint="eastAsia"/>
        </w:rPr>
        <w:t>1</w:t>
      </w:r>
      <w:r>
        <w:t>.1</w:t>
      </w:r>
      <w:r>
        <w:t>：</w:t>
      </w:r>
      <w:r>
        <w:rPr>
          <w:rFonts w:hint="eastAsia"/>
        </w:rPr>
        <w:t>ResNet50</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4DD08A9E" w14:textId="77777777">
        <w:tc>
          <w:tcPr>
            <w:tcW w:w="1555" w:type="dxa"/>
            <w:tcBorders>
              <w:top w:val="single" w:sz="4" w:space="0" w:color="auto"/>
              <w:left w:val="single" w:sz="4" w:space="0" w:color="auto"/>
              <w:bottom w:val="single" w:sz="4" w:space="0" w:color="auto"/>
              <w:right w:val="single" w:sz="4" w:space="0" w:color="auto"/>
            </w:tcBorders>
          </w:tcPr>
          <w:p w14:paraId="5A2625F1"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048A6EFD" w14:textId="77777777" w:rsidR="00342A78" w:rsidRDefault="00000000">
            <w:pPr>
              <w:rPr>
                <w:szCs w:val="21"/>
              </w:rPr>
            </w:pPr>
            <w:r>
              <w:rPr>
                <w:szCs w:val="21"/>
              </w:rPr>
              <w:t>ResNet50</w:t>
            </w:r>
            <w:r>
              <w:rPr>
                <w:szCs w:val="21"/>
              </w:rPr>
              <w:t>图像分类模型；总数据集为</w:t>
            </w:r>
            <w:r>
              <w:rPr>
                <w:szCs w:val="21"/>
              </w:rPr>
              <w:t>CIFAR-10</w:t>
            </w:r>
            <w:r>
              <w:rPr>
                <w:szCs w:val="21"/>
              </w:rPr>
              <w:t>，固定测试集为项目中</w:t>
            </w:r>
            <w:r>
              <w:rPr>
                <w:szCs w:val="21"/>
              </w:rPr>
              <w:t>src/rk3588s/AiRE/resnet50/data/</w:t>
            </w:r>
            <w:r>
              <w:rPr>
                <w:szCs w:val="21"/>
              </w:rPr>
              <w:t>目录下的</w:t>
            </w:r>
            <w:r>
              <w:rPr>
                <w:szCs w:val="21"/>
              </w:rPr>
              <w:t>CIFAR-10</w:t>
            </w:r>
            <w:r>
              <w:rPr>
                <w:szCs w:val="21"/>
              </w:rPr>
              <w:t>测试集；测试模型为</w:t>
            </w:r>
            <w:r>
              <w:rPr>
                <w:szCs w:val="21"/>
              </w:rPr>
              <w:t>src/rk3588s/AiRE/resnet50/weights/</w:t>
            </w:r>
            <w:r>
              <w:rPr>
                <w:szCs w:val="21"/>
              </w:rPr>
              <w:t>目录下基准、</w:t>
            </w:r>
            <w:r>
              <w:rPr>
                <w:szCs w:val="21"/>
              </w:rPr>
              <w:t>INT8</w:t>
            </w:r>
            <w:r>
              <w:rPr>
                <w:szCs w:val="21"/>
              </w:rPr>
              <w:t>量化、剪枝、剪枝</w:t>
            </w:r>
            <w:r>
              <w:rPr>
                <w:szCs w:val="21"/>
              </w:rPr>
              <w:t>+INT8</w:t>
            </w:r>
            <w:r>
              <w:rPr>
                <w:szCs w:val="21"/>
              </w:rPr>
              <w:t>量化四个</w:t>
            </w:r>
            <w:r>
              <w:rPr>
                <w:szCs w:val="21"/>
              </w:rPr>
              <w:t>RKNN</w:t>
            </w:r>
            <w:r>
              <w:rPr>
                <w:szCs w:val="21"/>
              </w:rPr>
              <w:t>模型，可通过</w:t>
            </w:r>
            <w:r>
              <w:rPr>
                <w:szCs w:val="21"/>
              </w:rPr>
              <w:t>SSH</w:t>
            </w:r>
            <w:r>
              <w:rPr>
                <w:szCs w:val="21"/>
              </w:rPr>
              <w:t>访问</w:t>
            </w:r>
            <w:r>
              <w:rPr>
                <w:szCs w:val="21"/>
              </w:rPr>
              <w:t>ROC-RK3588S-PC</w:t>
            </w:r>
            <w:r>
              <w:rPr>
                <w:szCs w:val="21"/>
              </w:rPr>
              <w:t>开发板，已完成本节统一虚拟化与</w:t>
            </w:r>
            <w:r>
              <w:rPr>
                <w:szCs w:val="21"/>
              </w:rPr>
              <w:t>NPU</w:t>
            </w:r>
            <w:r>
              <w:rPr>
                <w:szCs w:val="21"/>
              </w:rPr>
              <w:t>前置检查。</w:t>
            </w:r>
          </w:p>
        </w:tc>
      </w:tr>
      <w:tr w:rsidR="00342A78" w14:paraId="770FBC01" w14:textId="77777777">
        <w:tc>
          <w:tcPr>
            <w:tcW w:w="1555" w:type="dxa"/>
            <w:tcBorders>
              <w:top w:val="single" w:sz="4" w:space="0" w:color="auto"/>
              <w:left w:val="single" w:sz="4" w:space="0" w:color="auto"/>
              <w:bottom w:val="single" w:sz="4" w:space="0" w:color="auto"/>
              <w:right w:val="single" w:sz="4" w:space="0" w:color="auto"/>
            </w:tcBorders>
          </w:tcPr>
          <w:p w14:paraId="5462BDC4" w14:textId="77777777" w:rsidR="00342A78" w:rsidRDefault="00000000">
            <w:pPr>
              <w:rPr>
                <w:color w:val="C00000"/>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29C44C91" w14:textId="77777777" w:rsidR="00342A78" w:rsidRDefault="00000000">
            <w:pPr>
              <w:numPr>
                <w:ilvl w:val="0"/>
                <w:numId w:val="40"/>
              </w:numPr>
              <w:adjustRightInd/>
              <w:snapToGrid w:val="0"/>
              <w:spacing w:before="60" w:after="60" w:line="300" w:lineRule="auto"/>
              <w:textAlignment w:val="auto"/>
              <w:rPr>
                <w:color w:val="333333"/>
                <w:szCs w:val="21"/>
              </w:r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37859F0D" w14:textId="77777777" w:rsidR="00342A78" w:rsidRDefault="00000000">
            <w:pPr>
              <w:numPr>
                <w:ilvl w:val="0"/>
                <w:numId w:val="40"/>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71D8B95A"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00231E6C"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src/rk3588s/AiRE/resnet50/</w:t>
            </w:r>
          </w:p>
          <w:p w14:paraId="5B08F85B" w14:textId="77777777" w:rsidR="00342A78" w:rsidRDefault="00000000">
            <w:pPr>
              <w:numPr>
                <w:ilvl w:val="0"/>
                <w:numId w:val="40"/>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52136"/>
              <w:placeholder>
                <w:docPart w:val="{aa2a12c9-4ae0-43ae-b1c8-708118b3c5b9}"/>
              </w:placeholder>
              <w15:appearance w15:val="hidden"/>
              <w:text w:multiLine="1"/>
            </w:sdtPr>
            <w:sdtContent>
              <w:p w14:paraId="3C24FAAF"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366C0890" w14:textId="77777777" w:rsidR="00342A78" w:rsidRDefault="00000000">
            <w:pPr>
              <w:numPr>
                <w:ilvl w:val="0"/>
                <w:numId w:val="40"/>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58400"/>
              <w:placeholder>
                <w:docPart w:val="{2c68c888-d9fb-43a7-b7a2-2864c755102a}"/>
              </w:placeholder>
              <w15:appearance w15:val="hidden"/>
              <w:text w:multiLine="1"/>
            </w:sdtPr>
            <w:sdtContent>
              <w:p w14:paraId="27F32A46"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5D86ACCD" w14:textId="77777777" w:rsidR="00342A78" w:rsidRDefault="00000000">
            <w:pPr>
              <w:numPr>
                <w:ilvl w:val="0"/>
                <w:numId w:val="40"/>
              </w:numPr>
              <w:adjustRightInd/>
              <w:snapToGrid w:val="0"/>
              <w:spacing w:before="60" w:after="60" w:line="300" w:lineRule="auto"/>
              <w:textAlignment w:val="auto"/>
              <w:rPr>
                <w:color w:val="333333"/>
                <w:szCs w:val="21"/>
              </w:rPr>
            </w:pPr>
            <w:r>
              <w:rPr>
                <w:rFonts w:hint="eastAsia"/>
              </w:rPr>
              <w:t>若板端尚未</w:t>
            </w:r>
            <w:r>
              <w:t>上传测试集</w:t>
            </w:r>
            <w:r>
              <w:rPr>
                <w:rFonts w:hint="eastAsia"/>
              </w:rPr>
              <w:t>和模型文件，将数据集和四个</w:t>
            </w:r>
            <w:r>
              <w:rPr>
                <w:rFonts w:hint="eastAsia"/>
              </w:rPr>
              <w:t>RKNN</w:t>
            </w:r>
            <w:r>
              <w:rPr>
                <w:rFonts w:hint="eastAsia"/>
              </w:rPr>
              <w:t>模型文件通过</w:t>
            </w:r>
            <w:r>
              <w:rPr>
                <w:rFonts w:hint="eastAsia"/>
              </w:rPr>
              <w:t>SSH</w:t>
            </w:r>
            <w:r>
              <w:rPr>
                <w:rFonts w:hint="eastAsia"/>
              </w:rPr>
              <w:t>分别上传到指定目录：</w:t>
            </w:r>
          </w:p>
          <w:p w14:paraId="2C3E61AA"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src/rk3588s/AiRE/resnet50/data/</w:t>
            </w:r>
          </w:p>
          <w:p w14:paraId="221A1A3B"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src/rk3588s/AiRE/resnet50/weights/</w:t>
            </w:r>
          </w:p>
          <w:p w14:paraId="45E43B08" w14:textId="77777777" w:rsidR="00342A78" w:rsidRDefault="00000000">
            <w:pPr>
              <w:numPr>
                <w:ilvl w:val="0"/>
                <w:numId w:val="40"/>
              </w:numPr>
              <w:spacing w:line="288" w:lineRule="auto"/>
              <w:rPr>
                <w:szCs w:val="21"/>
              </w:rPr>
            </w:pPr>
            <w:r>
              <w:t>执行基准、</w:t>
            </w:r>
            <w:r>
              <w:t>INT8</w:t>
            </w:r>
            <w:r>
              <w:t>量化、剪枝、剪枝</w:t>
            </w:r>
            <w:r>
              <w:t>+INT8</w:t>
            </w:r>
            <w:r>
              <w:t>量化四个模型的对比测试</w:t>
            </w:r>
            <w:r>
              <w:rPr>
                <w:rFonts w:hint="eastAsia"/>
              </w:rPr>
              <w:t>脚本</w:t>
            </w:r>
            <w:r>
              <w:t>：</w:t>
            </w:r>
          </w:p>
          <w:p w14:paraId="00E2DA81"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cd /root/AIRE/AIRE-Mindspore/scripts/rk3588s/AiRE</w:t>
            </w:r>
          </w:p>
          <w:p w14:paraId="0A7EC987" w14:textId="77777777" w:rsidR="00342A78" w:rsidRDefault="00000000">
            <w:pPr>
              <w:numPr>
                <w:ilvl w:val="255"/>
                <w:numId w:val="0"/>
              </w:numPr>
              <w:shd w:val="clear" w:color="auto" w:fill="F5F5F5"/>
              <w:snapToGrid w:val="0"/>
              <w:spacing w:before="60" w:after="60" w:line="240" w:lineRule="auto"/>
              <w:ind w:leftChars="200" w:left="420"/>
              <w:jc w:val="left"/>
              <w:rPr>
                <w:szCs w:val="21"/>
              </w:rPr>
            </w:pPr>
            <w:r>
              <w:rPr>
                <w:rFonts w:ascii="Consolas" w:hint="eastAsia"/>
                <w:color w:val="252525"/>
                <w:szCs w:val="21"/>
              </w:rPr>
              <w:t>bash compare_resnet50.sh</w:t>
            </w:r>
          </w:p>
          <w:p w14:paraId="17DF92CF" w14:textId="77777777" w:rsidR="00342A78" w:rsidRDefault="00000000">
            <w:pPr>
              <w:numPr>
                <w:ilvl w:val="0"/>
                <w:numId w:val="40"/>
              </w:numPr>
              <w:spacing w:line="288" w:lineRule="auto"/>
              <w:rPr>
                <w:szCs w:val="21"/>
              </w:rPr>
            </w:pPr>
            <w:r>
              <w:rPr>
                <w:szCs w:val="21"/>
              </w:rPr>
              <w:t>记录</w:t>
            </w:r>
            <w:r>
              <w:rPr>
                <w:rFonts w:hint="eastAsia"/>
                <w:szCs w:val="21"/>
              </w:rPr>
              <w:t>ResNet50</w:t>
            </w:r>
            <w:r>
              <w:rPr>
                <w:szCs w:val="21"/>
              </w:rPr>
              <w:t>模型的推理</w:t>
            </w:r>
            <w:r>
              <w:rPr>
                <w:rFonts w:hint="eastAsia"/>
                <w:szCs w:val="21"/>
              </w:rPr>
              <w:t>时延</w:t>
            </w:r>
            <w:r>
              <w:rPr>
                <w:szCs w:val="21"/>
              </w:rPr>
              <w:t>和推理</w:t>
            </w:r>
            <w:r>
              <w:rPr>
                <w:rFonts w:hint="eastAsia"/>
                <w:szCs w:val="21"/>
              </w:rPr>
              <w:t>精度</w:t>
            </w:r>
            <w:r>
              <w:rPr>
                <w:szCs w:val="21"/>
              </w:rPr>
              <w:t>，统计优化前后</w:t>
            </w:r>
            <w:r>
              <w:rPr>
                <w:rFonts w:hint="eastAsia"/>
                <w:szCs w:val="21"/>
              </w:rPr>
              <w:t>推理加速比，</w:t>
            </w:r>
            <w:r>
              <w:rPr>
                <w:szCs w:val="21"/>
              </w:rPr>
              <w:t>模型</w:t>
            </w:r>
            <w:r>
              <w:rPr>
                <w:rFonts w:hint="eastAsia"/>
                <w:szCs w:val="21"/>
              </w:rPr>
              <w:t>压缩率，时延变化，精度指标变化</w:t>
            </w:r>
            <w:r>
              <w:rPr>
                <w:szCs w:val="21"/>
              </w:rPr>
              <w:t>。</w:t>
            </w:r>
          </w:p>
        </w:tc>
      </w:tr>
      <w:tr w:rsidR="00342A78" w14:paraId="288E4CC7" w14:textId="77777777">
        <w:tc>
          <w:tcPr>
            <w:tcW w:w="1555" w:type="dxa"/>
            <w:tcBorders>
              <w:top w:val="single" w:sz="4" w:space="0" w:color="auto"/>
              <w:left w:val="single" w:sz="4" w:space="0" w:color="auto"/>
              <w:bottom w:val="single" w:sz="4" w:space="0" w:color="auto"/>
              <w:right w:val="single" w:sz="4" w:space="0" w:color="auto"/>
            </w:tcBorders>
          </w:tcPr>
          <w:p w14:paraId="31AC6408" w14:textId="77777777" w:rsidR="00342A78" w:rsidRDefault="00000000">
            <w:pPr>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4C886B6F" w14:textId="77777777" w:rsidR="00342A78" w:rsidRDefault="00000000">
            <w:pPr>
              <w:rPr>
                <w:szCs w:val="21"/>
              </w:rPr>
            </w:pPr>
            <w:r>
              <w:rPr>
                <w:szCs w:val="21"/>
              </w:rPr>
              <w:t>统计优化前后</w:t>
            </w:r>
            <w:r>
              <w:rPr>
                <w:rFonts w:hint="eastAsia"/>
                <w:szCs w:val="21"/>
              </w:rPr>
              <w:t>推理加速比，</w:t>
            </w:r>
            <w:r>
              <w:rPr>
                <w:szCs w:val="21"/>
              </w:rPr>
              <w:t>模型</w:t>
            </w:r>
            <w:r>
              <w:rPr>
                <w:rFonts w:hint="eastAsia"/>
                <w:szCs w:val="21"/>
              </w:rPr>
              <w:t>压缩率，时延变化，准确率变化，能够得到</w:t>
            </w:r>
            <w:r>
              <w:rPr>
                <w:szCs w:val="21"/>
              </w:rPr>
              <w:t>模型能够正常完成推理，输出结果有效；优化后</w:t>
            </w:r>
            <w:r>
              <w:rPr>
                <w:rFonts w:hint="eastAsia"/>
                <w:szCs w:val="21"/>
              </w:rPr>
              <w:t>相比</w:t>
            </w:r>
            <w:r>
              <w:rPr>
                <w:szCs w:val="21"/>
              </w:rPr>
              <w:t>优化前部署速度提升率</w:t>
            </w:r>
            <w:r>
              <w:t>P</w:t>
            </w:r>
            <w:r>
              <w:t>不低于</w:t>
            </w:r>
            <w:r>
              <w:t>30%</w:t>
            </w:r>
            <w:r>
              <w:t>（</w:t>
            </w:r>
            <w:r>
              <w:t>S</w:t>
            </w:r>
            <w:r>
              <w:t>不低于</w:t>
            </w:r>
            <w:r>
              <w:t>1.30</w:t>
            </w:r>
            <w:r>
              <w:t>）</w:t>
            </w:r>
            <w:r>
              <w:rPr>
                <w:rFonts w:hint="eastAsia"/>
              </w:rPr>
              <w:t>且</w:t>
            </w:r>
            <w:r>
              <w:rPr>
                <w:rFonts w:cs="宋体"/>
                <w:szCs w:val="21"/>
              </w:rPr>
              <w:t>优化后模型在准确率方</w:t>
            </w:r>
            <w:r>
              <w:rPr>
                <w:rFonts w:cs="宋体" w:hint="eastAsia"/>
                <w:szCs w:val="21"/>
              </w:rPr>
              <w:t>面</w:t>
            </w:r>
            <w:r>
              <w:rPr>
                <w:rFonts w:cs="宋体"/>
                <w:szCs w:val="21"/>
              </w:rPr>
              <w:t>仅出现了小幅下降</w:t>
            </w:r>
            <w:r>
              <w:rPr>
                <w:szCs w:val="21"/>
              </w:rPr>
              <w:t>。</w:t>
            </w:r>
          </w:p>
        </w:tc>
      </w:tr>
    </w:tbl>
    <w:p w14:paraId="762444C2" w14:textId="77777777" w:rsidR="00342A78" w:rsidRDefault="00000000">
      <w:pPr>
        <w:pStyle w:val="6"/>
        <w:spacing w:before="156" w:after="156"/>
      </w:pPr>
      <w:r>
        <w:t>测试用例</w:t>
      </w:r>
      <w:r>
        <w:rPr>
          <w:rFonts w:hint="eastAsia"/>
        </w:rPr>
        <w:t>3</w:t>
      </w:r>
      <w:r>
        <w:t>.</w:t>
      </w:r>
      <w:r>
        <w:rPr>
          <w:rFonts w:hint="eastAsia"/>
        </w:rPr>
        <w:t>1</w:t>
      </w:r>
      <w:r>
        <w:t>.</w:t>
      </w:r>
      <w:r>
        <w:rPr>
          <w:rFonts w:hint="eastAsia"/>
        </w:rPr>
        <w:t>2</w:t>
      </w:r>
      <w:r>
        <w:t>：</w:t>
      </w:r>
      <w:r>
        <w:t>LPRNet</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74DBFB02" w14:textId="77777777">
        <w:tc>
          <w:tcPr>
            <w:tcW w:w="1555" w:type="dxa"/>
            <w:tcBorders>
              <w:top w:val="single" w:sz="4" w:space="0" w:color="auto"/>
              <w:left w:val="single" w:sz="4" w:space="0" w:color="auto"/>
              <w:bottom w:val="single" w:sz="4" w:space="0" w:color="auto"/>
              <w:right w:val="single" w:sz="4" w:space="0" w:color="auto"/>
            </w:tcBorders>
          </w:tcPr>
          <w:p w14:paraId="686EB7D7"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7A8FAC90" w14:textId="77777777" w:rsidR="00342A78" w:rsidRDefault="00000000">
            <w:pPr>
              <w:rPr>
                <w:szCs w:val="21"/>
              </w:rPr>
            </w:pPr>
            <w:r>
              <w:rPr>
                <w:szCs w:val="21"/>
              </w:rPr>
              <w:t>LPRNet</w:t>
            </w:r>
            <w:r>
              <w:rPr>
                <w:szCs w:val="21"/>
              </w:rPr>
              <w:t>车牌识别模型；总数据集为</w:t>
            </w:r>
            <w:r>
              <w:rPr>
                <w:szCs w:val="21"/>
              </w:rPr>
              <w:t>CCPD2019</w:t>
            </w:r>
            <w:r>
              <w:rPr>
                <w:rFonts w:hint="eastAsia"/>
                <w:szCs w:val="21"/>
              </w:rPr>
              <w:t>，</w:t>
            </w:r>
            <w:r>
              <w:rPr>
                <w:szCs w:val="21"/>
              </w:rPr>
              <w:t>固定测试集为项目中</w:t>
            </w:r>
            <w:r>
              <w:rPr>
                <w:szCs w:val="21"/>
              </w:rPr>
              <w:t>src/rk3588s/AiRE/lprnet/data/</w:t>
            </w:r>
            <w:r>
              <w:rPr>
                <w:szCs w:val="21"/>
              </w:rPr>
              <w:t>目录下的</w:t>
            </w:r>
            <w:r>
              <w:rPr>
                <w:szCs w:val="21"/>
              </w:rPr>
              <w:t>CCPD</w:t>
            </w:r>
            <w:r>
              <w:rPr>
                <w:rFonts w:hint="eastAsia"/>
                <w:szCs w:val="21"/>
              </w:rPr>
              <w:t>验证集</w:t>
            </w:r>
            <w:r>
              <w:rPr>
                <w:szCs w:val="21"/>
              </w:rPr>
              <w:t>；测试模型为</w:t>
            </w:r>
            <w:r>
              <w:rPr>
                <w:szCs w:val="21"/>
              </w:rPr>
              <w:t>src/rk3588s/AiRE/lprnet/</w:t>
            </w:r>
            <w:r>
              <w:rPr>
                <w:rFonts w:hint="eastAsia"/>
                <w:szCs w:val="21"/>
              </w:rPr>
              <w:t>weights</w:t>
            </w:r>
            <w:r>
              <w:rPr>
                <w:szCs w:val="21"/>
              </w:rPr>
              <w:t>/</w:t>
            </w:r>
            <w:r>
              <w:rPr>
                <w:szCs w:val="21"/>
              </w:rPr>
              <w:t>目录下基准、</w:t>
            </w:r>
            <w:r>
              <w:rPr>
                <w:szCs w:val="21"/>
              </w:rPr>
              <w:t>INT8</w:t>
            </w:r>
            <w:r>
              <w:rPr>
                <w:szCs w:val="21"/>
              </w:rPr>
              <w:t>量化、剪枝、剪枝</w:t>
            </w:r>
            <w:r>
              <w:rPr>
                <w:szCs w:val="21"/>
              </w:rPr>
              <w:t>+INT8</w:t>
            </w:r>
            <w:r>
              <w:rPr>
                <w:szCs w:val="21"/>
              </w:rPr>
              <w:t>量化四个</w:t>
            </w:r>
            <w:r>
              <w:rPr>
                <w:szCs w:val="21"/>
              </w:rPr>
              <w:t>RKNN</w:t>
            </w:r>
            <w:r>
              <w:rPr>
                <w:szCs w:val="21"/>
              </w:rPr>
              <w:t>模型</w:t>
            </w:r>
            <w:r>
              <w:rPr>
                <w:rFonts w:hint="eastAsia"/>
                <w:szCs w:val="21"/>
              </w:rPr>
              <w:t>，</w:t>
            </w:r>
            <w:r>
              <w:rPr>
                <w:szCs w:val="21"/>
              </w:rPr>
              <w:t>可通过</w:t>
            </w:r>
            <w:r>
              <w:rPr>
                <w:szCs w:val="21"/>
              </w:rPr>
              <w:t>SSH</w:t>
            </w:r>
            <w:r>
              <w:rPr>
                <w:szCs w:val="21"/>
              </w:rPr>
              <w:t>访问</w:t>
            </w:r>
            <w:r>
              <w:rPr>
                <w:szCs w:val="21"/>
              </w:rPr>
              <w:t>ROC-RK3588S-PC</w:t>
            </w:r>
            <w:r>
              <w:rPr>
                <w:szCs w:val="21"/>
              </w:rPr>
              <w:t>开发板，已完成本节统一虚拟化与</w:t>
            </w:r>
            <w:r>
              <w:rPr>
                <w:szCs w:val="21"/>
              </w:rPr>
              <w:t>NPU</w:t>
            </w:r>
            <w:r>
              <w:rPr>
                <w:szCs w:val="21"/>
              </w:rPr>
              <w:t>前置检查</w:t>
            </w:r>
            <w:r>
              <w:rPr>
                <w:rFonts w:hint="eastAsia"/>
                <w:szCs w:val="21"/>
              </w:rPr>
              <w:t>。</w:t>
            </w:r>
          </w:p>
        </w:tc>
      </w:tr>
      <w:tr w:rsidR="00342A78" w14:paraId="635B6EE4" w14:textId="77777777">
        <w:tc>
          <w:tcPr>
            <w:tcW w:w="1555" w:type="dxa"/>
            <w:tcBorders>
              <w:top w:val="single" w:sz="4" w:space="0" w:color="auto"/>
              <w:left w:val="single" w:sz="4" w:space="0" w:color="auto"/>
              <w:bottom w:val="single" w:sz="4" w:space="0" w:color="auto"/>
              <w:right w:val="single" w:sz="4" w:space="0" w:color="auto"/>
            </w:tcBorders>
          </w:tcPr>
          <w:p w14:paraId="36396EBE" w14:textId="77777777" w:rsidR="00342A78" w:rsidRDefault="00000000">
            <w:pPr>
              <w:rPr>
                <w:color w:val="C00000"/>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1AEF3ECB" w14:textId="77777777" w:rsidR="00342A78" w:rsidRDefault="00000000">
            <w:pPr>
              <w:numPr>
                <w:ilvl w:val="0"/>
                <w:numId w:val="41"/>
              </w:numPr>
              <w:adjustRightInd/>
              <w:snapToGrid w:val="0"/>
              <w:spacing w:before="60" w:after="60" w:line="300" w:lineRule="auto"/>
              <w:textAlignment w:val="auto"/>
              <w:rPr>
                <w:color w:val="333333"/>
                <w:szCs w:val="21"/>
              </w:r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047595E0" w14:textId="77777777" w:rsidR="00342A78" w:rsidRDefault="00000000">
            <w:pPr>
              <w:numPr>
                <w:ilvl w:val="0"/>
                <w:numId w:val="41"/>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05D04ADF"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24E88184"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src/rk3588s/AiRE/lprnet/</w:t>
            </w:r>
          </w:p>
          <w:p w14:paraId="1554A34F" w14:textId="77777777" w:rsidR="00342A78" w:rsidRDefault="00000000">
            <w:pPr>
              <w:numPr>
                <w:ilvl w:val="0"/>
                <w:numId w:val="41"/>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61959"/>
              <w:placeholder>
                <w:docPart w:val="{1f206021-e46c-4d1a-8acc-4a0ca16aa0cd}"/>
              </w:placeholder>
              <w15:appearance w15:val="hidden"/>
              <w:text w:multiLine="1"/>
            </w:sdtPr>
            <w:sdtContent>
              <w:p w14:paraId="4D4D9FD6"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57972351" w14:textId="77777777" w:rsidR="00342A78" w:rsidRDefault="00000000">
            <w:pPr>
              <w:numPr>
                <w:ilvl w:val="0"/>
                <w:numId w:val="41"/>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71319"/>
              <w:placeholder>
                <w:docPart w:val="{e4bdf5ec-c8ca-4bab-a884-81e8a9f3dc58}"/>
              </w:placeholder>
              <w15:appearance w15:val="hidden"/>
              <w:text w:multiLine="1"/>
            </w:sdtPr>
            <w:sdtContent>
              <w:p w14:paraId="604804BE"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7B9B6CD5" w14:textId="77777777" w:rsidR="00342A78" w:rsidRDefault="00000000">
            <w:pPr>
              <w:numPr>
                <w:ilvl w:val="0"/>
                <w:numId w:val="41"/>
              </w:numPr>
              <w:adjustRightInd/>
              <w:snapToGrid w:val="0"/>
              <w:spacing w:before="60" w:after="60" w:line="300" w:lineRule="auto"/>
              <w:textAlignment w:val="auto"/>
              <w:rPr>
                <w:color w:val="333333"/>
                <w:szCs w:val="21"/>
              </w:rPr>
            </w:pPr>
            <w:r>
              <w:rPr>
                <w:rFonts w:hint="eastAsia"/>
              </w:rPr>
              <w:t>若板端尚未</w:t>
            </w:r>
            <w:r>
              <w:t>上传测试集</w:t>
            </w:r>
            <w:r>
              <w:rPr>
                <w:rFonts w:hint="eastAsia"/>
              </w:rPr>
              <w:t>和模型文件，将数据集和四个</w:t>
            </w:r>
            <w:r>
              <w:rPr>
                <w:rFonts w:hint="eastAsia"/>
              </w:rPr>
              <w:t>RKNN</w:t>
            </w:r>
            <w:r>
              <w:rPr>
                <w:rFonts w:hint="eastAsia"/>
              </w:rPr>
              <w:t>模型文件通过</w:t>
            </w:r>
            <w:r>
              <w:rPr>
                <w:rFonts w:hint="eastAsia"/>
              </w:rPr>
              <w:t>SSH</w:t>
            </w:r>
            <w:r>
              <w:rPr>
                <w:rFonts w:hint="eastAsia"/>
              </w:rPr>
              <w:t>分别上传到指定目录：</w:t>
            </w:r>
          </w:p>
          <w:p w14:paraId="7727D180"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src/rk3588s/AiRE/lprnet/data/</w:t>
            </w:r>
          </w:p>
          <w:p w14:paraId="34598718"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src/rk3588s/AiRE/lprnet/weights/</w:t>
            </w:r>
          </w:p>
          <w:p w14:paraId="0975EAC0" w14:textId="77777777" w:rsidR="00342A78" w:rsidRDefault="00000000">
            <w:pPr>
              <w:numPr>
                <w:ilvl w:val="0"/>
                <w:numId w:val="41"/>
              </w:numPr>
              <w:spacing w:line="288" w:lineRule="auto"/>
              <w:rPr>
                <w:szCs w:val="21"/>
              </w:rPr>
            </w:pPr>
            <w:r>
              <w:t>执行基准、</w:t>
            </w:r>
            <w:r>
              <w:t>INT8</w:t>
            </w:r>
            <w:r>
              <w:t>量化、剪枝、剪枝</w:t>
            </w:r>
            <w:r>
              <w:t>+INT8</w:t>
            </w:r>
            <w:r>
              <w:t>量化四个模型的对比测试</w:t>
            </w:r>
            <w:r>
              <w:rPr>
                <w:rFonts w:hint="eastAsia"/>
              </w:rPr>
              <w:t>脚本</w:t>
            </w:r>
            <w:r>
              <w:t>：</w:t>
            </w:r>
          </w:p>
          <w:p w14:paraId="2C9D6BB1"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cd /root/AIRE/AIRE-Mindspore/scripts/rk3588s/AiRE</w:t>
            </w:r>
          </w:p>
          <w:p w14:paraId="0C0A4785" w14:textId="77777777" w:rsidR="00342A78" w:rsidRDefault="00000000">
            <w:pPr>
              <w:numPr>
                <w:ilvl w:val="255"/>
                <w:numId w:val="0"/>
              </w:numPr>
              <w:shd w:val="clear" w:color="auto" w:fill="F5F5F5"/>
              <w:snapToGrid w:val="0"/>
              <w:spacing w:before="60" w:after="60" w:line="240" w:lineRule="auto"/>
              <w:ind w:leftChars="200" w:left="420"/>
              <w:jc w:val="left"/>
              <w:rPr>
                <w:szCs w:val="21"/>
              </w:rPr>
            </w:pPr>
            <w:r>
              <w:rPr>
                <w:rFonts w:ascii="Consolas" w:hint="eastAsia"/>
                <w:color w:val="252525"/>
                <w:szCs w:val="21"/>
              </w:rPr>
              <w:t>bash compare_lprnet.sh</w:t>
            </w:r>
          </w:p>
          <w:p w14:paraId="69132E7A" w14:textId="77777777" w:rsidR="00342A78" w:rsidRDefault="00000000">
            <w:pPr>
              <w:numPr>
                <w:ilvl w:val="0"/>
                <w:numId w:val="41"/>
              </w:numPr>
              <w:spacing w:line="288" w:lineRule="auto"/>
              <w:rPr>
                <w:szCs w:val="21"/>
              </w:rPr>
            </w:pPr>
            <w:r>
              <w:rPr>
                <w:szCs w:val="21"/>
              </w:rPr>
              <w:t>记录</w:t>
            </w:r>
            <w:r>
              <w:rPr>
                <w:rFonts w:hint="eastAsia"/>
                <w:szCs w:val="21"/>
              </w:rPr>
              <w:t>LPRNet</w:t>
            </w:r>
            <w:r>
              <w:rPr>
                <w:szCs w:val="21"/>
              </w:rPr>
              <w:t>模型的推理</w:t>
            </w:r>
            <w:r>
              <w:rPr>
                <w:rFonts w:hint="eastAsia"/>
                <w:szCs w:val="21"/>
              </w:rPr>
              <w:t>时延</w:t>
            </w:r>
            <w:r>
              <w:rPr>
                <w:szCs w:val="21"/>
              </w:rPr>
              <w:t>和推理</w:t>
            </w:r>
            <w:r>
              <w:rPr>
                <w:rFonts w:hint="eastAsia"/>
                <w:szCs w:val="21"/>
              </w:rPr>
              <w:t>精度</w:t>
            </w:r>
            <w:r>
              <w:rPr>
                <w:szCs w:val="21"/>
              </w:rPr>
              <w:t>，统计优化前后</w:t>
            </w:r>
            <w:r>
              <w:rPr>
                <w:rFonts w:hint="eastAsia"/>
                <w:szCs w:val="21"/>
              </w:rPr>
              <w:t>推理加速比，</w:t>
            </w:r>
            <w:r>
              <w:rPr>
                <w:szCs w:val="21"/>
              </w:rPr>
              <w:t>模型</w:t>
            </w:r>
            <w:r>
              <w:rPr>
                <w:rFonts w:hint="eastAsia"/>
                <w:szCs w:val="21"/>
              </w:rPr>
              <w:t>压缩率，</w:t>
            </w:r>
            <w:r>
              <w:rPr>
                <w:rFonts w:hint="eastAsia"/>
                <w:szCs w:val="21"/>
              </w:rPr>
              <w:lastRenderedPageBreak/>
              <w:t>时延变化，精度指标变化</w:t>
            </w:r>
            <w:r>
              <w:rPr>
                <w:szCs w:val="21"/>
              </w:rPr>
              <w:t>。</w:t>
            </w:r>
          </w:p>
        </w:tc>
      </w:tr>
      <w:tr w:rsidR="00342A78" w14:paraId="687DE5F2" w14:textId="77777777">
        <w:tc>
          <w:tcPr>
            <w:tcW w:w="1555" w:type="dxa"/>
            <w:tcBorders>
              <w:top w:val="single" w:sz="4" w:space="0" w:color="auto"/>
              <w:left w:val="single" w:sz="4" w:space="0" w:color="auto"/>
              <w:bottom w:val="single" w:sz="4" w:space="0" w:color="auto"/>
              <w:right w:val="single" w:sz="4" w:space="0" w:color="auto"/>
            </w:tcBorders>
          </w:tcPr>
          <w:p w14:paraId="45BA1AA9" w14:textId="77777777" w:rsidR="00342A78" w:rsidRDefault="00000000">
            <w:pPr>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7197D2C6" w14:textId="77777777" w:rsidR="00342A78" w:rsidRDefault="00000000">
            <w:pPr>
              <w:rPr>
                <w:szCs w:val="21"/>
              </w:rPr>
            </w:pPr>
            <w:r>
              <w:rPr>
                <w:szCs w:val="21"/>
              </w:rPr>
              <w:t>统计优化前后</w:t>
            </w:r>
            <w:r>
              <w:rPr>
                <w:rFonts w:hint="eastAsia"/>
                <w:szCs w:val="21"/>
              </w:rPr>
              <w:t>推理加速比，</w:t>
            </w:r>
            <w:r>
              <w:rPr>
                <w:szCs w:val="21"/>
              </w:rPr>
              <w:t>模型</w:t>
            </w:r>
            <w:r>
              <w:rPr>
                <w:rFonts w:hint="eastAsia"/>
                <w:szCs w:val="21"/>
              </w:rPr>
              <w:t>压缩率，时延变化，准确率变化，能够得到</w:t>
            </w:r>
            <w:r>
              <w:rPr>
                <w:szCs w:val="21"/>
              </w:rPr>
              <w:t>模型能够正常完成推理，输出结果有效；优化后</w:t>
            </w:r>
            <w:r>
              <w:rPr>
                <w:rFonts w:hint="eastAsia"/>
                <w:szCs w:val="21"/>
              </w:rPr>
              <w:t>相比</w:t>
            </w:r>
            <w:r>
              <w:rPr>
                <w:szCs w:val="21"/>
              </w:rPr>
              <w:t>优化前部署速度提升率</w:t>
            </w:r>
            <w:r>
              <w:t>P</w:t>
            </w:r>
            <w:r>
              <w:t>不低于</w:t>
            </w:r>
            <w:r>
              <w:t>30%</w:t>
            </w:r>
            <w:r>
              <w:t>（</w:t>
            </w:r>
            <w:r>
              <w:t>S</w:t>
            </w:r>
            <w:r>
              <w:t>不低于</w:t>
            </w:r>
            <w:r>
              <w:t>1.30</w:t>
            </w:r>
            <w:r>
              <w:t>）</w:t>
            </w:r>
            <w:r>
              <w:rPr>
                <w:rFonts w:hint="eastAsia"/>
              </w:rPr>
              <w:t>且</w:t>
            </w:r>
            <w:r>
              <w:rPr>
                <w:rFonts w:cs="宋体"/>
                <w:szCs w:val="21"/>
              </w:rPr>
              <w:t>优化后模型在准确率方</w:t>
            </w:r>
            <w:r>
              <w:rPr>
                <w:rFonts w:cs="宋体" w:hint="eastAsia"/>
                <w:szCs w:val="21"/>
              </w:rPr>
              <w:t>面</w:t>
            </w:r>
            <w:r>
              <w:rPr>
                <w:rFonts w:cs="宋体"/>
                <w:szCs w:val="21"/>
              </w:rPr>
              <w:t>仅出现了小幅下降</w:t>
            </w:r>
            <w:r>
              <w:rPr>
                <w:szCs w:val="21"/>
              </w:rPr>
              <w:t>。</w:t>
            </w:r>
          </w:p>
        </w:tc>
      </w:tr>
    </w:tbl>
    <w:p w14:paraId="40EB6408" w14:textId="77777777" w:rsidR="00342A78" w:rsidRDefault="00000000">
      <w:pPr>
        <w:pStyle w:val="6"/>
        <w:spacing w:before="156" w:after="156"/>
      </w:pPr>
      <w:r>
        <w:t>测试用例</w:t>
      </w:r>
      <w:r>
        <w:rPr>
          <w:rFonts w:hint="eastAsia"/>
        </w:rPr>
        <w:t>3</w:t>
      </w:r>
      <w:r>
        <w:t>.</w:t>
      </w:r>
      <w:r>
        <w:rPr>
          <w:rFonts w:hint="eastAsia"/>
        </w:rPr>
        <w:t>1</w:t>
      </w:r>
      <w:r>
        <w:t>.</w:t>
      </w:r>
      <w:r>
        <w:rPr>
          <w:rFonts w:hint="eastAsia"/>
        </w:rPr>
        <w:t>3</w:t>
      </w:r>
      <w:r>
        <w:t>：</w:t>
      </w:r>
      <w:r>
        <w:t>BiSeNetV</w:t>
      </w:r>
      <w:r>
        <w:rPr>
          <w:rFonts w:hint="eastAsia"/>
        </w:rPr>
        <w:t>1</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0E0886F5" w14:textId="77777777">
        <w:tc>
          <w:tcPr>
            <w:tcW w:w="1555" w:type="dxa"/>
            <w:tcBorders>
              <w:top w:val="single" w:sz="4" w:space="0" w:color="auto"/>
              <w:left w:val="single" w:sz="4" w:space="0" w:color="auto"/>
              <w:bottom w:val="single" w:sz="4" w:space="0" w:color="auto"/>
              <w:right w:val="single" w:sz="4" w:space="0" w:color="auto"/>
            </w:tcBorders>
          </w:tcPr>
          <w:p w14:paraId="21696F0F"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64D6585B" w14:textId="77777777" w:rsidR="00342A78" w:rsidRDefault="00000000">
            <w:pPr>
              <w:rPr>
                <w:szCs w:val="21"/>
              </w:rPr>
            </w:pPr>
            <w:r>
              <w:rPr>
                <w:szCs w:val="21"/>
              </w:rPr>
              <w:t>BiSeNetV1</w:t>
            </w:r>
            <w:r>
              <w:rPr>
                <w:szCs w:val="21"/>
              </w:rPr>
              <w:t>语义分割模型；总数据集为</w:t>
            </w:r>
            <w:r>
              <w:rPr>
                <w:szCs w:val="21"/>
              </w:rPr>
              <w:t>Cityscapes</w:t>
            </w:r>
            <w:r>
              <w:rPr>
                <w:szCs w:val="21"/>
              </w:rPr>
              <w:t>，固定测试集为项目中</w:t>
            </w:r>
            <w:r>
              <w:rPr>
                <w:szCs w:val="21"/>
              </w:rPr>
              <w:t>src/rk3588s/AiRE/bisenet/data/</w:t>
            </w:r>
            <w:r>
              <w:rPr>
                <w:szCs w:val="21"/>
              </w:rPr>
              <w:t>目录下的</w:t>
            </w:r>
            <w:r>
              <w:rPr>
                <w:szCs w:val="21"/>
              </w:rPr>
              <w:t>Cityscapes</w:t>
            </w:r>
            <w:r>
              <w:rPr>
                <w:szCs w:val="21"/>
              </w:rPr>
              <w:t>验证集；测试模型为</w:t>
            </w:r>
            <w:r>
              <w:rPr>
                <w:szCs w:val="21"/>
              </w:rPr>
              <w:t>src/rk3588s/AiRE/bisenet/weights/</w:t>
            </w:r>
            <w:r>
              <w:rPr>
                <w:szCs w:val="21"/>
              </w:rPr>
              <w:t>目录下基准、</w:t>
            </w:r>
            <w:r>
              <w:rPr>
                <w:szCs w:val="21"/>
              </w:rPr>
              <w:t>INT8</w:t>
            </w:r>
            <w:r>
              <w:rPr>
                <w:szCs w:val="21"/>
              </w:rPr>
              <w:t>量化、剪枝、剪枝</w:t>
            </w:r>
            <w:r>
              <w:rPr>
                <w:szCs w:val="21"/>
              </w:rPr>
              <w:t>+INT8</w:t>
            </w:r>
            <w:r>
              <w:rPr>
                <w:szCs w:val="21"/>
              </w:rPr>
              <w:t>量化四个</w:t>
            </w:r>
            <w:r>
              <w:rPr>
                <w:szCs w:val="21"/>
              </w:rPr>
              <w:t>RKNN</w:t>
            </w:r>
            <w:r>
              <w:rPr>
                <w:szCs w:val="21"/>
              </w:rPr>
              <w:t>模型，可通过</w:t>
            </w:r>
            <w:r>
              <w:rPr>
                <w:szCs w:val="21"/>
              </w:rPr>
              <w:t>SSH</w:t>
            </w:r>
            <w:r>
              <w:rPr>
                <w:szCs w:val="21"/>
              </w:rPr>
              <w:t>访问</w:t>
            </w:r>
            <w:r>
              <w:rPr>
                <w:szCs w:val="21"/>
              </w:rPr>
              <w:t>ROC-RK3588S-PC</w:t>
            </w:r>
            <w:r>
              <w:rPr>
                <w:szCs w:val="21"/>
              </w:rPr>
              <w:t>开发板，已完成本节统一虚拟化与</w:t>
            </w:r>
            <w:r>
              <w:rPr>
                <w:szCs w:val="21"/>
              </w:rPr>
              <w:t>NPU</w:t>
            </w:r>
            <w:r>
              <w:rPr>
                <w:szCs w:val="21"/>
              </w:rPr>
              <w:t>前置检查。</w:t>
            </w:r>
          </w:p>
        </w:tc>
      </w:tr>
      <w:tr w:rsidR="00342A78" w14:paraId="2AA5C5CD" w14:textId="77777777">
        <w:tc>
          <w:tcPr>
            <w:tcW w:w="1555" w:type="dxa"/>
            <w:tcBorders>
              <w:top w:val="single" w:sz="4" w:space="0" w:color="auto"/>
              <w:left w:val="single" w:sz="4" w:space="0" w:color="auto"/>
              <w:bottom w:val="single" w:sz="4" w:space="0" w:color="auto"/>
              <w:right w:val="single" w:sz="4" w:space="0" w:color="auto"/>
            </w:tcBorders>
          </w:tcPr>
          <w:p w14:paraId="782E2E0E" w14:textId="77777777" w:rsidR="00342A78" w:rsidRDefault="00000000">
            <w:pPr>
              <w:rPr>
                <w:color w:val="C00000"/>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659F5323" w14:textId="77777777" w:rsidR="00342A78" w:rsidRDefault="00000000">
            <w:pPr>
              <w:numPr>
                <w:ilvl w:val="0"/>
                <w:numId w:val="42"/>
              </w:numPr>
              <w:adjustRightInd/>
              <w:snapToGrid w:val="0"/>
              <w:spacing w:before="60" w:after="60" w:line="300" w:lineRule="auto"/>
              <w:textAlignment w:val="auto"/>
              <w:rPr>
                <w:color w:val="333333"/>
                <w:szCs w:val="21"/>
              </w:r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204DB784" w14:textId="77777777" w:rsidR="00342A78" w:rsidRDefault="00000000">
            <w:pPr>
              <w:numPr>
                <w:ilvl w:val="0"/>
                <w:numId w:val="42"/>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7250BEE4"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5BBB55AD"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src/rk3588s/AiRE/bisenet/</w:t>
            </w:r>
          </w:p>
          <w:p w14:paraId="36CE19C6" w14:textId="77777777" w:rsidR="00342A78" w:rsidRDefault="00000000">
            <w:pPr>
              <w:numPr>
                <w:ilvl w:val="0"/>
                <w:numId w:val="42"/>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57189"/>
              <w:placeholder>
                <w:docPart w:val="{98917d5d-0867-498f-8ab6-4b487a19ec93}"/>
              </w:placeholder>
              <w15:appearance w15:val="hidden"/>
              <w:text w:multiLine="1"/>
            </w:sdtPr>
            <w:sdtContent>
              <w:p w14:paraId="07252D4B"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77743F96" w14:textId="77777777" w:rsidR="00342A78" w:rsidRDefault="00000000">
            <w:pPr>
              <w:numPr>
                <w:ilvl w:val="0"/>
                <w:numId w:val="42"/>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79375"/>
              <w:placeholder>
                <w:docPart w:val="{986da84b-ca24-415c-81d1-ab78c0058c4d}"/>
              </w:placeholder>
              <w15:appearance w15:val="hidden"/>
              <w:text w:multiLine="1"/>
            </w:sdtPr>
            <w:sdtContent>
              <w:p w14:paraId="666CBDCD"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796D2A9B" w14:textId="77777777" w:rsidR="00342A78" w:rsidRDefault="00000000">
            <w:pPr>
              <w:numPr>
                <w:ilvl w:val="0"/>
                <w:numId w:val="42"/>
              </w:numPr>
              <w:adjustRightInd/>
              <w:snapToGrid w:val="0"/>
              <w:spacing w:before="60" w:after="60" w:line="300" w:lineRule="auto"/>
              <w:textAlignment w:val="auto"/>
              <w:rPr>
                <w:color w:val="333333"/>
                <w:szCs w:val="21"/>
              </w:rPr>
            </w:pPr>
            <w:r>
              <w:rPr>
                <w:rFonts w:hint="eastAsia"/>
              </w:rPr>
              <w:t>若板端尚未</w:t>
            </w:r>
            <w:r>
              <w:t>上传测试集</w:t>
            </w:r>
            <w:r>
              <w:rPr>
                <w:rFonts w:hint="eastAsia"/>
              </w:rPr>
              <w:t>和模型文件，将数据集和四个</w:t>
            </w:r>
            <w:r>
              <w:rPr>
                <w:rFonts w:hint="eastAsia"/>
              </w:rPr>
              <w:t>RKNN</w:t>
            </w:r>
            <w:r>
              <w:rPr>
                <w:rFonts w:hint="eastAsia"/>
              </w:rPr>
              <w:t>模型文件通过</w:t>
            </w:r>
            <w:r>
              <w:rPr>
                <w:rFonts w:hint="eastAsia"/>
              </w:rPr>
              <w:t>SSH</w:t>
            </w:r>
            <w:r>
              <w:rPr>
                <w:rFonts w:hint="eastAsia"/>
              </w:rPr>
              <w:t>分别上传到指定目录：</w:t>
            </w:r>
          </w:p>
          <w:p w14:paraId="22625EE8"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src/rk3588s/AiRE/bisenet/data/</w:t>
            </w:r>
          </w:p>
          <w:p w14:paraId="695C6678"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src/rk3588s/AiRE/bisenet/weights/</w:t>
            </w:r>
          </w:p>
          <w:p w14:paraId="642D2109" w14:textId="77777777" w:rsidR="00342A78" w:rsidRDefault="00000000">
            <w:pPr>
              <w:numPr>
                <w:ilvl w:val="0"/>
                <w:numId w:val="42"/>
              </w:numPr>
              <w:spacing w:line="288" w:lineRule="auto"/>
              <w:rPr>
                <w:szCs w:val="21"/>
              </w:rPr>
            </w:pPr>
            <w:r>
              <w:t>执行基准、</w:t>
            </w:r>
            <w:r>
              <w:t>INT8</w:t>
            </w:r>
            <w:r>
              <w:t>量化、剪枝、剪枝</w:t>
            </w:r>
            <w:r>
              <w:t>+INT8</w:t>
            </w:r>
            <w:r>
              <w:t>量化四个模型的对比测试</w:t>
            </w:r>
            <w:r>
              <w:rPr>
                <w:rFonts w:hint="eastAsia"/>
              </w:rPr>
              <w:t>脚本</w:t>
            </w:r>
            <w:r>
              <w:t>：</w:t>
            </w:r>
          </w:p>
          <w:p w14:paraId="12A920B0"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cd /root/AIRE/AIRE-Mindspore/scripts/rk3588s/AiRE</w:t>
            </w:r>
          </w:p>
          <w:p w14:paraId="4AD69307" w14:textId="77777777" w:rsidR="00342A78" w:rsidRDefault="00000000">
            <w:pPr>
              <w:numPr>
                <w:ilvl w:val="255"/>
                <w:numId w:val="0"/>
              </w:numPr>
              <w:shd w:val="clear" w:color="auto" w:fill="F5F5F5"/>
              <w:snapToGrid w:val="0"/>
              <w:spacing w:before="60" w:after="60" w:line="240" w:lineRule="auto"/>
              <w:ind w:leftChars="200" w:left="420"/>
              <w:jc w:val="left"/>
              <w:rPr>
                <w:szCs w:val="21"/>
              </w:rPr>
            </w:pPr>
            <w:r>
              <w:rPr>
                <w:rFonts w:ascii="Consolas" w:hint="eastAsia"/>
                <w:color w:val="252525"/>
                <w:szCs w:val="21"/>
              </w:rPr>
              <w:t>bash compare_bisenet.sh</w:t>
            </w:r>
          </w:p>
          <w:p w14:paraId="657E8979" w14:textId="77777777" w:rsidR="00342A78" w:rsidRDefault="00000000">
            <w:pPr>
              <w:numPr>
                <w:ilvl w:val="0"/>
                <w:numId w:val="42"/>
              </w:numPr>
              <w:spacing w:line="288" w:lineRule="auto"/>
              <w:rPr>
                <w:szCs w:val="21"/>
              </w:rPr>
            </w:pPr>
            <w:r>
              <w:rPr>
                <w:szCs w:val="21"/>
              </w:rPr>
              <w:t>记录</w:t>
            </w:r>
            <w:r>
              <w:rPr>
                <w:szCs w:val="21"/>
              </w:rPr>
              <w:t>BiSeNetV1</w:t>
            </w:r>
            <w:r>
              <w:rPr>
                <w:szCs w:val="21"/>
              </w:rPr>
              <w:t>模型的推理</w:t>
            </w:r>
            <w:r>
              <w:rPr>
                <w:rFonts w:hint="eastAsia"/>
                <w:szCs w:val="21"/>
              </w:rPr>
              <w:t>时延</w:t>
            </w:r>
            <w:r>
              <w:rPr>
                <w:szCs w:val="21"/>
              </w:rPr>
              <w:t>和推理</w:t>
            </w:r>
            <w:r>
              <w:rPr>
                <w:rFonts w:hint="eastAsia"/>
                <w:szCs w:val="21"/>
              </w:rPr>
              <w:t>精度</w:t>
            </w:r>
            <w:r>
              <w:rPr>
                <w:szCs w:val="21"/>
              </w:rPr>
              <w:t>，统计优化前后</w:t>
            </w:r>
            <w:r>
              <w:rPr>
                <w:rFonts w:hint="eastAsia"/>
                <w:szCs w:val="21"/>
              </w:rPr>
              <w:t>推理加速比，</w:t>
            </w:r>
            <w:r>
              <w:rPr>
                <w:szCs w:val="21"/>
              </w:rPr>
              <w:t>模型</w:t>
            </w:r>
            <w:r>
              <w:rPr>
                <w:rFonts w:hint="eastAsia"/>
                <w:szCs w:val="21"/>
              </w:rPr>
              <w:t>压缩率，时延变化，精度指标变化</w:t>
            </w:r>
            <w:r>
              <w:rPr>
                <w:szCs w:val="21"/>
              </w:rPr>
              <w:t>。</w:t>
            </w:r>
          </w:p>
        </w:tc>
      </w:tr>
      <w:tr w:rsidR="00342A78" w14:paraId="719D9FFD" w14:textId="77777777">
        <w:tc>
          <w:tcPr>
            <w:tcW w:w="1555" w:type="dxa"/>
            <w:tcBorders>
              <w:top w:val="single" w:sz="4" w:space="0" w:color="auto"/>
              <w:left w:val="single" w:sz="4" w:space="0" w:color="auto"/>
              <w:bottom w:val="single" w:sz="4" w:space="0" w:color="auto"/>
              <w:right w:val="single" w:sz="4" w:space="0" w:color="auto"/>
            </w:tcBorders>
          </w:tcPr>
          <w:p w14:paraId="34A21C92" w14:textId="77777777" w:rsidR="00342A78" w:rsidRDefault="00000000">
            <w:pPr>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0BD47BCA" w14:textId="77777777" w:rsidR="00342A78" w:rsidRDefault="00000000">
            <w:pPr>
              <w:rPr>
                <w:szCs w:val="21"/>
              </w:rPr>
            </w:pPr>
            <w:r>
              <w:rPr>
                <w:szCs w:val="21"/>
              </w:rPr>
              <w:t>统计优化前后</w:t>
            </w:r>
            <w:r>
              <w:rPr>
                <w:rFonts w:hint="eastAsia"/>
                <w:szCs w:val="21"/>
              </w:rPr>
              <w:t>推理加速比，</w:t>
            </w:r>
            <w:r>
              <w:rPr>
                <w:szCs w:val="21"/>
              </w:rPr>
              <w:t>模型</w:t>
            </w:r>
            <w:r>
              <w:rPr>
                <w:rFonts w:hint="eastAsia"/>
                <w:szCs w:val="21"/>
              </w:rPr>
              <w:t>压缩率，时延变化，</w:t>
            </w:r>
            <w:r>
              <w:rPr>
                <w:rFonts w:hint="eastAsia"/>
                <w:szCs w:val="21"/>
              </w:rPr>
              <w:t>miou</w:t>
            </w:r>
            <w:r>
              <w:rPr>
                <w:rFonts w:hint="eastAsia"/>
                <w:szCs w:val="21"/>
              </w:rPr>
              <w:t>变化，能够得到</w:t>
            </w:r>
            <w:r>
              <w:rPr>
                <w:szCs w:val="21"/>
              </w:rPr>
              <w:t>模型能够正常完成推理，输出结果有效；优化后</w:t>
            </w:r>
            <w:r>
              <w:rPr>
                <w:rFonts w:hint="eastAsia"/>
                <w:szCs w:val="21"/>
              </w:rPr>
              <w:t>相比</w:t>
            </w:r>
            <w:r>
              <w:rPr>
                <w:szCs w:val="21"/>
              </w:rPr>
              <w:t>优化前部署速度提升率</w:t>
            </w:r>
            <w:r>
              <w:t>P</w:t>
            </w:r>
            <w:r>
              <w:t>不低于</w:t>
            </w:r>
            <w:r>
              <w:t>30%</w:t>
            </w:r>
            <w:r>
              <w:t>（</w:t>
            </w:r>
            <w:r>
              <w:t>S</w:t>
            </w:r>
            <w:r>
              <w:t>不低于</w:t>
            </w:r>
            <w:r>
              <w:t>1.30</w:t>
            </w:r>
            <w:r>
              <w:t>）</w:t>
            </w:r>
            <w:r>
              <w:rPr>
                <w:rFonts w:hint="eastAsia"/>
              </w:rPr>
              <w:t>且</w:t>
            </w:r>
            <w:r>
              <w:rPr>
                <w:rFonts w:cs="宋体"/>
                <w:szCs w:val="21"/>
              </w:rPr>
              <w:t>优化后模型在</w:t>
            </w:r>
            <w:r>
              <w:rPr>
                <w:rFonts w:cs="宋体" w:hint="eastAsia"/>
                <w:szCs w:val="21"/>
              </w:rPr>
              <w:t>miou</w:t>
            </w:r>
            <w:r>
              <w:rPr>
                <w:rFonts w:cs="宋体"/>
                <w:szCs w:val="21"/>
              </w:rPr>
              <w:t>方</w:t>
            </w:r>
            <w:r>
              <w:rPr>
                <w:rFonts w:cs="宋体" w:hint="eastAsia"/>
                <w:szCs w:val="21"/>
              </w:rPr>
              <w:t>面</w:t>
            </w:r>
            <w:r>
              <w:rPr>
                <w:rFonts w:cs="宋体"/>
                <w:szCs w:val="21"/>
              </w:rPr>
              <w:t>仅出现了小幅下降</w:t>
            </w:r>
            <w:r>
              <w:rPr>
                <w:szCs w:val="21"/>
              </w:rPr>
              <w:t>。</w:t>
            </w:r>
          </w:p>
        </w:tc>
      </w:tr>
    </w:tbl>
    <w:p w14:paraId="470FA22C" w14:textId="77777777" w:rsidR="00342A78" w:rsidRDefault="00000000">
      <w:pPr>
        <w:pStyle w:val="6"/>
        <w:spacing w:before="156" w:after="156"/>
      </w:pPr>
      <w:r>
        <w:t>测试用例</w:t>
      </w:r>
      <w:r>
        <w:rPr>
          <w:rFonts w:hint="eastAsia"/>
        </w:rPr>
        <w:t>3</w:t>
      </w:r>
      <w:r>
        <w:t>.</w:t>
      </w:r>
      <w:r>
        <w:rPr>
          <w:rFonts w:hint="eastAsia"/>
        </w:rPr>
        <w:t>1</w:t>
      </w:r>
      <w:r>
        <w:t>.</w:t>
      </w:r>
      <w:r>
        <w:rPr>
          <w:rFonts w:hint="eastAsia"/>
        </w:rPr>
        <w:t>4</w:t>
      </w:r>
      <w:r>
        <w:t>：</w:t>
      </w:r>
      <w:r>
        <w:t>YOLOv5</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1061F175" w14:textId="77777777">
        <w:tc>
          <w:tcPr>
            <w:tcW w:w="1555" w:type="dxa"/>
            <w:tcBorders>
              <w:top w:val="single" w:sz="4" w:space="0" w:color="auto"/>
              <w:left w:val="single" w:sz="4" w:space="0" w:color="auto"/>
              <w:bottom w:val="single" w:sz="4" w:space="0" w:color="auto"/>
              <w:right w:val="single" w:sz="4" w:space="0" w:color="auto"/>
            </w:tcBorders>
          </w:tcPr>
          <w:p w14:paraId="3DCD562A"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096F5D7B" w14:textId="77777777" w:rsidR="00342A78" w:rsidRDefault="00000000">
            <w:pPr>
              <w:rPr>
                <w:szCs w:val="21"/>
              </w:rPr>
            </w:pPr>
            <w:r>
              <w:rPr>
                <w:szCs w:val="21"/>
              </w:rPr>
              <w:t>YOLOv5</w:t>
            </w:r>
            <w:r>
              <w:rPr>
                <w:szCs w:val="21"/>
              </w:rPr>
              <w:t>目标检测模型；总数据集为</w:t>
            </w:r>
            <w:r>
              <w:rPr>
                <w:szCs w:val="21"/>
              </w:rPr>
              <w:t>VOC</w:t>
            </w:r>
            <w:r>
              <w:rPr>
                <w:rFonts w:hint="eastAsia"/>
                <w:szCs w:val="21"/>
              </w:rPr>
              <w:t>2007+2012</w:t>
            </w:r>
            <w:r>
              <w:rPr>
                <w:szCs w:val="21"/>
              </w:rPr>
              <w:t>，固定测试集为项目中</w:t>
            </w:r>
            <w:r>
              <w:rPr>
                <w:szCs w:val="21"/>
              </w:rPr>
              <w:t>src/rk3588s/AiRE/yolov5/data/</w:t>
            </w:r>
            <w:r>
              <w:rPr>
                <w:szCs w:val="21"/>
              </w:rPr>
              <w:t>目录下的</w:t>
            </w:r>
            <w:r>
              <w:rPr>
                <w:szCs w:val="21"/>
              </w:rPr>
              <w:t>VOC</w:t>
            </w:r>
            <w:r>
              <w:rPr>
                <w:rFonts w:hint="eastAsia"/>
                <w:szCs w:val="21"/>
              </w:rPr>
              <w:t>2007+2012</w:t>
            </w:r>
            <w:r>
              <w:rPr>
                <w:szCs w:val="21"/>
              </w:rPr>
              <w:t>测试集；测试模型为</w:t>
            </w:r>
            <w:r>
              <w:rPr>
                <w:szCs w:val="21"/>
              </w:rPr>
              <w:t>src/rk3588s/AiRE/yolov5/weights/</w:t>
            </w:r>
            <w:r>
              <w:rPr>
                <w:szCs w:val="21"/>
              </w:rPr>
              <w:t>目录下基准、</w:t>
            </w:r>
            <w:r>
              <w:rPr>
                <w:szCs w:val="21"/>
              </w:rPr>
              <w:t>INT8</w:t>
            </w:r>
            <w:r>
              <w:rPr>
                <w:szCs w:val="21"/>
              </w:rPr>
              <w:t>量化、剪枝、剪枝</w:t>
            </w:r>
            <w:r>
              <w:rPr>
                <w:szCs w:val="21"/>
              </w:rPr>
              <w:t>+INT8</w:t>
            </w:r>
            <w:r>
              <w:rPr>
                <w:szCs w:val="21"/>
              </w:rPr>
              <w:t>量化四个</w:t>
            </w:r>
            <w:r>
              <w:rPr>
                <w:szCs w:val="21"/>
              </w:rPr>
              <w:lastRenderedPageBreak/>
              <w:t>RKNN</w:t>
            </w:r>
            <w:r>
              <w:rPr>
                <w:szCs w:val="21"/>
              </w:rPr>
              <w:t>模型，可通过</w:t>
            </w:r>
            <w:r>
              <w:rPr>
                <w:szCs w:val="21"/>
              </w:rPr>
              <w:t>SSH</w:t>
            </w:r>
            <w:r>
              <w:rPr>
                <w:szCs w:val="21"/>
              </w:rPr>
              <w:t>访问</w:t>
            </w:r>
            <w:r>
              <w:rPr>
                <w:szCs w:val="21"/>
              </w:rPr>
              <w:t>ROC-RK3588S-PC</w:t>
            </w:r>
            <w:r>
              <w:rPr>
                <w:szCs w:val="21"/>
              </w:rPr>
              <w:t>开发板，已完成本节统一虚拟化与</w:t>
            </w:r>
            <w:r>
              <w:rPr>
                <w:szCs w:val="21"/>
              </w:rPr>
              <w:t>NPU</w:t>
            </w:r>
            <w:r>
              <w:rPr>
                <w:szCs w:val="21"/>
              </w:rPr>
              <w:t>前置检查。</w:t>
            </w:r>
          </w:p>
        </w:tc>
      </w:tr>
      <w:tr w:rsidR="00342A78" w14:paraId="705D00BB" w14:textId="77777777">
        <w:tc>
          <w:tcPr>
            <w:tcW w:w="1555" w:type="dxa"/>
            <w:tcBorders>
              <w:top w:val="single" w:sz="4" w:space="0" w:color="auto"/>
              <w:left w:val="single" w:sz="4" w:space="0" w:color="auto"/>
              <w:bottom w:val="single" w:sz="4" w:space="0" w:color="auto"/>
              <w:right w:val="single" w:sz="4" w:space="0" w:color="auto"/>
            </w:tcBorders>
          </w:tcPr>
          <w:p w14:paraId="1878CAB5" w14:textId="77777777" w:rsidR="00342A78" w:rsidRDefault="00000000">
            <w:pPr>
              <w:rPr>
                <w:color w:val="C00000"/>
                <w:szCs w:val="21"/>
              </w:rPr>
            </w:pPr>
            <w:r>
              <w:rPr>
                <w:b/>
                <w:bCs/>
                <w:color w:val="333333"/>
                <w:szCs w:val="21"/>
              </w:rPr>
              <w:lastRenderedPageBreak/>
              <w:t>测试步骤</w:t>
            </w:r>
          </w:p>
        </w:tc>
        <w:tc>
          <w:tcPr>
            <w:tcW w:w="8072" w:type="dxa"/>
            <w:tcBorders>
              <w:top w:val="single" w:sz="4" w:space="0" w:color="auto"/>
              <w:left w:val="single" w:sz="4" w:space="0" w:color="auto"/>
              <w:bottom w:val="single" w:sz="4" w:space="0" w:color="auto"/>
              <w:right w:val="single" w:sz="4" w:space="0" w:color="auto"/>
            </w:tcBorders>
          </w:tcPr>
          <w:p w14:paraId="18E5EEC3" w14:textId="77777777" w:rsidR="00342A78" w:rsidRDefault="00000000">
            <w:pPr>
              <w:numPr>
                <w:ilvl w:val="0"/>
                <w:numId w:val="43"/>
              </w:numPr>
              <w:adjustRightInd/>
              <w:snapToGrid w:val="0"/>
              <w:spacing w:before="60" w:after="60" w:line="300" w:lineRule="auto"/>
              <w:textAlignment w:val="auto"/>
              <w:rPr>
                <w:color w:val="333333"/>
                <w:szCs w:val="21"/>
              </w:r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7E4AA589" w14:textId="77777777" w:rsidR="00342A78" w:rsidRDefault="00000000">
            <w:pPr>
              <w:numPr>
                <w:ilvl w:val="0"/>
                <w:numId w:val="43"/>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1B953ACC"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48152E4F"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src/rk3588s/AiRE/yolov5/</w:t>
            </w:r>
          </w:p>
          <w:p w14:paraId="7BF8A34A" w14:textId="77777777" w:rsidR="00342A78" w:rsidRDefault="00000000">
            <w:pPr>
              <w:numPr>
                <w:ilvl w:val="0"/>
                <w:numId w:val="43"/>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62288"/>
              <w:placeholder>
                <w:docPart w:val="{cebb4d90-f228-486c-90e0-f8877f19a215}"/>
              </w:placeholder>
              <w15:appearance w15:val="hidden"/>
              <w:text w:multiLine="1"/>
            </w:sdtPr>
            <w:sdtContent>
              <w:p w14:paraId="2C80150B"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4462FF97" w14:textId="77777777" w:rsidR="00342A78" w:rsidRDefault="00000000">
            <w:pPr>
              <w:numPr>
                <w:ilvl w:val="0"/>
                <w:numId w:val="43"/>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76297"/>
              <w:placeholder>
                <w:docPart w:val="{737e7f92-2092-4d81-88ff-419094758a56}"/>
              </w:placeholder>
              <w15:appearance w15:val="hidden"/>
              <w:text w:multiLine="1"/>
            </w:sdtPr>
            <w:sdtContent>
              <w:p w14:paraId="2BFEDAE9"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6EBE50A0" w14:textId="77777777" w:rsidR="00342A78" w:rsidRDefault="00000000">
            <w:pPr>
              <w:numPr>
                <w:ilvl w:val="0"/>
                <w:numId w:val="43"/>
              </w:numPr>
              <w:adjustRightInd/>
              <w:snapToGrid w:val="0"/>
              <w:spacing w:before="60" w:after="60" w:line="300" w:lineRule="auto"/>
              <w:textAlignment w:val="auto"/>
              <w:rPr>
                <w:color w:val="333333"/>
                <w:szCs w:val="21"/>
              </w:rPr>
            </w:pPr>
            <w:r>
              <w:rPr>
                <w:rFonts w:hint="eastAsia"/>
              </w:rPr>
              <w:t>若板端尚未</w:t>
            </w:r>
            <w:r>
              <w:t>上传测试集</w:t>
            </w:r>
            <w:r>
              <w:rPr>
                <w:rFonts w:hint="eastAsia"/>
              </w:rPr>
              <w:t>和模型文件，将数据集和四个</w:t>
            </w:r>
            <w:r>
              <w:rPr>
                <w:rFonts w:hint="eastAsia"/>
              </w:rPr>
              <w:t>RKNN</w:t>
            </w:r>
            <w:r>
              <w:rPr>
                <w:rFonts w:hint="eastAsia"/>
              </w:rPr>
              <w:t>模型文件通过</w:t>
            </w:r>
            <w:r>
              <w:rPr>
                <w:rFonts w:hint="eastAsia"/>
              </w:rPr>
              <w:t>SSH</w:t>
            </w:r>
            <w:r>
              <w:rPr>
                <w:rFonts w:hint="eastAsia"/>
              </w:rPr>
              <w:t>分别上传到指定目录：</w:t>
            </w:r>
          </w:p>
          <w:p w14:paraId="2BC3C7F3"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src/rk3588s/AiRE/yolov5/data/</w:t>
            </w:r>
          </w:p>
          <w:p w14:paraId="64BE6748"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src/rk3588s/AiRE/yolov5/weights/</w:t>
            </w:r>
          </w:p>
          <w:p w14:paraId="7A050FCB" w14:textId="77777777" w:rsidR="00342A78" w:rsidRDefault="00000000">
            <w:pPr>
              <w:numPr>
                <w:ilvl w:val="0"/>
                <w:numId w:val="43"/>
              </w:numPr>
              <w:spacing w:line="288" w:lineRule="auto"/>
              <w:rPr>
                <w:szCs w:val="21"/>
              </w:rPr>
            </w:pPr>
            <w:r>
              <w:t>执行基准、</w:t>
            </w:r>
            <w:r>
              <w:t>INT8</w:t>
            </w:r>
            <w:r>
              <w:t>量化、剪枝、剪枝</w:t>
            </w:r>
            <w:r>
              <w:t>+INT8</w:t>
            </w:r>
            <w:r>
              <w:t>量化四个模型的对比测试</w:t>
            </w:r>
            <w:r>
              <w:rPr>
                <w:rFonts w:hint="eastAsia"/>
              </w:rPr>
              <w:t>脚本</w:t>
            </w:r>
            <w:r>
              <w:t>：</w:t>
            </w:r>
          </w:p>
          <w:p w14:paraId="73E7AD12"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cd /root/AIRE/AIRE-Mindspore/scripts/rk3588s/AiRE</w:t>
            </w:r>
          </w:p>
          <w:p w14:paraId="1174B62F" w14:textId="77777777" w:rsidR="00342A78" w:rsidRDefault="00000000">
            <w:pPr>
              <w:numPr>
                <w:ilvl w:val="255"/>
                <w:numId w:val="0"/>
              </w:numPr>
              <w:shd w:val="clear" w:color="auto" w:fill="F5F5F5"/>
              <w:snapToGrid w:val="0"/>
              <w:spacing w:before="60" w:after="60" w:line="240" w:lineRule="auto"/>
              <w:ind w:leftChars="200" w:left="420"/>
              <w:jc w:val="left"/>
              <w:rPr>
                <w:szCs w:val="21"/>
              </w:rPr>
            </w:pPr>
            <w:r>
              <w:rPr>
                <w:rFonts w:ascii="Consolas" w:hint="eastAsia"/>
                <w:color w:val="252525"/>
                <w:szCs w:val="21"/>
              </w:rPr>
              <w:t>bash compare_yolov5.sh</w:t>
            </w:r>
          </w:p>
          <w:p w14:paraId="05C37238" w14:textId="77777777" w:rsidR="00342A78" w:rsidRDefault="00000000">
            <w:pPr>
              <w:numPr>
                <w:ilvl w:val="0"/>
                <w:numId w:val="43"/>
              </w:numPr>
              <w:spacing w:line="288" w:lineRule="auto"/>
              <w:rPr>
                <w:szCs w:val="21"/>
              </w:rPr>
            </w:pPr>
            <w:r>
              <w:rPr>
                <w:szCs w:val="21"/>
              </w:rPr>
              <w:t>记录</w:t>
            </w:r>
            <w:r>
              <w:rPr>
                <w:rFonts w:hint="eastAsia"/>
                <w:szCs w:val="21"/>
              </w:rPr>
              <w:t>YOLOv5</w:t>
            </w:r>
            <w:r>
              <w:rPr>
                <w:szCs w:val="21"/>
              </w:rPr>
              <w:t>模型的推理</w:t>
            </w:r>
            <w:r>
              <w:rPr>
                <w:rFonts w:hint="eastAsia"/>
                <w:szCs w:val="21"/>
              </w:rPr>
              <w:t>时延</w:t>
            </w:r>
            <w:r>
              <w:rPr>
                <w:szCs w:val="21"/>
              </w:rPr>
              <w:t>和推理</w:t>
            </w:r>
            <w:r>
              <w:rPr>
                <w:rFonts w:hint="eastAsia"/>
                <w:szCs w:val="21"/>
              </w:rPr>
              <w:t>精度</w:t>
            </w:r>
            <w:r>
              <w:rPr>
                <w:szCs w:val="21"/>
              </w:rPr>
              <w:t>，统计优化前后</w:t>
            </w:r>
            <w:r>
              <w:rPr>
                <w:rFonts w:hint="eastAsia"/>
                <w:szCs w:val="21"/>
              </w:rPr>
              <w:t>推理加速比，</w:t>
            </w:r>
            <w:r>
              <w:rPr>
                <w:szCs w:val="21"/>
              </w:rPr>
              <w:t>模型</w:t>
            </w:r>
            <w:r>
              <w:rPr>
                <w:rFonts w:hint="eastAsia"/>
                <w:szCs w:val="21"/>
              </w:rPr>
              <w:t>压缩率，时延变化，精度指标变化</w:t>
            </w:r>
            <w:r>
              <w:rPr>
                <w:szCs w:val="21"/>
              </w:rPr>
              <w:t>。</w:t>
            </w:r>
          </w:p>
        </w:tc>
      </w:tr>
      <w:tr w:rsidR="00342A78" w14:paraId="73998A03" w14:textId="77777777">
        <w:trPr>
          <w:trHeight w:val="90"/>
        </w:trPr>
        <w:tc>
          <w:tcPr>
            <w:tcW w:w="1555" w:type="dxa"/>
            <w:tcBorders>
              <w:top w:val="single" w:sz="4" w:space="0" w:color="auto"/>
              <w:left w:val="single" w:sz="4" w:space="0" w:color="auto"/>
              <w:bottom w:val="single" w:sz="4" w:space="0" w:color="auto"/>
              <w:right w:val="single" w:sz="4" w:space="0" w:color="auto"/>
            </w:tcBorders>
          </w:tcPr>
          <w:p w14:paraId="3AF1FC3F" w14:textId="77777777" w:rsidR="00342A78" w:rsidRDefault="00000000">
            <w:pPr>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4E92DF9E" w14:textId="77777777" w:rsidR="00342A78" w:rsidRDefault="00000000">
            <w:pPr>
              <w:rPr>
                <w:szCs w:val="21"/>
              </w:rPr>
            </w:pPr>
            <w:r>
              <w:rPr>
                <w:szCs w:val="21"/>
              </w:rPr>
              <w:t>统计优化前后</w:t>
            </w:r>
            <w:r>
              <w:rPr>
                <w:rFonts w:hint="eastAsia"/>
                <w:szCs w:val="21"/>
              </w:rPr>
              <w:t>推理加速比，</w:t>
            </w:r>
            <w:r>
              <w:rPr>
                <w:szCs w:val="21"/>
              </w:rPr>
              <w:t>模型</w:t>
            </w:r>
            <w:r>
              <w:rPr>
                <w:rFonts w:hint="eastAsia"/>
                <w:szCs w:val="21"/>
              </w:rPr>
              <w:t>压缩率，时延变化，</w:t>
            </w:r>
            <w:r>
              <w:rPr>
                <w:rFonts w:hint="eastAsia"/>
                <w:szCs w:val="21"/>
              </w:rPr>
              <w:t>map50</w:t>
            </w:r>
            <w:r>
              <w:rPr>
                <w:rFonts w:hint="eastAsia"/>
                <w:szCs w:val="21"/>
              </w:rPr>
              <w:t>变化，能够得到</w:t>
            </w:r>
            <w:r>
              <w:rPr>
                <w:szCs w:val="21"/>
              </w:rPr>
              <w:t>模型能够正常完成推理，输出结果有效；优化后</w:t>
            </w:r>
            <w:r>
              <w:rPr>
                <w:rFonts w:hint="eastAsia"/>
                <w:szCs w:val="21"/>
              </w:rPr>
              <w:t>相比</w:t>
            </w:r>
            <w:r>
              <w:rPr>
                <w:szCs w:val="21"/>
              </w:rPr>
              <w:t>优化前部署速度提升率</w:t>
            </w:r>
            <w:r>
              <w:t>P</w:t>
            </w:r>
            <w:r>
              <w:t>不低于</w:t>
            </w:r>
            <w:r>
              <w:t>30%</w:t>
            </w:r>
            <w:r>
              <w:t>（</w:t>
            </w:r>
            <w:r>
              <w:t>S</w:t>
            </w:r>
            <w:r>
              <w:t>不低于</w:t>
            </w:r>
            <w:r>
              <w:t>1.30</w:t>
            </w:r>
            <w:r>
              <w:t>）</w:t>
            </w:r>
            <w:r>
              <w:rPr>
                <w:rFonts w:hint="eastAsia"/>
              </w:rPr>
              <w:t>且</w:t>
            </w:r>
            <w:r>
              <w:rPr>
                <w:rFonts w:cs="宋体"/>
                <w:szCs w:val="21"/>
              </w:rPr>
              <w:t>优化后模型在</w:t>
            </w:r>
            <w:r>
              <w:rPr>
                <w:rFonts w:hint="eastAsia"/>
                <w:szCs w:val="21"/>
              </w:rPr>
              <w:t>map50</w:t>
            </w:r>
            <w:r>
              <w:rPr>
                <w:rFonts w:cs="宋体"/>
                <w:szCs w:val="21"/>
              </w:rPr>
              <w:t>方</w:t>
            </w:r>
            <w:r>
              <w:rPr>
                <w:rFonts w:cs="宋体" w:hint="eastAsia"/>
                <w:szCs w:val="21"/>
              </w:rPr>
              <w:t>面</w:t>
            </w:r>
            <w:r>
              <w:rPr>
                <w:rFonts w:cs="宋体"/>
                <w:szCs w:val="21"/>
              </w:rPr>
              <w:t>仅出现了小幅下降</w:t>
            </w:r>
            <w:r>
              <w:rPr>
                <w:szCs w:val="21"/>
              </w:rPr>
              <w:t>。</w:t>
            </w:r>
          </w:p>
        </w:tc>
      </w:tr>
    </w:tbl>
    <w:p w14:paraId="0C4D219B" w14:textId="77777777" w:rsidR="00342A78" w:rsidRDefault="00000000">
      <w:pPr>
        <w:pStyle w:val="51"/>
        <w:spacing w:before="156" w:after="156"/>
      </w:pPr>
      <w:r>
        <w:t>测测试用例</w:t>
      </w:r>
      <w:r>
        <w:t>3.</w:t>
      </w:r>
      <w:r>
        <w:rPr>
          <w:rFonts w:hint="eastAsia"/>
        </w:rPr>
        <w:t>2</w:t>
      </w:r>
      <w:r>
        <w:t>：</w:t>
      </w:r>
      <w:r>
        <w:t>PaddlePaddle 2.0</w:t>
      </w:r>
      <w:r>
        <w:t>部署速度提升</w:t>
      </w:r>
      <w:r>
        <w:t>30%</w:t>
      </w:r>
    </w:p>
    <w:p w14:paraId="6DA340BB" w14:textId="77777777" w:rsidR="00342A78" w:rsidRDefault="00000000">
      <w:pPr>
        <w:pStyle w:val="6"/>
        <w:spacing w:before="156" w:after="156"/>
      </w:pPr>
      <w:r>
        <w:t>测试用例</w:t>
      </w:r>
      <w:r>
        <w:t>3.</w:t>
      </w:r>
      <w:r>
        <w:rPr>
          <w:rFonts w:hint="eastAsia"/>
        </w:rPr>
        <w:t>2.1</w:t>
      </w:r>
      <w:r>
        <w:t>：</w:t>
      </w:r>
      <w:r>
        <w:t>PaddlePaddle 2.0 LPRNet</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0933369A" w14:textId="77777777">
        <w:tc>
          <w:tcPr>
            <w:tcW w:w="1555" w:type="dxa"/>
            <w:tcBorders>
              <w:top w:val="single" w:sz="4" w:space="0" w:color="auto"/>
              <w:left w:val="single" w:sz="4" w:space="0" w:color="auto"/>
              <w:bottom w:val="single" w:sz="4" w:space="0" w:color="auto"/>
              <w:right w:val="single" w:sz="4" w:space="0" w:color="auto"/>
            </w:tcBorders>
          </w:tcPr>
          <w:p w14:paraId="47D5FA05" w14:textId="77777777" w:rsidR="00342A78" w:rsidRDefault="00000000">
            <w:pPr>
              <w:rPr>
                <w:b/>
                <w:bCs/>
              </w:rPr>
            </w:pPr>
            <w:r>
              <w:rPr>
                <w:b/>
                <w:bCs/>
              </w:rPr>
              <w:t>测试输入或条件</w:t>
            </w:r>
          </w:p>
        </w:tc>
        <w:tc>
          <w:tcPr>
            <w:tcW w:w="8072" w:type="dxa"/>
            <w:tcBorders>
              <w:top w:val="single" w:sz="4" w:space="0" w:color="auto"/>
              <w:left w:val="single" w:sz="4" w:space="0" w:color="auto"/>
              <w:bottom w:val="single" w:sz="4" w:space="0" w:color="auto"/>
              <w:right w:val="single" w:sz="4" w:space="0" w:color="auto"/>
            </w:tcBorders>
          </w:tcPr>
          <w:p w14:paraId="4DF2FE21" w14:textId="77777777" w:rsidR="00342A78" w:rsidRDefault="00000000">
            <w:r>
              <w:t>LPRNet</w:t>
            </w:r>
            <w:r>
              <w:t>车牌识别模型；总数据集为</w:t>
            </w:r>
            <w:r>
              <w:t>CCPD2019</w:t>
            </w:r>
            <w:r>
              <w:t>；由</w:t>
            </w:r>
            <w:r>
              <w:t>scripts/datasets/export_acceptance_subset.py</w:t>
            </w:r>
            <w:r>
              <w:t>导出的</w:t>
            </w:r>
            <w:r>
              <w:t>artifacts/datasets/manual_ccpd_1000</w:t>
            </w:r>
            <w:r>
              <w:t>固定测试集；</w:t>
            </w:r>
            <w:r>
              <w:t>model_zoo/lprnet</w:t>
            </w:r>
            <w:r>
              <w:t>目录下的基准、</w:t>
            </w:r>
            <w:r>
              <w:t>INT8</w:t>
            </w:r>
            <w:r>
              <w:t>量化、剪枝、剪枝</w:t>
            </w:r>
            <w:r>
              <w:t>+INT8</w:t>
            </w:r>
            <w:r>
              <w:t>量化四个</w:t>
            </w:r>
            <w:r>
              <w:t>RKNN</w:t>
            </w:r>
            <w:r>
              <w:t>模型及同名</w:t>
            </w:r>
            <w:r>
              <w:t>.rknn.json</w:t>
            </w:r>
            <w:r>
              <w:t>元数据；可通过</w:t>
            </w:r>
            <w:r>
              <w:t>SSH</w:t>
            </w:r>
            <w:r>
              <w:t>访问的</w:t>
            </w:r>
            <w:r>
              <w:t>ROC-RK3588S-PC</w:t>
            </w:r>
            <w:r>
              <w:t>开发板；已完成本节统一虚拟化与</w:t>
            </w:r>
            <w:r>
              <w:t>NPU</w:t>
            </w:r>
            <w:r>
              <w:t>前置检查</w:t>
            </w:r>
            <w:r>
              <w:rPr>
                <w:rFonts w:hint="eastAsia"/>
              </w:rPr>
              <w:t>。</w:t>
            </w:r>
          </w:p>
        </w:tc>
      </w:tr>
      <w:tr w:rsidR="00342A78" w14:paraId="19CACDA1" w14:textId="77777777">
        <w:tc>
          <w:tcPr>
            <w:tcW w:w="1555" w:type="dxa"/>
            <w:tcBorders>
              <w:top w:val="single" w:sz="4" w:space="0" w:color="auto"/>
              <w:left w:val="single" w:sz="4" w:space="0" w:color="auto"/>
              <w:bottom w:val="single" w:sz="4" w:space="0" w:color="auto"/>
              <w:right w:val="single" w:sz="4" w:space="0" w:color="auto"/>
            </w:tcBorders>
          </w:tcPr>
          <w:p w14:paraId="749E7714" w14:textId="77777777" w:rsidR="00342A78" w:rsidRDefault="00000000">
            <w:pPr>
              <w:rPr>
                <w:b/>
                <w:bCs/>
              </w:rPr>
            </w:pPr>
            <w:r>
              <w:rPr>
                <w:b/>
                <w:bCs/>
              </w:rPr>
              <w:t>测试步骤</w:t>
            </w:r>
          </w:p>
        </w:tc>
        <w:tc>
          <w:tcPr>
            <w:tcW w:w="8072" w:type="dxa"/>
            <w:tcBorders>
              <w:top w:val="single" w:sz="4" w:space="0" w:color="auto"/>
              <w:left w:val="single" w:sz="4" w:space="0" w:color="auto"/>
              <w:bottom w:val="single" w:sz="4" w:space="0" w:color="auto"/>
              <w:right w:val="single" w:sz="4" w:space="0" w:color="auto"/>
            </w:tcBorders>
          </w:tcPr>
          <w:p w14:paraId="68DF5C04" w14:textId="77777777" w:rsidR="00342A78" w:rsidRDefault="00000000">
            <w:pPr>
              <w:numPr>
                <w:ilvl w:val="0"/>
                <w:numId w:val="44"/>
              </w:num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53F33EA1" w14:textId="77777777" w:rsidR="00342A78" w:rsidRDefault="00000000">
            <w:pPr>
              <w:numPr>
                <w:ilvl w:val="0"/>
                <w:numId w:val="44"/>
              </w:numPr>
            </w:pPr>
            <w:r>
              <w:t>在本地主机仓库根目录先固定板端性能状态：</w:t>
            </w:r>
          </w:p>
          <w:p w14:paraId="514F9E2C"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scripts/set_board_performance.sh --host rk3588s-vm0 --cpu performance --npu performance</w:t>
            </w:r>
          </w:p>
          <w:p w14:paraId="287913C7" w14:textId="77777777" w:rsidR="00342A78" w:rsidRDefault="00000000">
            <w:pPr>
              <w:numPr>
                <w:ilvl w:val="0"/>
                <w:numId w:val="44"/>
              </w:numPr>
            </w:pPr>
            <w:r>
              <w:lastRenderedPageBreak/>
              <w:t>确认总数据集；若总数据集不存在，执行对应下载脚本；然后导出固定测试子集：</w:t>
            </w:r>
          </w:p>
          <w:p w14:paraId="5FBB1DC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DATA_ROOT="/data/datasets/ccpd2019"</w:t>
            </w:r>
          </w:p>
          <w:p w14:paraId="61153BE0"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if ! find "$DATA_ROOT" -type f -iname "*.jpg" | grep -q .; then python scripts/datasets/download_ccpd.py --dataset ccpd2019 --output-dir "$DATA_ROOT"; fi</w:t>
            </w:r>
          </w:p>
          <w:p w14:paraId="21DA5EE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find "$DATA_ROOT" -type f -iname "*.jpg" | sort &gt; /tmp/ccpd_all.txt</w:t>
            </w:r>
          </w:p>
          <w:p w14:paraId="5129D56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python scripts/datasets/export_acceptance_subset.py --output artifacts/datasets/manual_ccpd_1000 --tasks ccpd --samples 1000 --seed 2026 --ccpd-root "$DATA_ROOT" --ccpd-list /tmp/ccpd_all.txt --overwrite</w:t>
            </w:r>
          </w:p>
          <w:p w14:paraId="1C6104BA" w14:textId="77777777" w:rsidR="00342A78" w:rsidRDefault="00000000">
            <w:pPr>
              <w:numPr>
                <w:ilvl w:val="0"/>
                <w:numId w:val="44"/>
              </w:numPr>
            </w:pPr>
            <w:r>
              <w:t>若板端运行环境不存在，创建并上传部署环境：</w:t>
            </w:r>
          </w:p>
          <w:p w14:paraId="171B880E"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scripts/deploy_rknn_runtime.sh --host rk3588s-vm0 --remote-dir /root/EdgeInfer-RK3588S-rknn --venv .venv-rk3588</w:t>
            </w:r>
          </w:p>
          <w:p w14:paraId="728437D1" w14:textId="77777777" w:rsidR="00342A78" w:rsidRDefault="00000000">
            <w:pPr>
              <w:numPr>
                <w:ilvl w:val="0"/>
                <w:numId w:val="44"/>
              </w:numPr>
            </w:pPr>
            <w:r>
              <w:t>上传测试集、四个</w:t>
            </w:r>
            <w:r>
              <w:t>RKNN</w:t>
            </w:r>
            <w:r>
              <w:t>模型及同名</w:t>
            </w:r>
            <w:r>
              <w:t>.rknn.json</w:t>
            </w:r>
            <w:r>
              <w:t>元数据：</w:t>
            </w:r>
          </w:p>
          <w:p w14:paraId="1A6C8D77"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rsync -avzPL artifacts/datasets/manual_ccpd_1000/ rk3588s-vm0:/root/EdgeInfer-RK3588S-rknn/datasets/manual_ccpd_1000/</w:t>
            </w:r>
          </w:p>
          <w:p w14:paraId="1A000AF3"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scripts/upload_rknn_to_board.sh --host rk3588s-vm0 --remote-dir /root/EdgeInfer-RK3588S-rknn --remote-model-dir /root/EdgeInfer-RK3588S-rknn/models/manual/lprnet \</w:t>
            </w:r>
          </w:p>
          <w:p w14:paraId="179BE26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model_zoo/lprnet/baseline/lprnet_baseline_fp.rknn model_zoo/lprnet/int8/lprnet_baseline_int8_n512.rknn \</w:t>
            </w:r>
          </w:p>
          <w:p w14:paraId="2E497EFC"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model_zoo/lprnet/pruned/lprnet_deployment_friendly_kd50_fp.rknn model_zoo/lprnet/pruned_int8/lprnet_deployment_friendly_kd50_int8_n512.rknn</w:t>
            </w:r>
          </w:p>
          <w:p w14:paraId="29B5907F" w14:textId="77777777" w:rsidR="00342A78" w:rsidRDefault="00000000">
            <w:pPr>
              <w:numPr>
                <w:ilvl w:val="0"/>
                <w:numId w:val="44"/>
              </w:numPr>
            </w:pPr>
            <w:r>
              <w:t>依次执行基准、</w:t>
            </w:r>
            <w:r>
              <w:t>INT8</w:t>
            </w:r>
            <w:r>
              <w:t>量化、剪枝、剪枝</w:t>
            </w:r>
            <w:r>
              <w:t>+INT8</w:t>
            </w:r>
            <w:r>
              <w:t>量化四个模型的对比测试：</w:t>
            </w:r>
          </w:p>
          <w:p w14:paraId="052C51B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for variant in baseline int8 pruned pruned_int8; do</w:t>
            </w:r>
          </w:p>
          <w:p w14:paraId="5AFC7F6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case "$variant" in</w:t>
            </w:r>
          </w:p>
          <w:p w14:paraId="0513C173"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CANDIDATE=models/manual/lprnet/lprnet_baseline_fp.rknn;;</w:t>
            </w:r>
          </w:p>
          <w:p w14:paraId="3C9E60D0"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int8) CANDIDATE=models/manual/lprnet/lprnet_baseline_int8_n512.rknn;;</w:t>
            </w:r>
          </w:p>
          <w:p w14:paraId="02D28DF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pruned) CANDIDATE=models/manual/lprnet/lprnet_deployment_friendly_kd50_fp.rknn;;</w:t>
            </w:r>
          </w:p>
          <w:p w14:paraId="36D129CE"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pruned_int8) CANDIDATE=models/manual/lprnet/lprnet_deployment_friendly_kd50_int8_n512.rknn;;</w:t>
            </w:r>
          </w:p>
          <w:p w14:paraId="26DB6685"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esac</w:t>
            </w:r>
          </w:p>
          <w:p w14:paraId="2F29E942"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bash scripts/compare_rknn_on_board.sh --host rk3588s-vm0 --remote-dir /root/EdgeInfer-RK3588S-rknn --task lprnet \</w:t>
            </w:r>
          </w:p>
          <w:p w14:paraId="4E43739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models/manual/lprnet/lprnet_baseline_fp.rknn --candidate "$CANDIDATE" \</w:t>
            </w:r>
          </w:p>
          <w:p w14:paraId="4C1D89F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--dataset-dir artifacts/datasets/manual_ccpd_1000 --batch-</w:t>
            </w:r>
            <w:r>
              <w:rPr>
                <w:rFonts w:ascii="Consolas" w:hint="eastAsia"/>
                <w:color w:val="252525"/>
              </w:rPr>
              <w:lastRenderedPageBreak/>
              <w:t>output outputs/manual/lprnet_${variant}.json --npu-governor performance -- \</w:t>
            </w:r>
          </w:p>
          <w:p w14:paraId="7782CB88"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--warmup 100 --benchmark-runs 1000 --core-mask 0_1_2</w:t>
            </w:r>
          </w:p>
          <w:p w14:paraId="3019B2C3"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done</w:t>
            </w:r>
          </w:p>
        </w:tc>
      </w:tr>
      <w:tr w:rsidR="00342A78" w14:paraId="139AC337" w14:textId="77777777">
        <w:tc>
          <w:tcPr>
            <w:tcW w:w="1555" w:type="dxa"/>
            <w:tcBorders>
              <w:top w:val="single" w:sz="4" w:space="0" w:color="auto"/>
              <w:left w:val="single" w:sz="4" w:space="0" w:color="auto"/>
              <w:bottom w:val="single" w:sz="4" w:space="0" w:color="auto"/>
              <w:right w:val="single" w:sz="4" w:space="0" w:color="auto"/>
            </w:tcBorders>
          </w:tcPr>
          <w:p w14:paraId="241BC528" w14:textId="77777777" w:rsidR="00342A78" w:rsidRDefault="00000000">
            <w:r>
              <w:rPr>
                <w:b/>
                <w:bCs/>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691D6591" w14:textId="77777777" w:rsidR="00342A78" w:rsidRDefault="00000000">
            <w:r>
              <w:t>基准、</w:t>
            </w:r>
            <w:r>
              <w:t>INT8</w:t>
            </w:r>
            <w:r>
              <w:t>量化、剪枝及剪枝</w:t>
            </w:r>
            <w:r>
              <w:t>+INT8</w:t>
            </w:r>
            <w:r>
              <w:t>量化模型均能在</w:t>
            </w:r>
            <w:r>
              <w:t>VM</w:t>
            </w:r>
            <w:r>
              <w:rPr>
                <w:rFonts w:hint="eastAsia"/>
              </w:rPr>
              <w:t>0</w:t>
            </w:r>
            <w:r>
              <w:t>的</w:t>
            </w:r>
            <w:r>
              <w:t>RKNPU</w:t>
            </w:r>
            <w:r>
              <w:t>上完成推理，脚本正常退出并输出合法车牌字符串。</w:t>
            </w:r>
          </w:p>
          <w:p w14:paraId="60F8F114" w14:textId="77777777" w:rsidR="00342A78" w:rsidRDefault="00000000">
            <w:r>
              <w:t>预先固化的典型部署样本逐项检查通过，部署可用性检查通过率为</w:t>
            </w:r>
            <w:r>
              <w:t>100%</w:t>
            </w:r>
            <w:r>
              <w:t>；最终选定优化模型的部署速度提升率</w:t>
            </w:r>
            <w:r>
              <w:t>P</w:t>
            </w:r>
            <w:r>
              <w:t>不低于</w:t>
            </w:r>
            <w:r>
              <w:t>30%</w:t>
            </w:r>
            <w:r>
              <w:t>（</w:t>
            </w:r>
            <w:r>
              <w:t>S</w:t>
            </w:r>
            <w:r>
              <w:t>不低于</w:t>
            </w:r>
            <w:r>
              <w:t>1.30</w:t>
            </w:r>
            <w:r>
              <w:t>）。</w:t>
            </w:r>
          </w:p>
        </w:tc>
      </w:tr>
    </w:tbl>
    <w:p w14:paraId="0D44F687" w14:textId="77777777" w:rsidR="00342A78" w:rsidRDefault="00000000">
      <w:pPr>
        <w:pStyle w:val="6"/>
        <w:spacing w:before="156" w:after="156"/>
      </w:pPr>
      <w:r>
        <w:t>测试用例</w:t>
      </w:r>
      <w:r>
        <w:t>3.</w:t>
      </w:r>
      <w:r>
        <w:rPr>
          <w:rFonts w:hint="eastAsia"/>
        </w:rPr>
        <w:t>2.2</w:t>
      </w:r>
      <w:r>
        <w:t>：</w:t>
      </w:r>
      <w:r>
        <w:t>PaddlePaddle 2.0 ResNet50</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098559A5" w14:textId="77777777">
        <w:tc>
          <w:tcPr>
            <w:tcW w:w="1555" w:type="dxa"/>
            <w:tcBorders>
              <w:top w:val="single" w:sz="4" w:space="0" w:color="auto"/>
              <w:left w:val="single" w:sz="4" w:space="0" w:color="auto"/>
              <w:bottom w:val="single" w:sz="4" w:space="0" w:color="auto"/>
              <w:right w:val="single" w:sz="4" w:space="0" w:color="auto"/>
            </w:tcBorders>
          </w:tcPr>
          <w:p w14:paraId="4616066E" w14:textId="77777777" w:rsidR="00342A78" w:rsidRDefault="00000000">
            <w:pPr>
              <w:rPr>
                <w:b/>
                <w:bCs/>
              </w:rPr>
            </w:pPr>
            <w:r>
              <w:rPr>
                <w:b/>
                <w:bCs/>
              </w:rPr>
              <w:t>测试输入或条件</w:t>
            </w:r>
          </w:p>
        </w:tc>
        <w:tc>
          <w:tcPr>
            <w:tcW w:w="8072" w:type="dxa"/>
            <w:tcBorders>
              <w:top w:val="single" w:sz="4" w:space="0" w:color="auto"/>
              <w:left w:val="single" w:sz="4" w:space="0" w:color="auto"/>
              <w:bottom w:val="single" w:sz="4" w:space="0" w:color="auto"/>
              <w:right w:val="single" w:sz="4" w:space="0" w:color="auto"/>
            </w:tcBorders>
          </w:tcPr>
          <w:p w14:paraId="3FF718D1" w14:textId="77777777" w:rsidR="00342A78" w:rsidRDefault="00000000">
            <w:r>
              <w:t>ResNet50</w:t>
            </w:r>
            <w:r>
              <w:t>图像分类模型；总数据集为</w:t>
            </w:r>
            <w:r>
              <w:t>ImageNet ImageFolder</w:t>
            </w:r>
            <w:r>
              <w:t>；由</w:t>
            </w:r>
            <w:r>
              <w:t>scripts/datasets/export_acceptance_subset.py</w:t>
            </w:r>
            <w:r>
              <w:t>导出的</w:t>
            </w:r>
            <w:r>
              <w:rPr>
                <w:rFonts w:hint="eastAsia"/>
              </w:rPr>
              <w:t xml:space="preserve">   </w:t>
            </w:r>
            <w:r>
              <w:t>artifacts/datasets/manual_imagenet_1000</w:t>
            </w:r>
            <w:r>
              <w:t>固定测试集；</w:t>
            </w:r>
            <w:r>
              <w:t>model_zoo/resnet50</w:t>
            </w:r>
            <w:r>
              <w:t>目录下的基准、</w:t>
            </w:r>
            <w:r>
              <w:t>INT8</w:t>
            </w:r>
            <w:r>
              <w:t>量化、剪枝、剪枝</w:t>
            </w:r>
            <w:r>
              <w:t>+INT8</w:t>
            </w:r>
            <w:r>
              <w:t>量化四个</w:t>
            </w:r>
            <w:r>
              <w:t>RKNN</w:t>
            </w:r>
            <w:r>
              <w:t>模型及同名</w:t>
            </w:r>
            <w:r>
              <w:t>.rknn.json</w:t>
            </w:r>
            <w:r>
              <w:t>元数据；可通过</w:t>
            </w:r>
            <w:r>
              <w:t>SSH</w:t>
            </w:r>
            <w:r>
              <w:t>访问的</w:t>
            </w:r>
            <w:r>
              <w:t>ROC-RK3588S-PC</w:t>
            </w:r>
            <w:r>
              <w:t>开发板；已完成本节统一虚拟化与</w:t>
            </w:r>
            <w:r>
              <w:t>NPU</w:t>
            </w:r>
            <w:r>
              <w:t>前置检查</w:t>
            </w:r>
            <w:r>
              <w:rPr>
                <w:rFonts w:hint="eastAsia"/>
              </w:rPr>
              <w:t>。</w:t>
            </w:r>
          </w:p>
        </w:tc>
      </w:tr>
      <w:tr w:rsidR="00342A78" w14:paraId="5B70D426" w14:textId="77777777">
        <w:tc>
          <w:tcPr>
            <w:tcW w:w="1555" w:type="dxa"/>
            <w:tcBorders>
              <w:top w:val="single" w:sz="4" w:space="0" w:color="auto"/>
              <w:left w:val="single" w:sz="4" w:space="0" w:color="auto"/>
              <w:bottom w:val="single" w:sz="4" w:space="0" w:color="auto"/>
              <w:right w:val="single" w:sz="4" w:space="0" w:color="auto"/>
            </w:tcBorders>
          </w:tcPr>
          <w:p w14:paraId="0E9725CE" w14:textId="77777777" w:rsidR="00342A78" w:rsidRDefault="00000000">
            <w:pPr>
              <w:rPr>
                <w:b/>
                <w:bCs/>
              </w:rPr>
            </w:pPr>
            <w:r>
              <w:rPr>
                <w:b/>
                <w:bCs/>
              </w:rPr>
              <w:t>测试步骤</w:t>
            </w:r>
          </w:p>
        </w:tc>
        <w:tc>
          <w:tcPr>
            <w:tcW w:w="8072" w:type="dxa"/>
            <w:tcBorders>
              <w:top w:val="single" w:sz="4" w:space="0" w:color="auto"/>
              <w:left w:val="single" w:sz="4" w:space="0" w:color="auto"/>
              <w:bottom w:val="single" w:sz="4" w:space="0" w:color="auto"/>
              <w:right w:val="single" w:sz="4" w:space="0" w:color="auto"/>
            </w:tcBorders>
          </w:tcPr>
          <w:p w14:paraId="6C61FDB4" w14:textId="77777777" w:rsidR="00342A78" w:rsidRDefault="00000000">
            <w:pPr>
              <w:numPr>
                <w:ilvl w:val="0"/>
                <w:numId w:val="45"/>
              </w:num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69162E2B" w14:textId="77777777" w:rsidR="00342A78" w:rsidRDefault="00000000">
            <w:pPr>
              <w:numPr>
                <w:ilvl w:val="0"/>
                <w:numId w:val="45"/>
              </w:numPr>
            </w:pPr>
            <w:r>
              <w:t>在本地主机仓库根目录先固定板端性能状态：</w:t>
            </w:r>
          </w:p>
          <w:p w14:paraId="302FF75C"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scripts/set_board_performance.sh --host rk3588s-vm0 --cpu performance --npu performance</w:t>
            </w:r>
          </w:p>
          <w:p w14:paraId="348EEBD5" w14:textId="77777777" w:rsidR="00342A78" w:rsidRDefault="00000000">
            <w:pPr>
              <w:numPr>
                <w:ilvl w:val="0"/>
                <w:numId w:val="45"/>
              </w:numPr>
            </w:pPr>
            <w:r>
              <w:t>确认总数据集；若总数据集不存在，执行对应下载脚本；然后导出固定测试子集：</w:t>
            </w:r>
          </w:p>
          <w:p w14:paraId="395455E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DATA_ROOT="/data/datasets/imagenet_imagefolder"</w:t>
            </w:r>
          </w:p>
          <w:p w14:paraId="0C5C2AD1"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if [[ ! -d "$DATA_ROOT/val" ]]; then python scripts/datasets/download_imagenet.py --variant imagenet1k --output-dir "$DATA_ROOT"; fi</w:t>
            </w:r>
          </w:p>
          <w:p w14:paraId="7379E213"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python scripts/datasets/export_acceptance_subset.py --output artifacts/datasets/manual_imagenet_1000 --tasks imagenet --samples 1000 --seed 2026 --imagenet-root "$DATA_ROOT" --overwrite</w:t>
            </w:r>
          </w:p>
          <w:p w14:paraId="702A8CD5" w14:textId="77777777" w:rsidR="00342A78" w:rsidRDefault="00000000">
            <w:pPr>
              <w:numPr>
                <w:ilvl w:val="0"/>
                <w:numId w:val="45"/>
              </w:numPr>
            </w:pPr>
            <w:r>
              <w:t>若板端运行环境不存在，创建并上传部署环境：</w:t>
            </w:r>
          </w:p>
          <w:p w14:paraId="5AACDE5C"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scripts/deploy_rknn_runtime.sh --host rk3588s-vm0 --remote-dir /root/EdgeInfer-RK3588S-rknn --venv .venv-rk3588</w:t>
            </w:r>
          </w:p>
          <w:p w14:paraId="54BF60B5" w14:textId="77777777" w:rsidR="00342A78" w:rsidRDefault="00000000">
            <w:pPr>
              <w:numPr>
                <w:ilvl w:val="0"/>
                <w:numId w:val="45"/>
              </w:numPr>
            </w:pPr>
            <w:r>
              <w:t>上传测试集、四个</w:t>
            </w:r>
            <w:r>
              <w:t>RKNN</w:t>
            </w:r>
            <w:r>
              <w:t>模型及同名</w:t>
            </w:r>
            <w:r>
              <w:t>.rknn.json</w:t>
            </w:r>
            <w:r>
              <w:t>元数据：</w:t>
            </w:r>
          </w:p>
          <w:p w14:paraId="31915F46"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rsync -avzPL artifacts/datasets/manual_imagenet_1000/ rk3588s-vm0:/root/EdgeInfer-RK3588S-rknn/datasets/manual_imagenet_1000/</w:t>
            </w:r>
          </w:p>
          <w:p w14:paraId="0DD947F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scripts/upload_rknn_to_board.sh --host rk3588s-vm0 --remote-dir /root/EdgeInfer-RK3588S-rknn --remote-model-dir /root/EdgeInfer-RK3588S-rknn/models/manual/resnet50 \</w:t>
            </w:r>
          </w:p>
          <w:p w14:paraId="38D836C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model_zoo/resnet50/baseline/baseline.rknn model_zoo/resnet50/int8/int8.rknn \</w:t>
            </w:r>
          </w:p>
          <w:p w14:paraId="78B7442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model_zoo/resnet50/pruned/pruned.rknn model_zoo/resnet50/pruned_int8/pruned_int8.rknn</w:t>
            </w:r>
          </w:p>
          <w:p w14:paraId="6EF9284F" w14:textId="77777777" w:rsidR="00342A78" w:rsidRDefault="00000000">
            <w:pPr>
              <w:numPr>
                <w:ilvl w:val="0"/>
                <w:numId w:val="45"/>
              </w:numPr>
            </w:pPr>
            <w:r>
              <w:t>依次执行基准、</w:t>
            </w:r>
            <w:r>
              <w:t>INT8</w:t>
            </w:r>
            <w:r>
              <w:t>量化、剪枝、剪枝</w:t>
            </w:r>
            <w:r>
              <w:t>+INT8</w:t>
            </w:r>
            <w:r>
              <w:t>量化四个模型的对比测试：</w:t>
            </w:r>
          </w:p>
          <w:p w14:paraId="750B202E"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lastRenderedPageBreak/>
              <w:t>for variant in baseline int8 pruned pruned_int8; do</w:t>
            </w:r>
          </w:p>
          <w:p w14:paraId="2A88402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bash scripts/compare_rknn_on_board.sh --host rk3588s-vm0 --remote-dir /root/EdgeInfer-RK3588S-rknn --task resnet50 \</w:t>
            </w:r>
          </w:p>
          <w:p w14:paraId="34C25376"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models/manual/resnet50/baseline.rknn --candidate models/manual/resnet50/${variant}.rknn \</w:t>
            </w:r>
          </w:p>
          <w:p w14:paraId="05F1553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--dataset-dir artifacts/datasets/manual_imagenet_1000 --batch-output outputs/manual/resnet50_${variant}.json --npu-governor performance -- \</w:t>
            </w:r>
          </w:p>
          <w:p w14:paraId="79D6F82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--warmup 100 --benchmark-runs 1000 --core-mask 0_1_2</w:t>
            </w:r>
          </w:p>
          <w:p w14:paraId="077E07E0"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done</w:t>
            </w:r>
          </w:p>
        </w:tc>
      </w:tr>
      <w:tr w:rsidR="00342A78" w14:paraId="4F364699" w14:textId="77777777">
        <w:tc>
          <w:tcPr>
            <w:tcW w:w="1555" w:type="dxa"/>
            <w:tcBorders>
              <w:top w:val="single" w:sz="4" w:space="0" w:color="auto"/>
              <w:left w:val="single" w:sz="4" w:space="0" w:color="auto"/>
              <w:bottom w:val="single" w:sz="4" w:space="0" w:color="auto"/>
              <w:right w:val="single" w:sz="4" w:space="0" w:color="auto"/>
            </w:tcBorders>
          </w:tcPr>
          <w:p w14:paraId="626F072D" w14:textId="77777777" w:rsidR="00342A78" w:rsidRDefault="00000000">
            <w:r>
              <w:rPr>
                <w:b/>
                <w:bCs/>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650EE7DD" w14:textId="77777777" w:rsidR="00342A78" w:rsidRDefault="00000000">
            <w:r>
              <w:t>四个模型均能在</w:t>
            </w:r>
            <w:r>
              <w:t>VM</w:t>
            </w:r>
            <w:r>
              <w:rPr>
                <w:rFonts w:hint="eastAsia"/>
              </w:rPr>
              <w:t>0</w:t>
            </w:r>
            <w:r>
              <w:t>的</w:t>
            </w:r>
            <w:r>
              <w:t>RKNPU</w:t>
            </w:r>
            <w:r>
              <w:t>上完成图像分类，脚本正常退出；每个样本均输出</w:t>
            </w:r>
            <w:r>
              <w:t>5</w:t>
            </w:r>
            <w:r>
              <w:t>个类别及有限、合法的置信度数值。</w:t>
            </w:r>
          </w:p>
          <w:p w14:paraId="5E357DFA" w14:textId="77777777" w:rsidR="00342A78" w:rsidRDefault="00000000">
            <w:r>
              <w:t>预先固化的典型部署样本目标类别出现在</w:t>
            </w:r>
            <w:r>
              <w:t>Top-5</w:t>
            </w:r>
            <w:r>
              <w:t>结果中，部署可用性检查通过率为</w:t>
            </w:r>
            <w:r>
              <w:t>100%</w:t>
            </w:r>
            <w:r>
              <w:t>；最终选定优化模型的部署速度提升率</w:t>
            </w:r>
            <w:r>
              <w:t>P</w:t>
            </w:r>
            <w:r>
              <w:t>不低于</w:t>
            </w:r>
            <w:r>
              <w:t>30%</w:t>
            </w:r>
            <w:r>
              <w:t>（</w:t>
            </w:r>
            <w:r>
              <w:t>S</w:t>
            </w:r>
            <w:r>
              <w:t>不低于</w:t>
            </w:r>
            <w:r>
              <w:t>1.30</w:t>
            </w:r>
            <w:r>
              <w:t>）。</w:t>
            </w:r>
          </w:p>
        </w:tc>
      </w:tr>
    </w:tbl>
    <w:p w14:paraId="5C870FD7" w14:textId="77777777" w:rsidR="00342A78" w:rsidRDefault="00000000">
      <w:pPr>
        <w:pStyle w:val="6"/>
        <w:spacing w:before="156" w:after="156"/>
      </w:pPr>
      <w:r>
        <w:t>测试用例</w:t>
      </w:r>
      <w:r>
        <w:t>3.</w:t>
      </w:r>
      <w:r>
        <w:rPr>
          <w:rFonts w:hint="eastAsia"/>
        </w:rPr>
        <w:t>2.3</w:t>
      </w:r>
      <w:r>
        <w:t>：</w:t>
      </w:r>
      <w:r>
        <w:t>PaddlePaddle 2.0 MobileViT-S</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437F0521" w14:textId="77777777">
        <w:tc>
          <w:tcPr>
            <w:tcW w:w="1555" w:type="dxa"/>
            <w:tcBorders>
              <w:top w:val="single" w:sz="4" w:space="0" w:color="auto"/>
              <w:left w:val="single" w:sz="4" w:space="0" w:color="auto"/>
              <w:bottom w:val="single" w:sz="4" w:space="0" w:color="auto"/>
              <w:right w:val="single" w:sz="4" w:space="0" w:color="auto"/>
            </w:tcBorders>
          </w:tcPr>
          <w:p w14:paraId="6826F5A1" w14:textId="77777777" w:rsidR="00342A78" w:rsidRDefault="00000000">
            <w:pPr>
              <w:rPr>
                <w:b/>
                <w:bCs/>
              </w:rPr>
            </w:pPr>
            <w:r>
              <w:rPr>
                <w:b/>
                <w:bCs/>
              </w:rPr>
              <w:t>测试输入或条件</w:t>
            </w:r>
          </w:p>
        </w:tc>
        <w:tc>
          <w:tcPr>
            <w:tcW w:w="8072" w:type="dxa"/>
            <w:tcBorders>
              <w:top w:val="single" w:sz="4" w:space="0" w:color="auto"/>
              <w:left w:val="single" w:sz="4" w:space="0" w:color="auto"/>
              <w:bottom w:val="single" w:sz="4" w:space="0" w:color="auto"/>
              <w:right w:val="single" w:sz="4" w:space="0" w:color="auto"/>
            </w:tcBorders>
          </w:tcPr>
          <w:p w14:paraId="732AD130" w14:textId="77777777" w:rsidR="00342A78" w:rsidRDefault="00000000">
            <w:r>
              <w:t>MobileViT-S</w:t>
            </w:r>
            <w:r>
              <w:t>图像分类模型；总数据集为</w:t>
            </w:r>
            <w:r>
              <w:t>ImageNet ImageFolder</w:t>
            </w:r>
            <w:r>
              <w:t>；与</w:t>
            </w:r>
            <w:r>
              <w:t>ResNet50</w:t>
            </w:r>
            <w:r>
              <w:t>共用</w:t>
            </w:r>
            <w:r>
              <w:t>artifacts/datasets/manual_imagenet_1000</w:t>
            </w:r>
            <w:r>
              <w:t>固定测试集；</w:t>
            </w:r>
            <w:r>
              <w:t>model_zoo/mobilevit_s</w:t>
            </w:r>
            <w:r>
              <w:t>目录下的基准、</w:t>
            </w:r>
            <w:r>
              <w:t>INT8</w:t>
            </w:r>
            <w:r>
              <w:t>量化、剪枝、剪枝</w:t>
            </w:r>
            <w:r>
              <w:t>+INT8</w:t>
            </w:r>
            <w:r>
              <w:t>量化四个</w:t>
            </w:r>
            <w:r>
              <w:t>RKNN</w:t>
            </w:r>
            <w:r>
              <w:t>模型及同名</w:t>
            </w:r>
            <w:r>
              <w:t>.rknn.json</w:t>
            </w:r>
            <w:r>
              <w:t>元数据；可通过</w:t>
            </w:r>
            <w:r>
              <w:t>SSH</w:t>
            </w:r>
            <w:r>
              <w:t>访问的</w:t>
            </w:r>
            <w:r>
              <w:t>ROC-RK3588S-PC</w:t>
            </w:r>
            <w:r>
              <w:t>开发板；已完成本节统一虚拟化与</w:t>
            </w:r>
            <w:r>
              <w:t>NPU</w:t>
            </w:r>
            <w:r>
              <w:t>前置检查</w:t>
            </w:r>
            <w:r>
              <w:rPr>
                <w:rFonts w:hint="eastAsia"/>
              </w:rPr>
              <w:t>。</w:t>
            </w:r>
          </w:p>
        </w:tc>
      </w:tr>
      <w:tr w:rsidR="00342A78" w14:paraId="4A8204DA" w14:textId="77777777">
        <w:tc>
          <w:tcPr>
            <w:tcW w:w="1555" w:type="dxa"/>
            <w:tcBorders>
              <w:top w:val="single" w:sz="4" w:space="0" w:color="auto"/>
              <w:left w:val="single" w:sz="4" w:space="0" w:color="auto"/>
              <w:bottom w:val="single" w:sz="4" w:space="0" w:color="auto"/>
              <w:right w:val="single" w:sz="4" w:space="0" w:color="auto"/>
            </w:tcBorders>
          </w:tcPr>
          <w:p w14:paraId="476C8152" w14:textId="77777777" w:rsidR="00342A78" w:rsidRDefault="00000000">
            <w:pPr>
              <w:rPr>
                <w:b/>
                <w:bCs/>
              </w:rPr>
            </w:pPr>
            <w:r>
              <w:rPr>
                <w:b/>
                <w:bCs/>
              </w:rPr>
              <w:t>测试步骤</w:t>
            </w:r>
          </w:p>
        </w:tc>
        <w:tc>
          <w:tcPr>
            <w:tcW w:w="8072" w:type="dxa"/>
            <w:tcBorders>
              <w:top w:val="single" w:sz="4" w:space="0" w:color="auto"/>
              <w:left w:val="single" w:sz="4" w:space="0" w:color="auto"/>
              <w:bottom w:val="single" w:sz="4" w:space="0" w:color="auto"/>
              <w:right w:val="single" w:sz="4" w:space="0" w:color="auto"/>
            </w:tcBorders>
          </w:tcPr>
          <w:p w14:paraId="35F6C906" w14:textId="77777777" w:rsidR="00342A78" w:rsidRDefault="00000000">
            <w:pPr>
              <w:numPr>
                <w:ilvl w:val="0"/>
                <w:numId w:val="46"/>
              </w:num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1ACBACFB" w14:textId="77777777" w:rsidR="00342A78" w:rsidRDefault="00000000">
            <w:pPr>
              <w:numPr>
                <w:ilvl w:val="0"/>
                <w:numId w:val="46"/>
              </w:numPr>
            </w:pPr>
            <w:r>
              <w:t>在本地主机仓库根目录先固定板端性能状态：</w:t>
            </w:r>
          </w:p>
          <w:p w14:paraId="04EAA7D4"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scripts/set_board_performance.sh --host rk3588s-vm0 --cpu performance --npu performance</w:t>
            </w:r>
          </w:p>
          <w:p w14:paraId="25AC5606" w14:textId="77777777" w:rsidR="00342A78" w:rsidRDefault="00000000">
            <w:pPr>
              <w:numPr>
                <w:ilvl w:val="0"/>
                <w:numId w:val="46"/>
              </w:numPr>
            </w:pPr>
            <w:r>
              <w:t>确认总数据集；若总数据集不存在，执行对应下载脚本；然后导出固定测试子集：</w:t>
            </w:r>
          </w:p>
          <w:p w14:paraId="4894951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DATA_ROOT="/data/datasets/imagenet_imagefolder"</w:t>
            </w:r>
          </w:p>
          <w:p w14:paraId="2D421E8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if [[ ! -d "$DATA_ROOT/val" ]]; then python scripts/datasets/download_imagenet.py --variant imagenet1k --output-dir "$DATA_ROOT"; fi</w:t>
            </w:r>
          </w:p>
          <w:p w14:paraId="4F080618"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python scripts/datasets/export_acceptance_subset.py --output artifacts/datasets/manual_imagenet_1000 --tasks imagenet --samples 1000 --seed 2026 --imagenet-root "$DATA_ROOT" --overwrite</w:t>
            </w:r>
          </w:p>
          <w:p w14:paraId="267F26D5" w14:textId="77777777" w:rsidR="00342A78" w:rsidRDefault="00000000">
            <w:pPr>
              <w:numPr>
                <w:ilvl w:val="0"/>
                <w:numId w:val="46"/>
              </w:numPr>
            </w:pPr>
            <w:r>
              <w:t>若板端运行环境不存在，创建并上传部署环境：</w:t>
            </w:r>
          </w:p>
          <w:p w14:paraId="2838473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scripts/deploy_rknn_runtime.sh --host rk3588s-vm0 --remote-dir /root/EdgeInfer-RK3588S-rknn --venv .venv-rk3588</w:t>
            </w:r>
          </w:p>
          <w:p w14:paraId="19A1AE67" w14:textId="77777777" w:rsidR="00342A78" w:rsidRDefault="00000000">
            <w:pPr>
              <w:numPr>
                <w:ilvl w:val="0"/>
                <w:numId w:val="46"/>
              </w:numPr>
            </w:pPr>
            <w:r>
              <w:t>上传测试集、四个</w:t>
            </w:r>
            <w:r>
              <w:t>RKNN</w:t>
            </w:r>
            <w:r>
              <w:t>模型及同名</w:t>
            </w:r>
            <w:r>
              <w:t>.rknn.json</w:t>
            </w:r>
            <w:r>
              <w:t>元数据：</w:t>
            </w:r>
          </w:p>
          <w:p w14:paraId="473A94BE"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rsync -avzPL artifacts/datasets/manual_imagenet_1000/ rk3588s-vm0:/root/EdgeInfer-RK3588S-rknn/datasets/manual_imagenet_1000/</w:t>
            </w:r>
          </w:p>
          <w:p w14:paraId="20EEDC21"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scripts/upload_rknn_to_board.sh --host rk3588s-vm0 --remote-dir /root/EdgeInfer-RK3588S-rknn --remote-model-dir /root/EdgeInfer-RK3588S-rknn/models/manual/mobilevit_s \</w:t>
            </w:r>
          </w:p>
          <w:p w14:paraId="5B960508"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lastRenderedPageBreak/>
              <w:t xml:space="preserve">  model_zoo/mobilevit_s/baseline/mobilevit_small_baseline_fp.rknn model_zoo/mobilevit_s/int8/mobilevit_small_baseline_mmse_n512.rknn \</w:t>
            </w:r>
          </w:p>
          <w:p w14:paraId="4EAC5165"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model_zoo/mobilevit_s/pruned/optimized_fp16.rknn model_zoo/mobilevit_s/pruned_int8/optimized_int8_mmse.rknn</w:t>
            </w:r>
          </w:p>
          <w:p w14:paraId="27B9722D" w14:textId="77777777" w:rsidR="00342A78" w:rsidRDefault="00000000">
            <w:pPr>
              <w:numPr>
                <w:ilvl w:val="0"/>
                <w:numId w:val="46"/>
              </w:numPr>
            </w:pPr>
            <w:r>
              <w:t>依次执行基准、</w:t>
            </w:r>
            <w:r>
              <w:t>INT8</w:t>
            </w:r>
            <w:r>
              <w:t>量化、剪枝、剪枝</w:t>
            </w:r>
            <w:r>
              <w:t>+INT8</w:t>
            </w:r>
            <w:r>
              <w:t>量化四个模型的对比测试：</w:t>
            </w:r>
          </w:p>
          <w:p w14:paraId="05B82E50"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for variant in baseline int8 pruned pruned_int8; do</w:t>
            </w:r>
          </w:p>
          <w:p w14:paraId="2D38D70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case "$variant" in</w:t>
            </w:r>
          </w:p>
          <w:p w14:paraId="325A5C74"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CANDIDATE=models/manual/mobilevit_s/mobilevit_small_baseline_fp.rknn;; int8) CANDIDATE=models/manual/mobilevit_s/mobilevit_small_baseline_mmse_n512.rknn;;</w:t>
            </w:r>
          </w:p>
          <w:p w14:paraId="153CBCB2"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pruned) CANDIDATE=models/manual/mobilevit_s/optimized_fp16.rknn;; pruned_int8) CANDIDATE=models/manual/mobilevit_s/optimized_int8_mmse.rknn;;</w:t>
            </w:r>
          </w:p>
          <w:p w14:paraId="3EDC9FE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esac</w:t>
            </w:r>
          </w:p>
          <w:p w14:paraId="5018677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bash scripts/compare_rknn_on_board.sh --host rk3588s-vm0 --remote-dir /root/EdgeInfer-RK3588S-rknn --task mobilevit \</w:t>
            </w:r>
          </w:p>
          <w:p w14:paraId="08EDF840"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models/manual/mobilevit_s/mobilevit_small_baseline_fp.rknn --candidate "$CANDIDATE" \</w:t>
            </w:r>
          </w:p>
          <w:p w14:paraId="3DC04E02"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--dataset-dir artifacts/datasets/manual_imagenet_1000 --batch-output outputs/manual/mobilevit_${variant}.json --npu-governor performance -- \</w:t>
            </w:r>
          </w:p>
          <w:p w14:paraId="7217179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--warmup 100 --benchmark-runs 1000 --core-mask 0_1_2</w:t>
            </w:r>
          </w:p>
          <w:p w14:paraId="28EEAB29"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done</w:t>
            </w:r>
          </w:p>
        </w:tc>
      </w:tr>
      <w:tr w:rsidR="00342A78" w14:paraId="3F92EA2D" w14:textId="77777777">
        <w:tc>
          <w:tcPr>
            <w:tcW w:w="1555" w:type="dxa"/>
            <w:tcBorders>
              <w:top w:val="single" w:sz="4" w:space="0" w:color="auto"/>
              <w:left w:val="single" w:sz="4" w:space="0" w:color="auto"/>
              <w:bottom w:val="single" w:sz="4" w:space="0" w:color="auto"/>
              <w:right w:val="single" w:sz="4" w:space="0" w:color="auto"/>
            </w:tcBorders>
          </w:tcPr>
          <w:p w14:paraId="4B837A78" w14:textId="77777777" w:rsidR="00342A78" w:rsidRDefault="00000000">
            <w:r>
              <w:rPr>
                <w:b/>
                <w:bCs/>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0236C5DE" w14:textId="77777777" w:rsidR="00342A78" w:rsidRDefault="00000000">
            <w:r>
              <w:t>四个模型均能在</w:t>
            </w:r>
            <w:r>
              <w:t>VM</w:t>
            </w:r>
            <w:r>
              <w:rPr>
                <w:rFonts w:hint="eastAsia"/>
              </w:rPr>
              <w:t>0</w:t>
            </w:r>
            <w:r>
              <w:t>的</w:t>
            </w:r>
            <w:r>
              <w:t>RKNPU</w:t>
            </w:r>
            <w:r>
              <w:t>上完成图像分类，脚本正常退出；每个样本均输出</w:t>
            </w:r>
            <w:r>
              <w:t>5</w:t>
            </w:r>
            <w:r>
              <w:t>个类别及有限、合法的置信度数值。</w:t>
            </w:r>
          </w:p>
          <w:p w14:paraId="031332BB" w14:textId="77777777" w:rsidR="00342A78" w:rsidRDefault="00000000">
            <w:r>
              <w:t>预先固化的典型部署样本目标类别出现在</w:t>
            </w:r>
            <w:r>
              <w:t>Top-5</w:t>
            </w:r>
            <w:r>
              <w:t>结果中，部署可用性检查通过率为</w:t>
            </w:r>
            <w:r>
              <w:t>100%</w:t>
            </w:r>
            <w:r>
              <w:t>；最终选定优化模型的部署速度提升率</w:t>
            </w:r>
            <w:r>
              <w:rPr>
                <w:rFonts w:hint="eastAsia"/>
              </w:rPr>
              <w:t>nn</w:t>
            </w:r>
            <w:r>
              <w:t>P</w:t>
            </w:r>
            <w:r>
              <w:t>不低于</w:t>
            </w:r>
            <w:r>
              <w:t>30%</w:t>
            </w:r>
            <w:r>
              <w:t>（</w:t>
            </w:r>
            <w:r>
              <w:t>S</w:t>
            </w:r>
            <w:r>
              <w:t>不低于</w:t>
            </w:r>
            <w:r>
              <w:t>1.30</w:t>
            </w:r>
            <w:r>
              <w:t>）。</w:t>
            </w:r>
          </w:p>
        </w:tc>
      </w:tr>
    </w:tbl>
    <w:p w14:paraId="24BD029E" w14:textId="77777777" w:rsidR="00342A78" w:rsidRDefault="00000000">
      <w:pPr>
        <w:pStyle w:val="6"/>
        <w:spacing w:before="156" w:after="156"/>
      </w:pPr>
      <w:r>
        <w:t>测试用例</w:t>
      </w:r>
      <w:r>
        <w:t>3.</w:t>
      </w:r>
      <w:r>
        <w:rPr>
          <w:rFonts w:hint="eastAsia"/>
        </w:rPr>
        <w:t>2.4</w:t>
      </w:r>
      <w:r>
        <w:t>：</w:t>
      </w:r>
      <w:r>
        <w:t>PaddlePaddle 2.0 BiSeNetV2</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2939033E" w14:textId="77777777">
        <w:tc>
          <w:tcPr>
            <w:tcW w:w="1555" w:type="dxa"/>
            <w:tcBorders>
              <w:top w:val="single" w:sz="4" w:space="0" w:color="auto"/>
              <w:left w:val="single" w:sz="4" w:space="0" w:color="auto"/>
              <w:bottom w:val="single" w:sz="4" w:space="0" w:color="auto"/>
              <w:right w:val="single" w:sz="4" w:space="0" w:color="auto"/>
            </w:tcBorders>
          </w:tcPr>
          <w:p w14:paraId="021A2166" w14:textId="77777777" w:rsidR="00342A78" w:rsidRDefault="00000000">
            <w:pPr>
              <w:rPr>
                <w:b/>
                <w:bCs/>
                <w:szCs w:val="21"/>
              </w:rPr>
            </w:pPr>
            <w:r>
              <w:rPr>
                <w:b/>
                <w:bCs/>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3F7FE9CC" w14:textId="77777777" w:rsidR="00342A78" w:rsidRDefault="00000000">
            <w:pPr>
              <w:rPr>
                <w:szCs w:val="21"/>
              </w:rPr>
            </w:pPr>
            <w:r>
              <w:rPr>
                <w:szCs w:val="21"/>
              </w:rPr>
              <w:t>BiSeNetV2</w:t>
            </w:r>
            <w:r>
              <w:rPr>
                <w:szCs w:val="21"/>
              </w:rPr>
              <w:t>语义分割模型；总数据集为</w:t>
            </w:r>
            <w:r>
              <w:rPr>
                <w:szCs w:val="21"/>
              </w:rPr>
              <w:t>Cityscapes</w:t>
            </w:r>
            <w:r>
              <w:rPr>
                <w:szCs w:val="21"/>
              </w:rPr>
              <w:t>；由</w:t>
            </w:r>
            <w:r>
              <w:rPr>
                <w:szCs w:val="21"/>
              </w:rPr>
              <w:t>scripts/datasets/export_acceptance_subset.py</w:t>
            </w:r>
            <w:r>
              <w:rPr>
                <w:szCs w:val="21"/>
              </w:rPr>
              <w:t>导出的</w:t>
            </w:r>
            <w:r>
              <w:rPr>
                <w:szCs w:val="21"/>
              </w:rPr>
              <w:t>artifacts/datasets/manual_cityscapes_1000</w:t>
            </w:r>
            <w:r>
              <w:rPr>
                <w:szCs w:val="21"/>
              </w:rPr>
              <w:t>固定测试集，包含图像和标签；</w:t>
            </w:r>
            <w:r>
              <w:rPr>
                <w:szCs w:val="21"/>
              </w:rPr>
              <w:t>model_zoo/bisenetv2</w:t>
            </w:r>
            <w:r>
              <w:rPr>
                <w:szCs w:val="21"/>
              </w:rPr>
              <w:t>目录下的基准、</w:t>
            </w:r>
            <w:r>
              <w:rPr>
                <w:szCs w:val="21"/>
              </w:rPr>
              <w:t>INT8</w:t>
            </w:r>
            <w:r>
              <w:rPr>
                <w:szCs w:val="21"/>
              </w:rPr>
              <w:t>量化、剪枝、剪枝</w:t>
            </w:r>
            <w:r>
              <w:rPr>
                <w:szCs w:val="21"/>
              </w:rPr>
              <w:t>+INT8</w:t>
            </w:r>
            <w:r>
              <w:rPr>
                <w:szCs w:val="21"/>
              </w:rPr>
              <w:t>量化四个</w:t>
            </w:r>
            <w:r>
              <w:rPr>
                <w:szCs w:val="21"/>
              </w:rPr>
              <w:t>RKNN</w:t>
            </w:r>
            <w:r>
              <w:rPr>
                <w:szCs w:val="21"/>
              </w:rPr>
              <w:t>模型及同名</w:t>
            </w:r>
            <w:r>
              <w:rPr>
                <w:szCs w:val="21"/>
              </w:rPr>
              <w:t>.rknn.json</w:t>
            </w:r>
            <w:r>
              <w:rPr>
                <w:szCs w:val="21"/>
              </w:rPr>
              <w:t>元数据；可通过</w:t>
            </w:r>
            <w:r>
              <w:rPr>
                <w:szCs w:val="21"/>
              </w:rPr>
              <w:t>SSH</w:t>
            </w:r>
            <w:r>
              <w:rPr>
                <w:szCs w:val="21"/>
              </w:rPr>
              <w:t>访问的</w:t>
            </w:r>
            <w:r>
              <w:rPr>
                <w:szCs w:val="21"/>
              </w:rPr>
              <w:t>ROC-RK3588S-PC</w:t>
            </w:r>
            <w:r>
              <w:rPr>
                <w:szCs w:val="21"/>
              </w:rPr>
              <w:t>开发板；已完成本节统一虚拟化与</w:t>
            </w:r>
            <w:r>
              <w:rPr>
                <w:szCs w:val="21"/>
              </w:rPr>
              <w:t>NPU</w:t>
            </w:r>
            <w:r>
              <w:rPr>
                <w:szCs w:val="21"/>
              </w:rPr>
              <w:t>前置检查</w:t>
            </w:r>
            <w:r>
              <w:rPr>
                <w:rFonts w:hint="eastAsia"/>
                <w:szCs w:val="21"/>
              </w:rPr>
              <w:t>。</w:t>
            </w:r>
          </w:p>
        </w:tc>
      </w:tr>
      <w:tr w:rsidR="00342A78" w14:paraId="5C2B25AA" w14:textId="77777777">
        <w:tc>
          <w:tcPr>
            <w:tcW w:w="1555" w:type="dxa"/>
            <w:tcBorders>
              <w:top w:val="single" w:sz="4" w:space="0" w:color="auto"/>
              <w:left w:val="single" w:sz="4" w:space="0" w:color="auto"/>
              <w:bottom w:val="single" w:sz="4" w:space="0" w:color="auto"/>
              <w:right w:val="single" w:sz="4" w:space="0" w:color="auto"/>
            </w:tcBorders>
          </w:tcPr>
          <w:p w14:paraId="0B3E1A9F" w14:textId="77777777" w:rsidR="00342A78" w:rsidRDefault="00000000">
            <w:pPr>
              <w:rPr>
                <w:b/>
                <w:bCs/>
                <w:szCs w:val="21"/>
              </w:rPr>
            </w:pPr>
            <w:r>
              <w:rPr>
                <w:b/>
                <w:bCs/>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689008F8" w14:textId="77777777" w:rsidR="00342A78" w:rsidRDefault="00000000">
            <w:pPr>
              <w:numPr>
                <w:ilvl w:val="0"/>
                <w:numId w:val="47"/>
              </w:num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552723CF" w14:textId="77777777" w:rsidR="00342A78" w:rsidRDefault="00000000">
            <w:pPr>
              <w:numPr>
                <w:ilvl w:val="0"/>
                <w:numId w:val="47"/>
              </w:numPr>
              <w:rPr>
                <w:szCs w:val="21"/>
              </w:rPr>
            </w:pPr>
            <w:r>
              <w:rPr>
                <w:szCs w:val="21"/>
              </w:rPr>
              <w:lastRenderedPageBreak/>
              <w:t>在本地主机仓库根目录先固定板端性能状态：</w:t>
            </w:r>
          </w:p>
          <w:p w14:paraId="59958C72"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bash scripts/set_board_performance.sh --host rk3588s-vm0 --cpu performance --npu performance</w:t>
            </w:r>
          </w:p>
          <w:p w14:paraId="5939DFDB" w14:textId="77777777" w:rsidR="00342A78" w:rsidRDefault="00000000">
            <w:pPr>
              <w:numPr>
                <w:ilvl w:val="0"/>
                <w:numId w:val="47"/>
              </w:numPr>
              <w:rPr>
                <w:szCs w:val="21"/>
              </w:rPr>
            </w:pPr>
            <w:r>
              <w:rPr>
                <w:szCs w:val="21"/>
              </w:rPr>
              <w:t>确认总数据集；若总数据集不存在，执行对应下载脚本；然后导出固定测试子集：</w:t>
            </w:r>
          </w:p>
          <w:p w14:paraId="1C4DCAB9"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DATA_ROOT="/data/datasets/cityscapes"</w:t>
            </w:r>
          </w:p>
          <w:p w14:paraId="6F66DFD7"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if [[ ! -d "$DATA_ROOT/leftImg8bit/val" || ! -d "$DATA_ROOT/gtFine/val" ]]; then python scripts/datasets/download_cityscapes.py --packages leftImg8bit_trainvaltest gtFine_trainvaltest --output-dir "$DATA_ROOT"; fi</w:t>
            </w:r>
          </w:p>
          <w:p w14:paraId="58A623A1"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python scripts/datasets/export_acceptance_subset.py --output artifacts/datasets/manual_cityscapes_1000 --tasks cityscapes --samples 1000 --seed 2026 --cityscapes-root "$DATA_ROOT" --overwrite</w:t>
            </w:r>
          </w:p>
          <w:p w14:paraId="78B1C04F" w14:textId="77777777" w:rsidR="00342A78" w:rsidRDefault="00000000">
            <w:pPr>
              <w:numPr>
                <w:ilvl w:val="0"/>
                <w:numId w:val="47"/>
              </w:numPr>
              <w:rPr>
                <w:szCs w:val="21"/>
              </w:rPr>
            </w:pPr>
            <w:r>
              <w:rPr>
                <w:szCs w:val="21"/>
              </w:rPr>
              <w:t>若板端运行环境不存在，创建并上传部署环境：</w:t>
            </w:r>
          </w:p>
          <w:p w14:paraId="562B9B52"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bash scripts/deploy_rknn_runtime.sh --host rk3588s-vm0 --remote-dir /root/EdgeInfer-RK3588S-rknn --venv .venv-rk3588</w:t>
            </w:r>
          </w:p>
          <w:p w14:paraId="61F2861C" w14:textId="77777777" w:rsidR="00342A78" w:rsidRDefault="00000000">
            <w:pPr>
              <w:numPr>
                <w:ilvl w:val="0"/>
                <w:numId w:val="47"/>
              </w:numPr>
              <w:rPr>
                <w:szCs w:val="21"/>
              </w:rPr>
            </w:pPr>
            <w:r>
              <w:rPr>
                <w:szCs w:val="21"/>
              </w:rPr>
              <w:t>上传测试集、四个</w:t>
            </w:r>
            <w:r>
              <w:rPr>
                <w:szCs w:val="21"/>
              </w:rPr>
              <w:t>RKNN</w:t>
            </w:r>
            <w:r>
              <w:rPr>
                <w:szCs w:val="21"/>
              </w:rPr>
              <w:t>模型及同名</w:t>
            </w:r>
            <w:r>
              <w:rPr>
                <w:szCs w:val="21"/>
              </w:rPr>
              <w:t>.rknn.json</w:t>
            </w:r>
            <w:r>
              <w:rPr>
                <w:szCs w:val="21"/>
              </w:rPr>
              <w:t>元数据：</w:t>
            </w:r>
          </w:p>
          <w:p w14:paraId="300FBA89"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rsync -avzPL artifacts/datasets/manual_cityscapes_1000/ rk3588s-vm0:/root/EdgeInfer-RK3588S-rknn/datasets/manual_cityscapes_1000/</w:t>
            </w:r>
          </w:p>
          <w:p w14:paraId="6673F5DB"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bash scripts/upload_rknn_to_board.sh --host rk3588s-vm0 --remote-dir /root/EdgeInfer-RK3588S-rknn --remote-model-dir /root/EdgeInfer-RK3588S-rknn/models/manual/bisenetv2 \</w:t>
            </w:r>
          </w:p>
          <w:p w14:paraId="09ABB578" w14:textId="77777777" w:rsidR="00342A78" w:rsidRDefault="00000000">
            <w:pPr>
              <w:shd w:val="clear" w:color="auto" w:fill="F5F5F5"/>
              <w:spacing w:line="240" w:lineRule="auto"/>
              <w:ind w:leftChars="200" w:left="420"/>
              <w:jc w:val="left"/>
              <w:rPr>
                <w:rFonts w:ascii="Consolas"/>
                <w:color w:val="252525"/>
                <w:szCs w:val="21"/>
                <w:lang w:val="de-DE"/>
              </w:rPr>
            </w:pPr>
            <w:r>
              <w:rPr>
                <w:rFonts w:ascii="Consolas" w:hint="eastAsia"/>
                <w:color w:val="252525"/>
                <w:szCs w:val="21"/>
              </w:rPr>
              <w:t xml:space="preserve">  </w:t>
            </w:r>
            <w:r>
              <w:rPr>
                <w:rFonts w:ascii="Consolas" w:hint="eastAsia"/>
                <w:color w:val="252525"/>
                <w:szCs w:val="21"/>
                <w:lang w:val="de-DE"/>
              </w:rPr>
              <w:t>model_zoo/bisenetv2/baseline/bisenetv2_baseline_fp.rknn model_zoo/bisenetv2/int8/bisenetv2_baseline_int8.rknn \</w:t>
            </w:r>
          </w:p>
          <w:p w14:paraId="1B5D6715" w14:textId="77777777" w:rsidR="00342A78" w:rsidRDefault="00000000">
            <w:pPr>
              <w:shd w:val="clear" w:color="auto" w:fill="F5F5F5"/>
              <w:spacing w:line="240" w:lineRule="auto"/>
              <w:ind w:leftChars="200" w:left="420"/>
              <w:jc w:val="left"/>
              <w:rPr>
                <w:rFonts w:ascii="Consolas"/>
                <w:color w:val="252525"/>
                <w:szCs w:val="21"/>
                <w:lang w:val="de-DE"/>
              </w:rPr>
            </w:pPr>
            <w:r>
              <w:rPr>
                <w:rFonts w:ascii="Consolas" w:hint="eastAsia"/>
                <w:color w:val="252525"/>
                <w:szCs w:val="21"/>
                <w:lang w:val="de-DE"/>
              </w:rPr>
              <w:t xml:space="preserve">  model_zoo/bisenetv2/pruned/bisenetv2_pruned_fp.rknn model_zoo/bisenetv2/pruned_int8/bisenetv2_optimized_int8.rknn</w:t>
            </w:r>
          </w:p>
          <w:p w14:paraId="694843BA" w14:textId="77777777" w:rsidR="00342A78" w:rsidRDefault="00000000">
            <w:pPr>
              <w:numPr>
                <w:ilvl w:val="0"/>
                <w:numId w:val="47"/>
              </w:numPr>
              <w:rPr>
                <w:szCs w:val="21"/>
                <w:lang w:val="de-DE"/>
              </w:rPr>
            </w:pPr>
            <w:r>
              <w:rPr>
                <w:szCs w:val="21"/>
                <w:lang w:val="de-DE"/>
              </w:rPr>
              <w:t>依次执行基准、</w:t>
            </w:r>
            <w:r>
              <w:rPr>
                <w:szCs w:val="21"/>
                <w:lang w:val="de-DE"/>
              </w:rPr>
              <w:t>INT8</w:t>
            </w:r>
            <w:r>
              <w:rPr>
                <w:szCs w:val="21"/>
                <w:lang w:val="de-DE"/>
              </w:rPr>
              <w:t>量化、剪枝、剪枝</w:t>
            </w:r>
            <w:r>
              <w:rPr>
                <w:szCs w:val="21"/>
                <w:lang w:val="de-DE"/>
              </w:rPr>
              <w:t>+INT8</w:t>
            </w:r>
            <w:r>
              <w:rPr>
                <w:szCs w:val="21"/>
                <w:lang w:val="de-DE"/>
              </w:rPr>
              <w:t>量化四个模型的对比测试：</w:t>
            </w:r>
          </w:p>
          <w:p w14:paraId="145B3221" w14:textId="77777777" w:rsidR="00342A78" w:rsidRDefault="00000000">
            <w:pPr>
              <w:shd w:val="clear" w:color="auto" w:fill="F5F5F5"/>
              <w:spacing w:line="240" w:lineRule="auto"/>
              <w:ind w:leftChars="200" w:left="420"/>
              <w:jc w:val="left"/>
              <w:rPr>
                <w:rFonts w:ascii="Consolas"/>
                <w:color w:val="252525"/>
                <w:szCs w:val="21"/>
                <w:lang w:val="de-DE"/>
              </w:rPr>
            </w:pPr>
            <w:r>
              <w:rPr>
                <w:rFonts w:ascii="Consolas" w:hint="eastAsia"/>
                <w:color w:val="252525"/>
                <w:szCs w:val="21"/>
                <w:lang w:val="de-DE"/>
              </w:rPr>
              <w:t>for variant in baseline int8 pruned pruned_int8; do</w:t>
            </w:r>
          </w:p>
          <w:p w14:paraId="099EE3A0" w14:textId="77777777" w:rsidR="00342A78" w:rsidRDefault="00000000">
            <w:pPr>
              <w:shd w:val="clear" w:color="auto" w:fill="F5F5F5"/>
              <w:spacing w:line="240" w:lineRule="auto"/>
              <w:ind w:leftChars="200" w:left="420"/>
              <w:jc w:val="left"/>
              <w:rPr>
                <w:rFonts w:ascii="Consolas"/>
                <w:color w:val="252525"/>
                <w:szCs w:val="21"/>
                <w:lang w:val="de-DE"/>
              </w:rPr>
            </w:pPr>
            <w:r>
              <w:rPr>
                <w:rFonts w:ascii="Consolas" w:hint="eastAsia"/>
                <w:color w:val="252525"/>
                <w:szCs w:val="21"/>
                <w:lang w:val="de-DE"/>
              </w:rPr>
              <w:t xml:space="preserve">  case "$variant" in</w:t>
            </w:r>
          </w:p>
          <w:p w14:paraId="2F8F171D" w14:textId="77777777" w:rsidR="00342A78" w:rsidRDefault="00000000">
            <w:pPr>
              <w:shd w:val="clear" w:color="auto" w:fill="F5F5F5"/>
              <w:spacing w:line="240" w:lineRule="auto"/>
              <w:ind w:leftChars="200" w:left="420"/>
              <w:jc w:val="left"/>
              <w:rPr>
                <w:rFonts w:ascii="Consolas"/>
                <w:color w:val="252525"/>
                <w:szCs w:val="21"/>
                <w:lang w:val="de-DE"/>
              </w:rPr>
            </w:pPr>
            <w:r>
              <w:rPr>
                <w:rFonts w:ascii="Consolas" w:hint="eastAsia"/>
                <w:color w:val="252525"/>
                <w:szCs w:val="21"/>
                <w:lang w:val="de-DE"/>
              </w:rPr>
              <w:t xml:space="preserve">    baseline) CANDIDATE=models/manual/bisenetv2/bisenetv2_baseline_fp.rknn;; int8) CANDIDATE=models/manual/bisenetv2/bisenetv2_baseline_int8.rknn;;</w:t>
            </w:r>
          </w:p>
          <w:p w14:paraId="1F7690E6"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lang w:val="de-DE"/>
              </w:rPr>
              <w:t xml:space="preserve">    </w:t>
            </w:r>
            <w:r>
              <w:rPr>
                <w:rFonts w:ascii="Consolas" w:hint="eastAsia"/>
                <w:color w:val="252525"/>
                <w:szCs w:val="21"/>
              </w:rPr>
              <w:t>pruned) CANDIDATE=models/manual/bisenetv2/bisenetv2_pruned_fp.rknn;; pruned_int8) CANDIDATE=models/manual/bisenetv2/bisenetv2_optimized_int8.rknn;;</w:t>
            </w:r>
          </w:p>
          <w:p w14:paraId="22A18778"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 xml:space="preserve">  esac</w:t>
            </w:r>
          </w:p>
          <w:p w14:paraId="29D6DE1D"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 xml:space="preserve">  bash scripts/compare_rknn_on_board.sh --host rk3588s-vm0 --remote-dir /root/EdgeInfer-RK3588S-rknn --task bisenetv2 \</w:t>
            </w:r>
          </w:p>
          <w:p w14:paraId="3313B802"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 xml:space="preserve">    --baseline models/manual/bisenetv2/bisenetv2_baseline_fp.rknn --candidate </w:t>
            </w:r>
            <w:r>
              <w:rPr>
                <w:rFonts w:ascii="Consolas" w:hint="eastAsia"/>
                <w:color w:val="252525"/>
                <w:szCs w:val="21"/>
              </w:rPr>
              <w:lastRenderedPageBreak/>
              <w:t>"$CANDIDATE" \</w:t>
            </w:r>
          </w:p>
          <w:p w14:paraId="1686E46B"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 xml:space="preserve">    --dataset-dir artifacts/datasets/manual_cityscapes_1000 --batch-output outputs/manual/bisenetv2_${variant}.json --npu-governor performance -- \</w:t>
            </w:r>
          </w:p>
          <w:p w14:paraId="4FF59F7B"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 xml:space="preserve">    --warmup 100 --benchmark-runs 1000 --core-mask 0_1_2</w:t>
            </w:r>
          </w:p>
          <w:p w14:paraId="1CF41DE2" w14:textId="77777777" w:rsidR="00342A78" w:rsidRDefault="00000000">
            <w:pPr>
              <w:shd w:val="clear" w:color="auto" w:fill="F5F5F5"/>
              <w:spacing w:line="240" w:lineRule="auto"/>
              <w:ind w:leftChars="200" w:left="420"/>
              <w:jc w:val="left"/>
              <w:rPr>
                <w:rFonts w:ascii="Consolas"/>
                <w:color w:val="252525"/>
                <w:szCs w:val="21"/>
              </w:rPr>
            </w:pPr>
            <w:r>
              <w:rPr>
                <w:rFonts w:ascii="Consolas" w:hint="eastAsia"/>
                <w:color w:val="252525"/>
                <w:szCs w:val="21"/>
              </w:rPr>
              <w:t>done</w:t>
            </w:r>
          </w:p>
        </w:tc>
      </w:tr>
      <w:tr w:rsidR="00342A78" w14:paraId="08B5F016" w14:textId="77777777">
        <w:tc>
          <w:tcPr>
            <w:tcW w:w="1555" w:type="dxa"/>
            <w:tcBorders>
              <w:top w:val="single" w:sz="4" w:space="0" w:color="auto"/>
              <w:left w:val="single" w:sz="4" w:space="0" w:color="auto"/>
              <w:bottom w:val="single" w:sz="4" w:space="0" w:color="auto"/>
              <w:right w:val="single" w:sz="4" w:space="0" w:color="auto"/>
            </w:tcBorders>
          </w:tcPr>
          <w:p w14:paraId="7E50DE4B" w14:textId="77777777" w:rsidR="00342A78" w:rsidRDefault="00000000">
            <w:pPr>
              <w:rPr>
                <w:szCs w:val="21"/>
              </w:rPr>
            </w:pPr>
            <w:r>
              <w:rPr>
                <w:b/>
                <w:bCs/>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7F6CE6E4" w14:textId="77777777" w:rsidR="00342A78" w:rsidRDefault="00000000">
            <w:pPr>
              <w:rPr>
                <w:szCs w:val="21"/>
              </w:rPr>
            </w:pPr>
            <w:r>
              <w:t>四个模型均能在</w:t>
            </w:r>
            <w:r>
              <w:t>VM</w:t>
            </w:r>
            <w:r>
              <w:rPr>
                <w:rFonts w:hint="eastAsia"/>
              </w:rPr>
              <w:t>0</w:t>
            </w:r>
            <w:r>
              <w:t>的</w:t>
            </w:r>
            <w:r>
              <w:t>RKNPU</w:t>
            </w:r>
            <w:r>
              <w:t>上完成语义分割，脚本正常退出；输出掩码尺寸与输入对应，像素类别值位于</w:t>
            </w:r>
            <w:r>
              <w:t>Cityscapes</w:t>
            </w:r>
            <w:r>
              <w:t>定义范围内。</w:t>
            </w:r>
          </w:p>
          <w:p w14:paraId="0FE2BE94" w14:textId="77777777" w:rsidR="00342A78" w:rsidRDefault="00000000">
            <w:r>
              <w:t>预先固化的典型部署样本均生成非空、可读取的分割结果，部署可用性检查通过率为</w:t>
            </w:r>
            <w:r>
              <w:t>100%</w:t>
            </w:r>
            <w:r>
              <w:t>；最终选定优化模型的部署速度提升率</w:t>
            </w:r>
            <w:r>
              <w:t>P</w:t>
            </w:r>
            <w:r>
              <w:t>不低于</w:t>
            </w:r>
            <w:r>
              <w:t>30%</w:t>
            </w:r>
            <w:r>
              <w:t>（</w:t>
            </w:r>
            <w:r>
              <w:t>S</w:t>
            </w:r>
            <w:r>
              <w:t>不低于</w:t>
            </w:r>
            <w:r>
              <w:t>1.30</w:t>
            </w:r>
            <w:r>
              <w:t>）。</w:t>
            </w:r>
          </w:p>
        </w:tc>
      </w:tr>
    </w:tbl>
    <w:p w14:paraId="46C837EF" w14:textId="77777777" w:rsidR="00342A78" w:rsidRDefault="00000000">
      <w:pPr>
        <w:pStyle w:val="6"/>
        <w:spacing w:before="156" w:after="156"/>
      </w:pPr>
      <w:r>
        <w:t>测试用例</w:t>
      </w:r>
      <w:r>
        <w:t>3.</w:t>
      </w:r>
      <w:r>
        <w:rPr>
          <w:rFonts w:hint="eastAsia"/>
        </w:rPr>
        <w:t>2.5</w:t>
      </w:r>
      <w:r>
        <w:t>：</w:t>
      </w:r>
      <w:r>
        <w:t>PaddlePaddle 2.0 YOLOv5-S</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51C34FDB" w14:textId="77777777">
        <w:tc>
          <w:tcPr>
            <w:tcW w:w="1555" w:type="dxa"/>
            <w:tcBorders>
              <w:top w:val="single" w:sz="4" w:space="0" w:color="auto"/>
              <w:left w:val="single" w:sz="4" w:space="0" w:color="auto"/>
              <w:bottom w:val="single" w:sz="4" w:space="0" w:color="auto"/>
              <w:right w:val="single" w:sz="4" w:space="0" w:color="auto"/>
            </w:tcBorders>
          </w:tcPr>
          <w:p w14:paraId="0A16B1A8" w14:textId="77777777" w:rsidR="00342A78" w:rsidRDefault="00000000">
            <w:pPr>
              <w:rPr>
                <w:b/>
                <w:bCs/>
              </w:rPr>
            </w:pPr>
            <w:r>
              <w:rPr>
                <w:b/>
                <w:bCs/>
              </w:rPr>
              <w:t>测试输入或条件</w:t>
            </w:r>
          </w:p>
        </w:tc>
        <w:tc>
          <w:tcPr>
            <w:tcW w:w="8072" w:type="dxa"/>
            <w:tcBorders>
              <w:top w:val="single" w:sz="4" w:space="0" w:color="auto"/>
              <w:left w:val="single" w:sz="4" w:space="0" w:color="auto"/>
              <w:bottom w:val="single" w:sz="4" w:space="0" w:color="auto"/>
              <w:right w:val="single" w:sz="4" w:space="0" w:color="auto"/>
            </w:tcBorders>
          </w:tcPr>
          <w:p w14:paraId="23AA27BD" w14:textId="77777777" w:rsidR="00342A78" w:rsidRDefault="00000000">
            <w:r>
              <w:t>YOLOv5-S</w:t>
            </w:r>
            <w:r>
              <w:t>目标检测模型；总数据集为</w:t>
            </w:r>
            <w:r>
              <w:t>COCO 2017</w:t>
            </w:r>
            <w:r>
              <w:t>；由</w:t>
            </w:r>
            <w:r>
              <w:t>scripts/datasets/export_acceptance_subset.py</w:t>
            </w:r>
            <w:r>
              <w:t>导出的</w:t>
            </w:r>
            <w:r>
              <w:t>artifacts/datasets/manual_coco_1000</w:t>
            </w:r>
            <w:r>
              <w:t>固定测试集，包含图像和标注；</w:t>
            </w:r>
            <w:r>
              <w:t>model_zoo/yolov5_s</w:t>
            </w:r>
            <w:r>
              <w:t>目录下的基准、</w:t>
            </w:r>
            <w:r>
              <w:t>INT8</w:t>
            </w:r>
            <w:r>
              <w:t>量化、剪枝、剪枝</w:t>
            </w:r>
            <w:r>
              <w:t>+INT8</w:t>
            </w:r>
            <w:r>
              <w:t>量化四个</w:t>
            </w:r>
            <w:r>
              <w:t>RKNN</w:t>
            </w:r>
            <w:r>
              <w:t>模型及同名</w:t>
            </w:r>
            <w:r>
              <w:t>.rknn.json</w:t>
            </w:r>
            <w:r>
              <w:t>元数据；可通过</w:t>
            </w:r>
            <w:r>
              <w:t>SSH</w:t>
            </w:r>
            <w:r>
              <w:t>访问的</w:t>
            </w:r>
            <w:r>
              <w:t>ROC-RK3588S-PC</w:t>
            </w:r>
            <w:r>
              <w:t>开发板；已完成本节统一虚拟化与</w:t>
            </w:r>
            <w:r>
              <w:t>NPU</w:t>
            </w:r>
            <w:r>
              <w:t>前置检查</w:t>
            </w:r>
            <w:r>
              <w:rPr>
                <w:rFonts w:hint="eastAsia"/>
              </w:rPr>
              <w:t>。</w:t>
            </w:r>
          </w:p>
        </w:tc>
      </w:tr>
      <w:tr w:rsidR="00342A78" w14:paraId="1CC40892" w14:textId="77777777">
        <w:tc>
          <w:tcPr>
            <w:tcW w:w="1555" w:type="dxa"/>
            <w:tcBorders>
              <w:top w:val="single" w:sz="4" w:space="0" w:color="auto"/>
              <w:left w:val="single" w:sz="4" w:space="0" w:color="auto"/>
              <w:bottom w:val="single" w:sz="4" w:space="0" w:color="auto"/>
              <w:right w:val="single" w:sz="4" w:space="0" w:color="auto"/>
            </w:tcBorders>
          </w:tcPr>
          <w:p w14:paraId="4CDB685D" w14:textId="77777777" w:rsidR="00342A78" w:rsidRDefault="00000000">
            <w:pPr>
              <w:rPr>
                <w:b/>
                <w:bCs/>
              </w:rPr>
            </w:pPr>
            <w:r>
              <w:rPr>
                <w:b/>
                <w:bCs/>
              </w:rPr>
              <w:t>测试步骤</w:t>
            </w:r>
          </w:p>
        </w:tc>
        <w:tc>
          <w:tcPr>
            <w:tcW w:w="8072" w:type="dxa"/>
            <w:tcBorders>
              <w:top w:val="single" w:sz="4" w:space="0" w:color="auto"/>
              <w:left w:val="single" w:sz="4" w:space="0" w:color="auto"/>
              <w:bottom w:val="single" w:sz="4" w:space="0" w:color="auto"/>
              <w:right w:val="single" w:sz="4" w:space="0" w:color="auto"/>
            </w:tcBorders>
          </w:tcPr>
          <w:p w14:paraId="183F8F87" w14:textId="77777777" w:rsidR="00342A78" w:rsidRDefault="00000000">
            <w:pPr>
              <w:numPr>
                <w:ilvl w:val="0"/>
                <w:numId w:val="48"/>
              </w:num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04ED6E90" w14:textId="77777777" w:rsidR="00342A78" w:rsidRDefault="00000000">
            <w:pPr>
              <w:numPr>
                <w:ilvl w:val="0"/>
                <w:numId w:val="48"/>
              </w:numPr>
            </w:pPr>
            <w:r>
              <w:t>在本地主机仓库根目录先固定板端性能状态：</w:t>
            </w:r>
          </w:p>
          <w:p w14:paraId="23B74E0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scripts/set_board_performance.sh --host rk3588s-vm0 --cpu performance --npu performance</w:t>
            </w:r>
          </w:p>
          <w:p w14:paraId="4A3A03FE" w14:textId="77777777" w:rsidR="00342A78" w:rsidRDefault="00000000">
            <w:pPr>
              <w:numPr>
                <w:ilvl w:val="0"/>
                <w:numId w:val="48"/>
              </w:numPr>
            </w:pPr>
            <w:r>
              <w:t>确认总数据集；若总数据集不存在，执行对应下载脚本；然后导出固定测试子集：</w:t>
            </w:r>
          </w:p>
          <w:p w14:paraId="2EB7F4C0"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DATA_ROOT="/data/datasets/coco"</w:t>
            </w:r>
          </w:p>
          <w:p w14:paraId="62353C8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if [[ ! -d "$DATA_ROOT/val2017" || ! -f "$DATA_ROOT/annotations/instances_val2017.json" ]]; then python scripts/datasets/download_coco.py --splits val2017 --annotations annotations_trainval2017 --output-dir "$DATA_ROOT"; fi</w:t>
            </w:r>
          </w:p>
          <w:p w14:paraId="2F6095A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python scripts/datasets/export_acceptance_subset.py --output artifacts/datasets/manual_coco_1000 --tasks coco --samples 1000 --seed 2026 --coco-root "$DATA_ROOT" --overwrite</w:t>
            </w:r>
          </w:p>
          <w:p w14:paraId="275B37B6" w14:textId="77777777" w:rsidR="00342A78" w:rsidRDefault="00000000">
            <w:pPr>
              <w:numPr>
                <w:ilvl w:val="0"/>
                <w:numId w:val="48"/>
              </w:numPr>
            </w:pPr>
            <w:r>
              <w:t>若板端运行环境不存在，创建并上传部署环境：</w:t>
            </w:r>
          </w:p>
          <w:p w14:paraId="7175127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scripts/deploy_rknn_runtime.sh --host rk3588s-vm0 --remote-dir /root/EdgeInfer-RK3588S-rknn --venv .venv-rk3588</w:t>
            </w:r>
          </w:p>
          <w:p w14:paraId="3353294A" w14:textId="77777777" w:rsidR="00342A78" w:rsidRDefault="00000000">
            <w:pPr>
              <w:numPr>
                <w:ilvl w:val="0"/>
                <w:numId w:val="48"/>
              </w:numPr>
            </w:pPr>
            <w:r>
              <w:t>上传测试集、四个</w:t>
            </w:r>
            <w:r>
              <w:t>RKNN</w:t>
            </w:r>
            <w:r>
              <w:t>模型及同名</w:t>
            </w:r>
            <w:r>
              <w:t>.rknn.json</w:t>
            </w:r>
            <w:r>
              <w:t>元数据：</w:t>
            </w:r>
          </w:p>
          <w:p w14:paraId="1863DAA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rsync -avzPL artifacts/datasets/manual_coco_1000/ rk3588s-vm0:/root/EdgeInfer-RK3588S-rknn/datasets/manual_coco_1000/</w:t>
            </w:r>
          </w:p>
          <w:p w14:paraId="49C8A358"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scripts/upload_rknn_to_board.sh --host rk3588s-vm0 --remote-dir /root/EdgeInfer-RK3588S-rknn --remote-model-dir /root/EdgeInfer-RK3588S-rknn/models/manual/yolov5_s \</w:t>
            </w:r>
          </w:p>
          <w:p w14:paraId="312F3CE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model_zoo/yolov5_s/baseline/yolov5s_baseline_fp.rknn model_zoo/yolov5_s/int8/yolov5s_baseline_int8_n512.rknn \</w:t>
            </w:r>
          </w:p>
          <w:p w14:paraId="7C409D98"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model_zoo/yolov5_s/pruned/pruned.rknn </w:t>
            </w:r>
            <w:r>
              <w:rPr>
                <w:rFonts w:ascii="Consolas" w:hint="eastAsia"/>
                <w:color w:val="252525"/>
              </w:rPr>
              <w:lastRenderedPageBreak/>
              <w:t>model_zoo/yolov5_s/pruned_int8/pruned_int8.rknn</w:t>
            </w:r>
          </w:p>
          <w:p w14:paraId="55EAC016" w14:textId="77777777" w:rsidR="00342A78" w:rsidRDefault="00000000">
            <w:pPr>
              <w:numPr>
                <w:ilvl w:val="0"/>
                <w:numId w:val="48"/>
              </w:numPr>
            </w:pPr>
            <w:r>
              <w:t>依次执行基准、</w:t>
            </w:r>
            <w:r>
              <w:t>INT8</w:t>
            </w:r>
            <w:r>
              <w:t>量化、剪枝、剪枝</w:t>
            </w:r>
            <w:r>
              <w:t>+INT8</w:t>
            </w:r>
            <w:r>
              <w:t>量化四个模型的对比测试：</w:t>
            </w:r>
          </w:p>
          <w:p w14:paraId="29D7ED2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for variant in baseline int8 pruned pruned_int8; do</w:t>
            </w:r>
          </w:p>
          <w:p w14:paraId="5BB2A160"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case "$variant" in</w:t>
            </w:r>
          </w:p>
          <w:p w14:paraId="6EE5CB65"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CANDIDATE=models/manual/yolov5_s/yolov5s_baseline_fp.rknn;; int8) CANDIDATE=models/manual/yolov5_s/yolov5s_baseline_int8_n512.rknn;;</w:t>
            </w:r>
          </w:p>
          <w:p w14:paraId="00B8D4A3"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pruned) CANDIDATE=models/manual/yolov5_s/pruned.rknn;; pruned_int8) CANDIDATE=models/manual/yolov5_s/pruned_int8.rknn;;</w:t>
            </w:r>
          </w:p>
          <w:p w14:paraId="4DC216E7"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esac</w:t>
            </w:r>
          </w:p>
          <w:p w14:paraId="29F583C5"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bash scripts/compare_rknn_on_board.sh --host rk3588s-vm0 --remote-dir /root/EdgeInfer-RK3588S-rknn --task yolov5 \</w:t>
            </w:r>
          </w:p>
          <w:p w14:paraId="4ACCF86E"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models/manual/yolov5_s/yolov5s_baseline_fp.rknn --candidate "$CANDIDATE" \</w:t>
            </w:r>
          </w:p>
          <w:p w14:paraId="346361F6"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--dataset-dir artifacts/datasets/manual_coco_1000 --batch-output outputs/manual/yolov5_${variant}.json --npu-governor performance -- \</w:t>
            </w:r>
          </w:p>
          <w:p w14:paraId="63B1F793"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--warmup 100 --benchmark-runs 1000 --core-mask 0_1_2</w:t>
            </w:r>
          </w:p>
          <w:p w14:paraId="3D73C11B"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done</w:t>
            </w:r>
          </w:p>
        </w:tc>
      </w:tr>
      <w:tr w:rsidR="00342A78" w14:paraId="3CCDB85F" w14:textId="77777777">
        <w:tc>
          <w:tcPr>
            <w:tcW w:w="1555" w:type="dxa"/>
            <w:tcBorders>
              <w:top w:val="single" w:sz="4" w:space="0" w:color="auto"/>
              <w:left w:val="single" w:sz="4" w:space="0" w:color="auto"/>
              <w:bottom w:val="single" w:sz="4" w:space="0" w:color="auto"/>
              <w:right w:val="single" w:sz="4" w:space="0" w:color="auto"/>
            </w:tcBorders>
          </w:tcPr>
          <w:p w14:paraId="278981C3" w14:textId="77777777" w:rsidR="00342A78" w:rsidRDefault="00000000">
            <w:r>
              <w:rPr>
                <w:b/>
                <w:bCs/>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6143DC92" w14:textId="77777777" w:rsidR="00342A78" w:rsidRDefault="00000000">
            <w:r>
              <w:t>四个模型均能在</w:t>
            </w:r>
            <w:r>
              <w:t>VM</w:t>
            </w:r>
            <w:r>
              <w:rPr>
                <w:rFonts w:hint="eastAsia"/>
              </w:rPr>
              <w:t>0</w:t>
            </w:r>
            <w:r>
              <w:t>的</w:t>
            </w:r>
            <w:r>
              <w:t>RKNPU</w:t>
            </w:r>
            <w:r>
              <w:t>上完成目标检测，脚本正常退出；输出检测框坐标、类别和置信度均为有限合法值且坐标位于图像范围内。</w:t>
            </w:r>
          </w:p>
          <w:p w14:paraId="0371B8DD" w14:textId="77777777" w:rsidR="00342A78" w:rsidRDefault="00000000">
            <w:r>
              <w:t>预先固化的典型部署样本检出指定目标类别，部署可用性检查通过率为</w:t>
            </w:r>
            <w:r>
              <w:t>100%</w:t>
            </w:r>
            <w:r>
              <w:t>；最终选定优化模型的部署速度提升率</w:t>
            </w:r>
            <w:r>
              <w:t>P</w:t>
            </w:r>
            <w:r>
              <w:t>不低于</w:t>
            </w:r>
            <w:r>
              <w:t>30%</w:t>
            </w:r>
            <w:r>
              <w:t>（</w:t>
            </w:r>
            <w:r>
              <w:t>S</w:t>
            </w:r>
            <w:r>
              <w:t>不低于</w:t>
            </w:r>
            <w:r>
              <w:t>1.30</w:t>
            </w:r>
            <w:r>
              <w:t>）。</w:t>
            </w:r>
          </w:p>
        </w:tc>
      </w:tr>
    </w:tbl>
    <w:p w14:paraId="3B26F64B" w14:textId="77777777" w:rsidR="00342A78" w:rsidRDefault="00000000">
      <w:pPr>
        <w:pStyle w:val="6"/>
        <w:spacing w:before="156" w:after="156" w:line="377" w:lineRule="auto"/>
      </w:pPr>
      <w:r>
        <w:t>测试用例</w:t>
      </w:r>
      <w:r>
        <w:t>3.</w:t>
      </w:r>
      <w:r>
        <w:rPr>
          <w:rFonts w:hint="eastAsia"/>
        </w:rPr>
        <w:t>2.6</w:t>
      </w:r>
      <w:r>
        <w:t>：</w:t>
      </w:r>
      <w:r>
        <w:t>PaddlePaddle 2.0 Stable Diffusion 1.5 LCM</w:t>
      </w:r>
      <w:r>
        <w:t>模型部署速度提升</w:t>
      </w:r>
      <w:r>
        <w:t>30%</w:t>
      </w:r>
    </w:p>
    <w:tbl>
      <w:tblPr>
        <w:tblStyle w:val="afff1"/>
        <w:tblW w:w="0" w:type="auto"/>
        <w:tblLayout w:type="fixed"/>
        <w:tblLook w:val="04A0" w:firstRow="1" w:lastRow="0" w:firstColumn="1" w:lastColumn="0" w:noHBand="0" w:noVBand="1"/>
      </w:tblPr>
      <w:tblGrid>
        <w:gridCol w:w="1555"/>
        <w:gridCol w:w="8072"/>
      </w:tblGrid>
      <w:tr w:rsidR="00342A78" w14:paraId="71ED68D9" w14:textId="77777777">
        <w:tc>
          <w:tcPr>
            <w:tcW w:w="1555" w:type="dxa"/>
            <w:vAlign w:val="center"/>
          </w:tcPr>
          <w:p w14:paraId="60C376A8" w14:textId="77777777" w:rsidR="00342A78" w:rsidRDefault="00000000">
            <w:pPr>
              <w:rPr>
                <w:b/>
                <w:bCs/>
              </w:rPr>
            </w:pPr>
            <w:r>
              <w:rPr>
                <w:b/>
                <w:bCs/>
              </w:rPr>
              <w:t>测试输入或条件</w:t>
            </w:r>
          </w:p>
        </w:tc>
        <w:tc>
          <w:tcPr>
            <w:tcW w:w="8072" w:type="dxa"/>
            <w:vAlign w:val="center"/>
          </w:tcPr>
          <w:p w14:paraId="45ABFBF3" w14:textId="77777777" w:rsidR="00342A78" w:rsidRDefault="00000000">
            <w:r>
              <w:t>Stable Diffusion 1.5 LCM</w:t>
            </w:r>
            <w:r>
              <w:t>图像生成管线；一个固定提示词、随机种子</w:t>
            </w:r>
            <w:r>
              <w:t>2026</w:t>
            </w:r>
            <w:r>
              <w:t>、</w:t>
            </w:r>
            <w:r>
              <w:t>512×512</w:t>
            </w:r>
            <w:r>
              <w:t>分辨率和</w:t>
            </w:r>
            <w:r>
              <w:t>4</w:t>
            </w:r>
            <w:r>
              <w:t>个推理步；</w:t>
            </w:r>
            <w:r>
              <w:t>model_zoo/sd15_lcm/baseline</w:t>
            </w:r>
            <w:r>
              <w:t>和</w:t>
            </w:r>
            <w:r>
              <w:t>model_zoo/sd15_lcm/pruned</w:t>
            </w:r>
            <w:r>
              <w:t>目录下的模型组件；本地或板端的</w:t>
            </w:r>
            <w:r>
              <w:t>LCM_Dreamshaper_v7 tokenizer</w:t>
            </w:r>
            <w:r>
              <w:t>；可通过</w:t>
            </w:r>
            <w:r>
              <w:t>SSH</w:t>
            </w:r>
            <w:r>
              <w:t>访问的</w:t>
            </w:r>
            <w:r>
              <w:t>ROC-RK3588S-PC</w:t>
            </w:r>
            <w:r>
              <w:t>开发板；已完成本节统一虚拟化与</w:t>
            </w:r>
            <w:r>
              <w:t>NPU</w:t>
            </w:r>
            <w:r>
              <w:t>前置检查</w:t>
            </w:r>
            <w:r>
              <w:rPr>
                <w:rFonts w:hint="eastAsia"/>
              </w:rPr>
              <w:t>。</w:t>
            </w:r>
          </w:p>
        </w:tc>
      </w:tr>
      <w:tr w:rsidR="00342A78" w14:paraId="18913D8C" w14:textId="77777777">
        <w:tc>
          <w:tcPr>
            <w:tcW w:w="1555" w:type="dxa"/>
            <w:vAlign w:val="center"/>
          </w:tcPr>
          <w:p w14:paraId="3BDC494A" w14:textId="77777777" w:rsidR="00342A78" w:rsidRDefault="00000000">
            <w:pPr>
              <w:rPr>
                <w:b/>
                <w:bCs/>
              </w:rPr>
            </w:pPr>
            <w:r>
              <w:rPr>
                <w:b/>
                <w:bCs/>
              </w:rPr>
              <w:t>测试步骤</w:t>
            </w:r>
          </w:p>
        </w:tc>
        <w:tc>
          <w:tcPr>
            <w:tcW w:w="8072" w:type="dxa"/>
            <w:vAlign w:val="center"/>
          </w:tcPr>
          <w:p w14:paraId="0CF46A7C" w14:textId="77777777" w:rsidR="00342A78" w:rsidRDefault="00000000">
            <w:pPr>
              <w:numPr>
                <w:ilvl w:val="0"/>
                <w:numId w:val="49"/>
              </w:num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51738487" w14:textId="77777777" w:rsidR="00342A78" w:rsidRDefault="00000000">
            <w:pPr>
              <w:numPr>
                <w:ilvl w:val="0"/>
                <w:numId w:val="49"/>
              </w:numPr>
            </w:pPr>
            <w:r>
              <w:t>在本地主机仓库根目录先固定板端性能状态：</w:t>
            </w:r>
          </w:p>
          <w:p w14:paraId="57B011CC"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scripts/set_board_performance.sh --host rk3588s-vm0 --cpu performance --npu performance</w:t>
            </w:r>
          </w:p>
          <w:p w14:paraId="18A7A863" w14:textId="77777777" w:rsidR="00342A78" w:rsidRDefault="00000000">
            <w:pPr>
              <w:numPr>
                <w:ilvl w:val="0"/>
                <w:numId w:val="49"/>
              </w:numPr>
            </w:pPr>
            <w:r>
              <w:t>确认</w:t>
            </w:r>
            <w:r>
              <w:t xml:space="preserve"> LCM_Dreamshaper_v7 tokenizer </w:t>
            </w:r>
            <w:r>
              <w:t>已准备；若板端不存在则上传：</w:t>
            </w:r>
          </w:p>
          <w:p w14:paraId="72F3994E"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ssh rk3588s-vm0 'test -d /root/EdgeInfer-RK3588S-rknn/models/LCM_Dreamshaper_v7 || mkdir -p /root/EdgeInfer-RK3588S-rknn/models/LCM_Dreamshaper_v7'</w:t>
            </w:r>
          </w:p>
          <w:p w14:paraId="064D4026"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rsync -avzPL artifacts/stablediffusion/diffusers/LCM_Dreamshaper_v7/tokenizer/ rk3588s-vm0:/root/EdgeInfer-RK3588S-</w:t>
            </w:r>
            <w:r>
              <w:rPr>
                <w:rFonts w:ascii="Consolas" w:hint="eastAsia"/>
                <w:color w:val="252525"/>
              </w:rPr>
              <w:lastRenderedPageBreak/>
              <w:t>rknn/models/LCM_Dreamshaper_v7/tokenizer/</w:t>
            </w:r>
          </w:p>
          <w:p w14:paraId="5CA29A31" w14:textId="77777777" w:rsidR="00342A78" w:rsidRDefault="00000000">
            <w:pPr>
              <w:numPr>
                <w:ilvl w:val="0"/>
                <w:numId w:val="49"/>
              </w:numPr>
            </w:pPr>
            <w:r>
              <w:t>若板端运行环境不存在，创建并上传部署环境：</w:t>
            </w:r>
          </w:p>
          <w:p w14:paraId="65021FF7"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scripts/deploy_rknn_runtime.sh --host rk3588s-vm0 --remote-dir /root/EdgeInfer-RK3588S-rknn --venv .venv-rk3588</w:t>
            </w:r>
          </w:p>
          <w:p w14:paraId="1D914297" w14:textId="77777777" w:rsidR="00342A78" w:rsidRDefault="00000000">
            <w:pPr>
              <w:numPr>
                <w:ilvl w:val="0"/>
                <w:numId w:val="49"/>
              </w:numPr>
            </w:pPr>
            <w:r>
              <w:t>上传基准管线和剪枝管线的模型组件：</w:t>
            </w:r>
          </w:p>
          <w:p w14:paraId="68B457FF"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scripts/upload_rknn_to_board.sh --host rk3588s-vm0 --remote-dir /root/EdgeInfer-RK3588S-rknn --remote-model-dir /root/EdgeInfer-RK3588S-rknn/models/manual/sd15_lcm \</w:t>
            </w:r>
          </w:p>
          <w:p w14:paraId="69A0B3DE"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model_zoo/sd15_lcm/baseline/text_encoder_fp.rknn model_zoo/sd15_lcm/baseline/unet_fp.rknn \</w:t>
            </w:r>
          </w:p>
          <w:p w14:paraId="55212A82"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model_zoo/sd15_lcm/baseline/vae_decoder_fp.rknn model_zoo/sd15_lcm/baseline/vae_encoder_fp.rknn \</w:t>
            </w:r>
          </w:p>
          <w:p w14:paraId="7468956A"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model_zoo/sd15_lcm/pruned/text_encoder_fp.rknn model_zoo/sd15_lcm/pruned/feature_7500_fp.rknn \</w:t>
            </w:r>
          </w:p>
          <w:p w14:paraId="6B38FBB1"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model_zoo/sd15_lcm/pruned/vae_decoder_fp.rknn model_zoo/sd15_lcm/pruned/vae_encoder_fp.rknn</w:t>
            </w:r>
          </w:p>
          <w:p w14:paraId="041C9CA2" w14:textId="77777777" w:rsidR="00342A78" w:rsidRDefault="00000000">
            <w:pPr>
              <w:numPr>
                <w:ilvl w:val="0"/>
                <w:numId w:val="49"/>
              </w:numPr>
            </w:pPr>
            <w:r>
              <w:t>执行基准管线与剪枝管线的对比测试：</w:t>
            </w:r>
          </w:p>
          <w:p w14:paraId="58B1928C"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bash scripts/compare_rknn_on_board.sh --host rk3588s-vm0 --remote-dir /root/EdgeInfer-RK3588S-rknn --task sd15_lcm \</w:t>
            </w:r>
          </w:p>
          <w:p w14:paraId="2F4FD855"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 models/manual/sd15_lcm/unet_fp.rknn --candidate models/manual/sd15_lcm/feature_7500_fp.rknn \</w:t>
            </w:r>
          </w:p>
          <w:p w14:paraId="252AF5B2"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--baseline-text-encoder models/manual/sd15_lcm/text_encoder_fp.rknn --candidate-text-encoder models/manual/sd15_lcm/text_encoder_fp.rknn \</w:t>
            </w:r>
          </w:p>
          <w:p w14:paraId="7C2065B5"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--baseline-vae-decoder models/manual/sd15_lcm/vae_decoder_fp.rknn --candidate-vae-decoder models/manual/sd15_lcm/vae_decoder_fp.rknn \</w:t>
            </w:r>
          </w:p>
          <w:p w14:paraId="01EACBDD"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--source-dir models/LCM_Dreamshaper_v7 --output-dir outputs/manual/sd15_lcm \</w:t>
            </w:r>
          </w:p>
          <w:p w14:paraId="279BA18C" w14:textId="77777777" w:rsidR="00342A78" w:rsidRDefault="00000000">
            <w:pPr>
              <w:shd w:val="clear" w:color="auto" w:fill="F5F5F5"/>
              <w:spacing w:line="240" w:lineRule="auto"/>
              <w:ind w:leftChars="200" w:left="420"/>
              <w:jc w:val="left"/>
              <w:rPr>
                <w:rFonts w:ascii="Consolas"/>
                <w:color w:val="252525"/>
              </w:rPr>
            </w:pPr>
            <w:r>
              <w:rPr>
                <w:rFonts w:ascii="Consolas" w:hint="eastAsia"/>
                <w:color w:val="252525"/>
              </w:rPr>
              <w:t xml:space="preserve">  --npu-governor performance -- --prompt "a cinematic photo of a mountain lake at sunrise" --seed 2026 --steps 4 --image-size 512 --guidance-scale 1.0 --iterations 5 --warmup 1 --benchmark-runs 3 --core-mask 0_1_2</w:t>
            </w:r>
          </w:p>
        </w:tc>
      </w:tr>
      <w:tr w:rsidR="00342A78" w14:paraId="7C38E6D2" w14:textId="77777777">
        <w:tc>
          <w:tcPr>
            <w:tcW w:w="1555" w:type="dxa"/>
            <w:vAlign w:val="center"/>
          </w:tcPr>
          <w:p w14:paraId="16F2EB7E" w14:textId="77777777" w:rsidR="00342A78" w:rsidRDefault="00000000">
            <w:r>
              <w:rPr>
                <w:b/>
                <w:bCs/>
              </w:rPr>
              <w:lastRenderedPageBreak/>
              <w:t>预期结果</w:t>
            </w:r>
          </w:p>
        </w:tc>
        <w:tc>
          <w:tcPr>
            <w:tcW w:w="8072" w:type="dxa"/>
            <w:vAlign w:val="center"/>
          </w:tcPr>
          <w:p w14:paraId="00410D21" w14:textId="77777777" w:rsidR="00342A78" w:rsidRDefault="00000000">
            <w:r>
              <w:t>基准与优化管线均能在</w:t>
            </w:r>
            <w:r>
              <w:t>VM</w:t>
            </w:r>
            <w:r>
              <w:rPr>
                <w:rFonts w:hint="eastAsia"/>
              </w:rPr>
              <w:t>0</w:t>
            </w:r>
            <w:r>
              <w:t>的</w:t>
            </w:r>
            <w:r>
              <w:t>RKNPU</w:t>
            </w:r>
            <w:r>
              <w:t>上正常结束；同一固定提示词分别重复执行</w:t>
            </w:r>
            <w:r>
              <w:t>5</w:t>
            </w:r>
            <w:r>
              <w:t>次完整生成，</w:t>
            </w:r>
            <w:r>
              <w:t>pipeline_latency</w:t>
            </w:r>
            <w:r>
              <w:t>按</w:t>
            </w:r>
            <w:r>
              <w:t>5</w:t>
            </w:r>
            <w:r>
              <w:t>次结果统计，每条管线保存最后一次生成的</w:t>
            </w:r>
            <w:r>
              <w:t>1</w:t>
            </w:r>
            <w:r>
              <w:t>幅可读取、非空</w:t>
            </w:r>
            <w:r>
              <w:t>512×512 RGB</w:t>
            </w:r>
            <w:r>
              <w:t>图像。</w:t>
            </w:r>
          </w:p>
          <w:p w14:paraId="5AA161FC" w14:textId="77777777" w:rsidR="00342A78" w:rsidRDefault="00000000">
            <w:r>
              <w:t>U-Net</w:t>
            </w:r>
            <w:r>
              <w:t>固定输入计时采用</w:t>
            </w:r>
            <w:r>
              <w:t>1</w:t>
            </w:r>
            <w:r>
              <w:t>次预热和</w:t>
            </w:r>
            <w:r>
              <w:t>3</w:t>
            </w:r>
            <w:r>
              <w:t>次正式推理；第三方确认基准、优化各</w:t>
            </w:r>
            <w:r>
              <w:t>1</w:t>
            </w:r>
            <w:r>
              <w:t>幅图像均不影响实际部署使用，且优化管线端到端推理速度提升率</w:t>
            </w:r>
            <w:r>
              <w:t>P</w:t>
            </w:r>
            <w:r>
              <w:t>不低于</w:t>
            </w:r>
            <w:r>
              <w:t>30%</w:t>
            </w:r>
            <w:r>
              <w:t>（</w:t>
            </w:r>
            <w:r>
              <w:t>S</w:t>
            </w:r>
            <w:r>
              <w:t>不低于</w:t>
            </w:r>
            <w:r>
              <w:t>1.30</w:t>
            </w:r>
            <w:r>
              <w:t>）。</w:t>
            </w:r>
          </w:p>
        </w:tc>
      </w:tr>
    </w:tbl>
    <w:p w14:paraId="7017E8A2" w14:textId="3423C60B" w:rsidR="00342A78" w:rsidRPr="0070232D" w:rsidRDefault="00000000">
      <w:pPr>
        <w:pStyle w:val="51"/>
        <w:spacing w:before="156" w:after="156"/>
        <w:rPr>
          <w:color w:val="C00000"/>
        </w:rPr>
      </w:pPr>
      <w:r w:rsidRPr="0070232D">
        <w:rPr>
          <w:color w:val="C00000"/>
        </w:rPr>
        <w:t>测试用例</w:t>
      </w:r>
      <w:r w:rsidRPr="0070232D">
        <w:rPr>
          <w:rFonts w:hint="eastAsia"/>
          <w:color w:val="C00000"/>
        </w:rPr>
        <w:t>3</w:t>
      </w:r>
      <w:r w:rsidRPr="0070232D">
        <w:rPr>
          <w:color w:val="C00000"/>
        </w:rPr>
        <w:t>.</w:t>
      </w:r>
      <w:r w:rsidRPr="0070232D">
        <w:rPr>
          <w:rFonts w:hint="eastAsia"/>
          <w:color w:val="C00000"/>
        </w:rPr>
        <w:t>3</w:t>
      </w:r>
      <w:r w:rsidRPr="0070232D">
        <w:rPr>
          <w:color w:val="C00000"/>
        </w:rPr>
        <w:t>：</w:t>
      </w:r>
      <w:r w:rsidRPr="0070232D">
        <w:rPr>
          <w:rFonts w:hint="eastAsia"/>
          <w:color w:val="C00000"/>
        </w:rPr>
        <w:t>Dial</w:t>
      </w:r>
      <w:r w:rsidRPr="0070232D">
        <w:rPr>
          <w:rFonts w:hint="eastAsia"/>
          <w:color w:val="C00000"/>
        </w:rPr>
        <w:t>系统</w:t>
      </w:r>
      <w:r w:rsidRPr="0070232D">
        <w:rPr>
          <w:color w:val="C00000"/>
        </w:rPr>
        <w:t>推理速度（</w:t>
      </w:r>
      <w:r w:rsidRPr="0070232D">
        <w:rPr>
          <w:rFonts w:hint="eastAsia"/>
          <w:color w:val="C00000"/>
        </w:rPr>
        <w:t>decoding</w:t>
      </w:r>
      <w:r w:rsidRPr="0070232D">
        <w:rPr>
          <w:color w:val="C00000"/>
        </w:rPr>
        <w:t>速度）提升</w:t>
      </w:r>
      <w:r w:rsidR="00782282">
        <w:rPr>
          <w:rFonts w:hint="eastAsia"/>
          <w:color w:val="C00000"/>
        </w:rPr>
        <w:t>3</w:t>
      </w:r>
      <w:r w:rsidRPr="0070232D">
        <w:rPr>
          <w:rFonts w:hint="eastAsia"/>
          <w:color w:val="C00000"/>
        </w:rPr>
        <w:t>0</w:t>
      </w:r>
      <w:r w:rsidRPr="0070232D">
        <w:rPr>
          <w:color w:val="C00000"/>
        </w:rPr>
        <w:t>%</w:t>
      </w:r>
    </w:p>
    <w:tbl>
      <w:tblPr>
        <w:tblStyle w:val="afff1"/>
        <w:tblW w:w="0" w:type="auto"/>
        <w:tblLayout w:type="fixed"/>
        <w:tblLook w:val="04A0" w:firstRow="1" w:lastRow="0" w:firstColumn="1" w:lastColumn="0" w:noHBand="0" w:noVBand="1"/>
      </w:tblPr>
      <w:tblGrid>
        <w:gridCol w:w="1555"/>
        <w:gridCol w:w="8072"/>
      </w:tblGrid>
      <w:tr w:rsidR="00342A78" w14:paraId="28B7CEFB" w14:textId="77777777">
        <w:tc>
          <w:tcPr>
            <w:tcW w:w="1555" w:type="dxa"/>
            <w:tcBorders>
              <w:top w:val="single" w:sz="4" w:space="0" w:color="auto"/>
              <w:left w:val="single" w:sz="4" w:space="0" w:color="auto"/>
              <w:bottom w:val="single" w:sz="4" w:space="0" w:color="auto"/>
              <w:right w:val="single" w:sz="4" w:space="0" w:color="auto"/>
            </w:tcBorders>
          </w:tcPr>
          <w:p w14:paraId="60447D12"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3E7EFCDF" w14:textId="357ABEFB" w:rsidR="00342A78" w:rsidRDefault="00B808CA">
            <w:pPr>
              <w:rPr>
                <w:color w:val="C00000"/>
                <w:szCs w:val="21"/>
              </w:rPr>
            </w:pPr>
            <w:r w:rsidRPr="00B808CA">
              <w:rPr>
                <w:color w:val="333333"/>
                <w:szCs w:val="21"/>
              </w:rPr>
              <w:t>测试模型为</w:t>
            </w:r>
            <w:r w:rsidRPr="00B808CA">
              <w:rPr>
                <w:color w:val="333333"/>
                <w:szCs w:val="21"/>
              </w:rPr>
              <w:t xml:space="preserve"> Qwen3-VL-8B-Instruct</w:t>
            </w:r>
            <w:r w:rsidRPr="00B808CA">
              <w:rPr>
                <w:color w:val="333333"/>
                <w:szCs w:val="21"/>
              </w:rPr>
              <w:t>，对比未优化版本与</w:t>
            </w:r>
            <w:r w:rsidRPr="00B808CA">
              <w:rPr>
                <w:color w:val="333333"/>
                <w:szCs w:val="21"/>
              </w:rPr>
              <w:t xml:space="preserve"> RKNN </w:t>
            </w:r>
            <w:r w:rsidRPr="00B808CA">
              <w:rPr>
                <w:color w:val="333333"/>
                <w:szCs w:val="21"/>
              </w:rPr>
              <w:t>量化版本。使用</w:t>
            </w:r>
            <w:r w:rsidRPr="00B808CA">
              <w:rPr>
                <w:color w:val="333333"/>
                <w:szCs w:val="21"/>
              </w:rPr>
              <w:t xml:space="preserve"> MMBench-CN V1.1 </w:t>
            </w:r>
            <w:r w:rsidRPr="00B808CA">
              <w:rPr>
                <w:color w:val="333333"/>
                <w:szCs w:val="21"/>
              </w:rPr>
              <w:t>中文测试集，输入包括测试图片、问题、提示信息及</w:t>
            </w:r>
            <w:r w:rsidRPr="00B808CA">
              <w:rPr>
                <w:color w:val="333333"/>
                <w:szCs w:val="21"/>
              </w:rPr>
              <w:t xml:space="preserve"> A</w:t>
            </w:r>
            <w:r w:rsidRPr="00B808CA">
              <w:rPr>
                <w:color w:val="333333"/>
                <w:szCs w:val="21"/>
              </w:rPr>
              <w:t>～</w:t>
            </w:r>
            <w:r w:rsidRPr="00B808CA">
              <w:rPr>
                <w:color w:val="333333"/>
                <w:szCs w:val="21"/>
              </w:rPr>
              <w:t xml:space="preserve">D </w:t>
            </w:r>
            <w:r w:rsidRPr="00B808CA">
              <w:rPr>
                <w:color w:val="333333"/>
                <w:szCs w:val="21"/>
              </w:rPr>
              <w:t>候选</w:t>
            </w:r>
            <w:r w:rsidRPr="00B808CA">
              <w:rPr>
                <w:color w:val="333333"/>
                <w:szCs w:val="21"/>
              </w:rPr>
              <w:lastRenderedPageBreak/>
              <w:t>项，要求模型仅输出正确选项字母。测试平台为</w:t>
            </w:r>
            <w:r w:rsidRPr="00B808CA">
              <w:rPr>
                <w:color w:val="333333"/>
                <w:szCs w:val="21"/>
              </w:rPr>
              <w:t xml:space="preserve"> Firefly ROC-RK3588S-PC </w:t>
            </w:r>
            <w:r w:rsidRPr="00B808CA">
              <w:rPr>
                <w:color w:val="333333"/>
                <w:szCs w:val="21"/>
              </w:rPr>
              <w:t>与</w:t>
            </w:r>
            <w:r w:rsidRPr="00B808CA">
              <w:rPr>
                <w:color w:val="333333"/>
                <w:szCs w:val="21"/>
              </w:rPr>
              <w:t xml:space="preserve"> NVIDIA Jetson AGX Orin 64GB</w:t>
            </w:r>
            <w:r w:rsidRPr="00B808CA">
              <w:rPr>
                <w:color w:val="333333"/>
                <w:szCs w:val="21"/>
              </w:rPr>
              <w:t>：</w:t>
            </w:r>
            <w:r w:rsidRPr="00B808CA">
              <w:rPr>
                <w:color w:val="333333"/>
                <w:szCs w:val="21"/>
              </w:rPr>
              <w:t xml:space="preserve">RK3588S </w:t>
            </w:r>
            <w:r w:rsidRPr="00B808CA">
              <w:rPr>
                <w:color w:val="333333"/>
                <w:szCs w:val="21"/>
              </w:rPr>
              <w:t>作为</w:t>
            </w:r>
            <w:r w:rsidRPr="00B808CA">
              <w:rPr>
                <w:color w:val="333333"/>
                <w:szCs w:val="21"/>
              </w:rPr>
              <w:t xml:space="preserve"> Master</w:t>
            </w:r>
            <w:r w:rsidRPr="00B808CA">
              <w:rPr>
                <w:color w:val="333333"/>
                <w:szCs w:val="21"/>
              </w:rPr>
              <w:t>，负责</w:t>
            </w:r>
            <w:r w:rsidRPr="00B808CA">
              <w:rPr>
                <w:color w:val="333333"/>
                <w:szCs w:val="21"/>
              </w:rPr>
              <w:t xml:space="preserve"> API</w:t>
            </w:r>
            <w:r w:rsidRPr="00B808CA">
              <w:rPr>
                <w:color w:val="333333"/>
                <w:szCs w:val="21"/>
              </w:rPr>
              <w:t>、视觉编码和推理调度；</w:t>
            </w:r>
            <w:r w:rsidRPr="00B808CA">
              <w:rPr>
                <w:color w:val="333333"/>
                <w:szCs w:val="21"/>
              </w:rPr>
              <w:t xml:space="preserve">Orin </w:t>
            </w:r>
            <w:r w:rsidRPr="00B808CA">
              <w:rPr>
                <w:color w:val="333333"/>
                <w:szCs w:val="21"/>
              </w:rPr>
              <w:t>作为</w:t>
            </w:r>
            <w:r w:rsidRPr="00B808CA">
              <w:rPr>
                <w:color w:val="333333"/>
                <w:szCs w:val="21"/>
              </w:rPr>
              <w:t xml:space="preserve"> CUDA Worker</w:t>
            </w:r>
            <w:r w:rsidRPr="00B808CA">
              <w:rPr>
                <w:color w:val="333333"/>
                <w:szCs w:val="21"/>
              </w:rPr>
              <w:t>。。两种版本采用相同数据集、提示词、模型层分配、网络环境和生成参数</w:t>
            </w:r>
            <w:r w:rsidR="00ED0E63" w:rsidRPr="00ED0E63">
              <w:rPr>
                <w:color w:val="333333"/>
                <w:szCs w:val="21"/>
              </w:rPr>
              <w:t>。</w:t>
            </w:r>
          </w:p>
        </w:tc>
      </w:tr>
      <w:tr w:rsidR="00ED0E63" w14:paraId="4917DE2A" w14:textId="77777777">
        <w:tc>
          <w:tcPr>
            <w:tcW w:w="1555" w:type="dxa"/>
            <w:tcBorders>
              <w:top w:val="single" w:sz="4" w:space="0" w:color="auto"/>
              <w:left w:val="single" w:sz="4" w:space="0" w:color="auto"/>
              <w:bottom w:val="single" w:sz="4" w:space="0" w:color="auto"/>
              <w:right w:val="single" w:sz="4" w:space="0" w:color="auto"/>
            </w:tcBorders>
          </w:tcPr>
          <w:p w14:paraId="2E8C301A" w14:textId="77777777" w:rsidR="00ED0E63" w:rsidRDefault="00ED0E63" w:rsidP="00ED0E63">
            <w:pPr>
              <w:rPr>
                <w:color w:val="C00000"/>
                <w:szCs w:val="21"/>
              </w:rPr>
            </w:pPr>
            <w:r>
              <w:rPr>
                <w:b/>
                <w:bCs/>
                <w:color w:val="333333"/>
                <w:szCs w:val="21"/>
              </w:rPr>
              <w:lastRenderedPageBreak/>
              <w:t>测试步骤</w:t>
            </w:r>
          </w:p>
        </w:tc>
        <w:tc>
          <w:tcPr>
            <w:tcW w:w="8072" w:type="dxa"/>
            <w:tcBorders>
              <w:top w:val="single" w:sz="4" w:space="0" w:color="auto"/>
              <w:left w:val="single" w:sz="4" w:space="0" w:color="auto"/>
              <w:bottom w:val="single" w:sz="4" w:space="0" w:color="auto"/>
              <w:right w:val="single" w:sz="4" w:space="0" w:color="auto"/>
            </w:tcBorders>
          </w:tcPr>
          <w:p w14:paraId="6703E3DA" w14:textId="77777777" w:rsidR="00ED0E63" w:rsidRDefault="00ED0E63">
            <w:pPr>
              <w:numPr>
                <w:ilvl w:val="0"/>
                <w:numId w:val="65"/>
              </w:numPr>
            </w:pPr>
            <w:r>
              <w:t>按本节统一前置检查启动</w:t>
            </w:r>
            <w:r>
              <w:t>Rust-Shyper</w:t>
            </w:r>
            <w:r>
              <w:t>和</w:t>
            </w:r>
            <w:r>
              <w:t>VM</w:t>
            </w:r>
            <w:r>
              <w:rPr>
                <w:rFonts w:hint="eastAsia"/>
              </w:rPr>
              <w:t>0</w:t>
            </w:r>
            <w:r>
              <w:t>，确认</w:t>
            </w:r>
            <w:r>
              <w:t>VM0</w:t>
            </w:r>
            <w:r>
              <w:t>为</w:t>
            </w:r>
            <w:r>
              <w:t>Active</w:t>
            </w:r>
            <w:r>
              <w:t>，并在</w:t>
            </w:r>
            <w:r>
              <w:t>VM</w:t>
            </w:r>
            <w:r>
              <w:rPr>
                <w:rFonts w:hint="eastAsia"/>
              </w:rPr>
              <w:t>0</w:t>
            </w:r>
            <w:r>
              <w:t>取得</w:t>
            </w:r>
            <w:r>
              <w:t>RKNPU_SMOKE_OK</w:t>
            </w:r>
            <w:r>
              <w:t>。</w:t>
            </w:r>
          </w:p>
          <w:p w14:paraId="1B491C55" w14:textId="77777777" w:rsidR="00ED0E63" w:rsidRDefault="00ED0E63">
            <w:pPr>
              <w:numPr>
                <w:ilvl w:val="0"/>
                <w:numId w:val="65"/>
              </w:numPr>
            </w:pPr>
            <w:r>
              <w:t>在本地主机仓库根目录先固定板端性能状态：</w:t>
            </w:r>
          </w:p>
          <w:p w14:paraId="5ED09F33"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bash scripts/set_board_performance.sh --host rk3588s-vm0 --cpu performance --npu performance</w:t>
            </w:r>
          </w:p>
          <w:p w14:paraId="04785BD2" w14:textId="45112C43" w:rsidR="00ED0E63" w:rsidRDefault="00D444DD">
            <w:pPr>
              <w:numPr>
                <w:ilvl w:val="0"/>
                <w:numId w:val="65"/>
              </w:numPr>
            </w:pPr>
            <w:r w:rsidRPr="00D444DD">
              <w:t>在</w:t>
            </w:r>
            <w:r w:rsidRPr="00D444DD">
              <w:t xml:space="preserve"> Rust-Shyper </w:t>
            </w:r>
            <w:r w:rsidRPr="00D444DD">
              <w:t>宿主机准备</w:t>
            </w:r>
            <w:r w:rsidRPr="00D444DD">
              <w:t xml:space="preserve"> MMBench-CN V1.1 </w:t>
            </w:r>
            <w:r w:rsidRPr="00D444DD">
              <w:t>全量数据集</w:t>
            </w:r>
            <w:r w:rsidR="00ED0E63">
              <w:t>：</w:t>
            </w:r>
          </w:p>
          <w:p w14:paraId="428E233C" w14:textId="77777777" w:rsidR="00D444DD" w:rsidRPr="00D444DD" w:rsidRDefault="00D444DD" w:rsidP="00D444DD">
            <w:pPr>
              <w:shd w:val="clear" w:color="auto" w:fill="F5F5F5"/>
              <w:ind w:leftChars="200" w:left="420"/>
              <w:jc w:val="left"/>
              <w:rPr>
                <w:rFonts w:ascii="Consolas"/>
                <w:color w:val="252525"/>
              </w:rPr>
            </w:pPr>
            <w:r w:rsidRPr="00D444DD">
              <w:rPr>
                <w:rFonts w:ascii="Consolas"/>
                <w:color w:val="252525"/>
              </w:rPr>
              <w:t>DATA_ROOT="/data/datasets/mmbench"</w:t>
            </w:r>
          </w:p>
          <w:p w14:paraId="7D973E95" w14:textId="7B969014" w:rsidR="00D444DD" w:rsidRPr="00D444DD" w:rsidRDefault="00D444DD" w:rsidP="00D444DD">
            <w:pPr>
              <w:shd w:val="clear" w:color="auto" w:fill="F5F5F5"/>
              <w:ind w:leftChars="200" w:left="420"/>
              <w:jc w:val="left"/>
              <w:rPr>
                <w:rFonts w:ascii="Consolas" w:hint="eastAsia"/>
                <w:color w:val="252525"/>
              </w:rPr>
            </w:pPr>
            <w:r w:rsidRPr="00D444DD">
              <w:rPr>
                <w:rFonts w:ascii="Consolas"/>
                <w:color w:val="252525"/>
              </w:rPr>
              <w:t>DATA_FILE="$DATA_ROOT/MMBench_DEV_CN_V11.tsv"</w:t>
            </w:r>
          </w:p>
          <w:p w14:paraId="3C2EDDBA" w14:textId="5A225011" w:rsidR="00D444DD" w:rsidRPr="00D444DD" w:rsidRDefault="00D444DD" w:rsidP="00D444DD">
            <w:pPr>
              <w:shd w:val="clear" w:color="auto" w:fill="F5F5F5"/>
              <w:ind w:leftChars="200" w:left="420"/>
              <w:jc w:val="left"/>
              <w:rPr>
                <w:rFonts w:ascii="Consolas" w:hint="eastAsia"/>
                <w:color w:val="252525"/>
              </w:rPr>
            </w:pPr>
            <w:r w:rsidRPr="00D444DD">
              <w:rPr>
                <w:rFonts w:ascii="Consolas"/>
                <w:color w:val="252525"/>
              </w:rPr>
              <w:t>mkdir -p "$DATA_ROOT"</w:t>
            </w:r>
          </w:p>
          <w:p w14:paraId="6CFCFDD6" w14:textId="77777777" w:rsidR="00D444DD" w:rsidRPr="00D444DD" w:rsidRDefault="00D444DD" w:rsidP="00D444DD">
            <w:pPr>
              <w:shd w:val="clear" w:color="auto" w:fill="F5F5F5"/>
              <w:ind w:leftChars="200" w:left="420"/>
              <w:jc w:val="left"/>
              <w:rPr>
                <w:rFonts w:ascii="Consolas"/>
                <w:color w:val="252525"/>
              </w:rPr>
            </w:pPr>
            <w:r w:rsidRPr="00D444DD">
              <w:rPr>
                <w:rFonts w:ascii="Consolas"/>
                <w:color w:val="252525"/>
              </w:rPr>
              <w:t>if [[ ! -f "$DATA_FILE" ]]; then</w:t>
            </w:r>
          </w:p>
          <w:p w14:paraId="40A2EFB5" w14:textId="77777777" w:rsidR="00D444DD" w:rsidRPr="00D444DD" w:rsidRDefault="00D444DD" w:rsidP="00D444DD">
            <w:pPr>
              <w:shd w:val="clear" w:color="auto" w:fill="F5F5F5"/>
              <w:ind w:leftChars="200" w:left="420"/>
              <w:jc w:val="left"/>
              <w:rPr>
                <w:rFonts w:ascii="Consolas"/>
                <w:color w:val="252525"/>
              </w:rPr>
            </w:pPr>
            <w:r w:rsidRPr="00D444DD">
              <w:rPr>
                <w:rFonts w:ascii="Consolas"/>
                <w:color w:val="252525"/>
              </w:rPr>
              <w:t xml:space="preserve">  curl -fL --retry 3 \</w:t>
            </w:r>
          </w:p>
          <w:p w14:paraId="405F1327" w14:textId="7B9E1B9F" w:rsidR="00D444DD" w:rsidRPr="00D444DD" w:rsidRDefault="00D444DD" w:rsidP="00D444DD">
            <w:pPr>
              <w:shd w:val="clear" w:color="auto" w:fill="F5F5F5"/>
              <w:ind w:leftChars="200" w:left="420"/>
              <w:jc w:val="left"/>
              <w:rPr>
                <w:rFonts w:ascii="Consolas"/>
                <w:color w:val="252525"/>
              </w:rPr>
            </w:pPr>
            <w:r w:rsidRPr="00D444DD">
              <w:rPr>
                <w:rFonts w:ascii="Consolas"/>
                <w:color w:val="252525"/>
              </w:rPr>
              <w:t xml:space="preserve">    -o "${DATA_FILE}.part" \  "https://opencompass.openxlab.space/utils/benchmarks/MMBench/MMBench_DEV_CN_V11.tsv"</w:t>
            </w:r>
          </w:p>
          <w:p w14:paraId="1A6E9DCE" w14:textId="77777777" w:rsidR="00D444DD" w:rsidRPr="00D444DD" w:rsidRDefault="00D444DD" w:rsidP="00D444DD">
            <w:pPr>
              <w:shd w:val="clear" w:color="auto" w:fill="F5F5F5"/>
              <w:ind w:leftChars="200" w:left="420"/>
              <w:jc w:val="left"/>
              <w:rPr>
                <w:rFonts w:ascii="Consolas"/>
                <w:color w:val="252525"/>
              </w:rPr>
            </w:pPr>
            <w:r w:rsidRPr="00D444DD">
              <w:rPr>
                <w:rFonts w:ascii="Consolas"/>
                <w:color w:val="252525"/>
              </w:rPr>
              <w:t xml:space="preserve">  mv "${DATA_FILE}.part" "$DATA_FILE"</w:t>
            </w:r>
          </w:p>
          <w:p w14:paraId="01B9A273" w14:textId="71667F4E" w:rsidR="00D444DD" w:rsidRPr="00D444DD" w:rsidRDefault="00D444DD" w:rsidP="00D444DD">
            <w:pPr>
              <w:shd w:val="clear" w:color="auto" w:fill="F5F5F5"/>
              <w:ind w:leftChars="200" w:left="420"/>
              <w:jc w:val="left"/>
              <w:rPr>
                <w:rFonts w:ascii="Consolas" w:hint="eastAsia"/>
                <w:color w:val="252525"/>
              </w:rPr>
            </w:pPr>
            <w:r w:rsidRPr="00D444DD">
              <w:rPr>
                <w:rFonts w:ascii="Consolas"/>
                <w:color w:val="252525"/>
              </w:rPr>
              <w:t>fi</w:t>
            </w:r>
          </w:p>
          <w:p w14:paraId="344C8A03" w14:textId="042EB918" w:rsidR="00ED0E63" w:rsidRDefault="00D444DD" w:rsidP="00D444DD">
            <w:pPr>
              <w:shd w:val="clear" w:color="auto" w:fill="F5F5F5"/>
              <w:spacing w:line="240" w:lineRule="auto"/>
              <w:ind w:leftChars="200" w:left="420"/>
              <w:jc w:val="left"/>
              <w:rPr>
                <w:rFonts w:ascii="Consolas"/>
                <w:color w:val="252525"/>
              </w:rPr>
            </w:pPr>
            <w:r w:rsidRPr="00D444DD">
              <w:rPr>
                <w:rFonts w:ascii="Consolas"/>
                <w:color w:val="252525"/>
              </w:rPr>
              <w:t>sha256sum "$DATA_FILE"</w:t>
            </w:r>
          </w:p>
          <w:p w14:paraId="775777B1" w14:textId="0C9EE17D" w:rsidR="00ED0E63" w:rsidRDefault="00A51838">
            <w:pPr>
              <w:numPr>
                <w:ilvl w:val="0"/>
                <w:numId w:val="65"/>
              </w:numPr>
            </w:pPr>
            <w:r w:rsidRPr="00A51838">
              <w:t>从</w:t>
            </w:r>
            <w:r w:rsidRPr="00A51838">
              <w:t xml:space="preserve"> Rust-Shyper </w:t>
            </w:r>
            <w:r w:rsidRPr="00A51838">
              <w:t>宿主机创建</w:t>
            </w:r>
            <w:r w:rsidRPr="00A51838">
              <w:t xml:space="preserve"> VM0 </w:t>
            </w:r>
            <w:r w:rsidRPr="00A51838">
              <w:t>部署目录，并上传</w:t>
            </w:r>
            <w:r w:rsidRPr="00A51838">
              <w:t xml:space="preserve"> DIAL</w:t>
            </w:r>
            <w:r w:rsidRPr="00A51838">
              <w:t>、模型、拓扑和</w:t>
            </w:r>
            <w:r w:rsidRPr="00A51838">
              <w:t xml:space="preserve"> RKNN </w:t>
            </w:r>
            <w:r w:rsidRPr="00A51838">
              <w:t>产物</w:t>
            </w:r>
            <w:r w:rsidR="00ED0E63">
              <w:t>：</w:t>
            </w:r>
          </w:p>
          <w:p w14:paraId="432661AD" w14:textId="26CA792B" w:rsidR="005B1928" w:rsidRPr="005B1928" w:rsidRDefault="005B1928" w:rsidP="005B1928">
            <w:pPr>
              <w:shd w:val="clear" w:color="auto" w:fill="F5F5F5"/>
              <w:ind w:leftChars="200" w:left="420"/>
              <w:jc w:val="left"/>
              <w:rPr>
                <w:rFonts w:ascii="Consolas" w:hint="eastAsia"/>
                <w:color w:val="252525"/>
              </w:rPr>
            </w:pPr>
            <w:r w:rsidRPr="005B1928">
              <w:rPr>
                <w:rFonts w:ascii="Consolas"/>
                <w:color w:val="252525"/>
              </w:rPr>
              <w:t>VM_ROOT="/root/Dial_llama"</w:t>
            </w:r>
          </w:p>
          <w:p w14:paraId="327E0E41" w14:textId="77777777" w:rsidR="005B1928" w:rsidRPr="005B1928" w:rsidRDefault="005B1928" w:rsidP="005B1928">
            <w:pPr>
              <w:shd w:val="clear" w:color="auto" w:fill="F5F5F5"/>
              <w:ind w:leftChars="200" w:left="420"/>
              <w:jc w:val="left"/>
              <w:rPr>
                <w:rFonts w:ascii="Consolas"/>
                <w:color w:val="252525"/>
              </w:rPr>
            </w:pPr>
            <w:r w:rsidRPr="005B1928">
              <w:rPr>
                <w:rFonts w:ascii="Consolas"/>
                <w:color w:val="252525"/>
              </w:rPr>
              <w:t>ssh rk3588s-vm0 \</w:t>
            </w:r>
          </w:p>
          <w:p w14:paraId="7096B4A4" w14:textId="10C66983" w:rsidR="005B1928" w:rsidRPr="005B1928" w:rsidRDefault="005B1928" w:rsidP="005B1928">
            <w:pPr>
              <w:shd w:val="clear" w:color="auto" w:fill="F5F5F5"/>
              <w:ind w:leftChars="200" w:left="420"/>
              <w:jc w:val="left"/>
              <w:rPr>
                <w:rFonts w:ascii="Consolas" w:hint="eastAsia"/>
                <w:color w:val="252525"/>
              </w:rPr>
            </w:pPr>
            <w:r w:rsidRPr="005B1928">
              <w:rPr>
                <w:rFonts w:ascii="Consolas"/>
                <w:color w:val="252525"/>
              </w:rPr>
              <w:t xml:space="preserve">  "mkdir -p $VM_ROOT/bin $VM_ROOT/models $VM_ROOT/rknn $VM_ROOT/logs $VM_ROOT/run"</w:t>
            </w:r>
          </w:p>
          <w:p w14:paraId="609CFAA0" w14:textId="77777777" w:rsidR="005B1928" w:rsidRPr="005B1928" w:rsidRDefault="005B1928" w:rsidP="005B1928">
            <w:pPr>
              <w:shd w:val="clear" w:color="auto" w:fill="F5F5F5"/>
              <w:ind w:leftChars="200" w:left="420"/>
              <w:jc w:val="left"/>
              <w:rPr>
                <w:rFonts w:ascii="Consolas"/>
                <w:color w:val="252525"/>
              </w:rPr>
            </w:pPr>
            <w:r w:rsidRPr="005B1928">
              <w:rPr>
                <w:rFonts w:ascii="Consolas"/>
                <w:color w:val="252525"/>
              </w:rPr>
              <w:t>rsync -avzPL target/release/dial-cli \</w:t>
            </w:r>
          </w:p>
          <w:p w14:paraId="38B0589F" w14:textId="64CC6833" w:rsidR="005B1928" w:rsidRPr="005B1928" w:rsidRDefault="005B1928" w:rsidP="005B1928">
            <w:pPr>
              <w:shd w:val="clear" w:color="auto" w:fill="F5F5F5"/>
              <w:ind w:leftChars="200" w:left="420"/>
              <w:jc w:val="left"/>
              <w:rPr>
                <w:rFonts w:ascii="Consolas" w:hint="eastAsia"/>
                <w:color w:val="252525"/>
              </w:rPr>
            </w:pPr>
            <w:r w:rsidRPr="005B1928">
              <w:rPr>
                <w:rFonts w:ascii="Consolas"/>
                <w:color w:val="252525"/>
              </w:rPr>
              <w:t xml:space="preserve">  rk3588s-vm0:$VM_ROOT/bin/</w:t>
            </w:r>
          </w:p>
          <w:p w14:paraId="6044A41A" w14:textId="77777777" w:rsidR="005B1928" w:rsidRPr="005B1928" w:rsidRDefault="005B1928" w:rsidP="005B1928">
            <w:pPr>
              <w:shd w:val="clear" w:color="auto" w:fill="F5F5F5"/>
              <w:ind w:leftChars="200" w:left="420"/>
              <w:jc w:val="left"/>
              <w:rPr>
                <w:rFonts w:ascii="Consolas"/>
                <w:color w:val="252525"/>
              </w:rPr>
            </w:pPr>
            <w:r w:rsidRPr="005B1928">
              <w:rPr>
                <w:rFonts w:ascii="Consolas"/>
                <w:color w:val="252525"/>
              </w:rPr>
              <w:t>rsync -avzPL topology.yml \</w:t>
            </w:r>
          </w:p>
          <w:p w14:paraId="0E1ACB31" w14:textId="49C6A59E" w:rsidR="005B1928" w:rsidRPr="005B1928" w:rsidRDefault="005B1928" w:rsidP="005B1928">
            <w:pPr>
              <w:shd w:val="clear" w:color="auto" w:fill="F5F5F5"/>
              <w:ind w:leftChars="200" w:left="420"/>
              <w:jc w:val="left"/>
              <w:rPr>
                <w:rFonts w:ascii="Consolas" w:hint="eastAsia"/>
                <w:color w:val="252525"/>
              </w:rPr>
            </w:pPr>
            <w:r w:rsidRPr="005B1928">
              <w:rPr>
                <w:rFonts w:ascii="Consolas"/>
                <w:color w:val="252525"/>
              </w:rPr>
              <w:t xml:space="preserve">  rk3588s-vm0:$VM_ROOT/</w:t>
            </w:r>
          </w:p>
          <w:p w14:paraId="34F1CCD3" w14:textId="77777777" w:rsidR="005B1928" w:rsidRPr="005B1928" w:rsidRDefault="005B1928" w:rsidP="005B1928">
            <w:pPr>
              <w:shd w:val="clear" w:color="auto" w:fill="F5F5F5"/>
              <w:ind w:leftChars="200" w:left="420"/>
              <w:jc w:val="left"/>
              <w:rPr>
                <w:rFonts w:ascii="Consolas"/>
                <w:color w:val="252525"/>
              </w:rPr>
            </w:pPr>
            <w:r w:rsidRPr="005B1928">
              <w:rPr>
                <w:rFonts w:ascii="Consolas"/>
                <w:color w:val="252525"/>
              </w:rPr>
              <w:t>rsync -avzPL /path/to/Qwen3-VL-8B-Instruct/ \</w:t>
            </w:r>
          </w:p>
          <w:p w14:paraId="5D55D9E7" w14:textId="4F6DFE6E" w:rsidR="005B1928" w:rsidRPr="005B1928" w:rsidRDefault="005B1928" w:rsidP="005B1928">
            <w:pPr>
              <w:shd w:val="clear" w:color="auto" w:fill="F5F5F5"/>
              <w:ind w:leftChars="200" w:left="420"/>
              <w:jc w:val="left"/>
              <w:rPr>
                <w:rFonts w:ascii="Consolas" w:hint="eastAsia"/>
                <w:color w:val="252525"/>
              </w:rPr>
            </w:pPr>
            <w:r w:rsidRPr="005B1928">
              <w:rPr>
                <w:rFonts w:ascii="Consolas"/>
                <w:color w:val="252525"/>
              </w:rPr>
              <w:t xml:space="preserve">  rk3588s-vm0:$VM_ROOT/models/Qwen3-VL-8B-Instruct/</w:t>
            </w:r>
          </w:p>
          <w:p w14:paraId="41954DE2" w14:textId="77777777" w:rsidR="005B1928" w:rsidRPr="005B1928" w:rsidRDefault="005B1928" w:rsidP="005B1928">
            <w:pPr>
              <w:shd w:val="clear" w:color="auto" w:fill="F5F5F5"/>
              <w:ind w:leftChars="200" w:left="420"/>
              <w:jc w:val="left"/>
              <w:rPr>
                <w:rFonts w:ascii="Consolas"/>
                <w:color w:val="252525"/>
              </w:rPr>
            </w:pPr>
            <w:r w:rsidRPr="005B1928">
              <w:rPr>
                <w:rFonts w:ascii="Consolas"/>
                <w:color w:val="252525"/>
              </w:rPr>
              <w:t>rsync -avzPL /path/to/qwen3-vl-rknn-models/ \</w:t>
            </w:r>
          </w:p>
          <w:p w14:paraId="7197C300" w14:textId="12973F8F" w:rsidR="00ED0E63" w:rsidRDefault="005B1928" w:rsidP="005B1928">
            <w:pPr>
              <w:shd w:val="clear" w:color="auto" w:fill="F5F5F5"/>
              <w:spacing w:line="240" w:lineRule="auto"/>
              <w:ind w:leftChars="200" w:left="420"/>
              <w:jc w:val="left"/>
              <w:rPr>
                <w:rFonts w:ascii="Consolas"/>
                <w:color w:val="252525"/>
              </w:rPr>
            </w:pPr>
            <w:r w:rsidRPr="005B1928">
              <w:rPr>
                <w:rFonts w:ascii="Consolas"/>
                <w:color w:val="252525"/>
              </w:rPr>
              <w:t xml:space="preserve">  rk3588s-vm0:$VM_ROOT/rknn/</w:t>
            </w:r>
          </w:p>
          <w:p w14:paraId="6620C106" w14:textId="2A5E607C" w:rsidR="00ED0E63" w:rsidRDefault="009B419A">
            <w:pPr>
              <w:numPr>
                <w:ilvl w:val="0"/>
                <w:numId w:val="65"/>
              </w:numPr>
            </w:pPr>
            <w:r w:rsidRPr="009B419A">
              <w:t>从</w:t>
            </w:r>
            <w:r w:rsidRPr="009B419A">
              <w:t xml:space="preserve"> Rust-Shyper </w:t>
            </w:r>
            <w:r w:rsidRPr="009B419A">
              <w:t>宿主机启动</w:t>
            </w:r>
            <w:r w:rsidRPr="009B419A">
              <w:t xml:space="preserve"> Orin Worker</w:t>
            </w:r>
            <w:r w:rsidR="00ED0E63">
              <w:t>：</w:t>
            </w:r>
          </w:p>
          <w:p w14:paraId="1199DDEC"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rsync -avzPL artifacts/datasets/manual_coco_1000/ rk3588s-vm0:/root/EdgeInfer-RK3588S-rknn/datasets/manual_coco_1000/</w:t>
            </w:r>
          </w:p>
          <w:p w14:paraId="56E358EF"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bash scripts/upload_rknn_to_board.sh --host rk3588s-vm0 --remote-dir /root/EdgeInfer-RK3588S-rknn --remote-model-dir /root/EdgeInfer-RK3588S-rknn/models/manual/yolov5_s \</w:t>
            </w:r>
          </w:p>
          <w:p w14:paraId="6AD7BD7C"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lastRenderedPageBreak/>
              <w:t xml:space="preserve">  model_zoo/yolov5_s/baseline/yolov5s_baseline_fp.rknn model_zoo/yolov5_s/int8/yolov5s_baseline_int8_n512.rknn \</w:t>
            </w:r>
          </w:p>
          <w:p w14:paraId="718D3721"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model_zoo/yolov5_s/pruned/pruned.rknn model_zoo/yolov5_s/pruned_int8/pruned_int8.rknn</w:t>
            </w:r>
          </w:p>
          <w:p w14:paraId="5188DB35" w14:textId="77777777" w:rsidR="00ED0E63" w:rsidRDefault="00ED0E63">
            <w:pPr>
              <w:numPr>
                <w:ilvl w:val="0"/>
                <w:numId w:val="65"/>
              </w:numPr>
            </w:pPr>
            <w:r>
              <w:t>依次执行基准、</w:t>
            </w:r>
            <w:r>
              <w:t>INT8</w:t>
            </w:r>
            <w:r>
              <w:t>量化、剪枝、剪枝</w:t>
            </w:r>
            <w:r>
              <w:t>+INT8</w:t>
            </w:r>
            <w:r>
              <w:t>量化四个模型的对比测试：</w:t>
            </w:r>
          </w:p>
          <w:p w14:paraId="0A4E6197"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for variant in baseline int8 pruned pruned_int8; do</w:t>
            </w:r>
          </w:p>
          <w:p w14:paraId="7C028F74"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case "$variant" in</w:t>
            </w:r>
          </w:p>
          <w:p w14:paraId="09465ECA"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baseline) CANDIDATE=models/manual/yolov5_s/yolov5s_baseline_fp.rknn;; int8) CANDIDATE=models/manual/yolov5_s/yolov5s_baseline_int8_n512.rknn;;</w:t>
            </w:r>
          </w:p>
          <w:p w14:paraId="6BAF126B"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pruned) CANDIDATE=models/manual/yolov5_s/pruned.rknn;; pruned_int8) CANDIDATE=models/manual/yolov5_s/pruned_int8.rknn;;</w:t>
            </w:r>
          </w:p>
          <w:p w14:paraId="36628510"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esac</w:t>
            </w:r>
          </w:p>
          <w:p w14:paraId="7C9789C1"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bash scripts/compare_rknn_on_board.sh --host rk3588s-vm0 --remote-dir /root/EdgeInfer-RK3588S-rknn --task yolov5 \</w:t>
            </w:r>
          </w:p>
          <w:p w14:paraId="5C8CB43D"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--baseline models/manual/yolov5_s/yolov5s_baseline_fp.rknn --candidate "$CANDIDATE" \</w:t>
            </w:r>
          </w:p>
          <w:p w14:paraId="1CEB5D35" w14:textId="77777777" w:rsidR="00ED0E63" w:rsidRDefault="00ED0E63" w:rsidP="00ED0E63">
            <w:pPr>
              <w:shd w:val="clear" w:color="auto" w:fill="F5F5F5"/>
              <w:spacing w:line="240" w:lineRule="auto"/>
              <w:ind w:leftChars="200" w:left="420"/>
              <w:jc w:val="left"/>
              <w:rPr>
                <w:rFonts w:ascii="Consolas"/>
                <w:color w:val="252525"/>
              </w:rPr>
            </w:pPr>
            <w:r>
              <w:rPr>
                <w:rFonts w:ascii="Consolas" w:hint="eastAsia"/>
                <w:color w:val="252525"/>
              </w:rPr>
              <w:t xml:space="preserve">    --dataset-dir artifacts/datasets/manual_coco_1000 --batch-output outputs/manual/yolov5_${variant}.json --npu-governor performance -- \</w:t>
            </w:r>
          </w:p>
          <w:p w14:paraId="25F87E74" w14:textId="1FBA4C2D" w:rsidR="00ED0E63" w:rsidRPr="00ED0E63" w:rsidRDefault="00ED0E63" w:rsidP="00ED0E63">
            <w:pPr>
              <w:shd w:val="clear" w:color="auto" w:fill="F5F5F5"/>
              <w:spacing w:line="240" w:lineRule="auto"/>
              <w:ind w:leftChars="200" w:left="420"/>
              <w:jc w:val="left"/>
              <w:rPr>
                <w:rFonts w:ascii="Consolas" w:hint="eastAsia"/>
                <w:color w:val="252525"/>
              </w:rPr>
            </w:pPr>
            <w:r>
              <w:rPr>
                <w:rFonts w:ascii="Consolas" w:hint="eastAsia"/>
                <w:color w:val="252525"/>
              </w:rPr>
              <w:t xml:space="preserve">    --warmup 100 --benchmark-runs 1000 --core-mask 0_1_2</w:t>
            </w:r>
          </w:p>
        </w:tc>
      </w:tr>
      <w:tr w:rsidR="00ED0E63" w14:paraId="4F7B1DF5" w14:textId="77777777">
        <w:tc>
          <w:tcPr>
            <w:tcW w:w="1555" w:type="dxa"/>
            <w:tcBorders>
              <w:top w:val="single" w:sz="4" w:space="0" w:color="auto"/>
              <w:left w:val="single" w:sz="4" w:space="0" w:color="auto"/>
              <w:bottom w:val="single" w:sz="4" w:space="0" w:color="auto"/>
              <w:right w:val="single" w:sz="4" w:space="0" w:color="auto"/>
            </w:tcBorders>
          </w:tcPr>
          <w:p w14:paraId="33B2C9AD" w14:textId="77777777" w:rsidR="00ED0E63" w:rsidRDefault="00ED0E63" w:rsidP="00ED0E63">
            <w:pPr>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7FAEAB28" w14:textId="1133E6AE" w:rsidR="00ED0E63" w:rsidRDefault="00ED0E63" w:rsidP="00ED0E63">
            <w:pPr>
              <w:rPr>
                <w:color w:val="333333"/>
                <w:szCs w:val="21"/>
              </w:rPr>
            </w:pPr>
            <w:r>
              <w:rPr>
                <w:rFonts w:hint="eastAsia"/>
                <w:color w:val="333333"/>
                <w:szCs w:val="21"/>
              </w:rPr>
              <w:t>1</w:t>
            </w:r>
            <w:r>
              <w:rPr>
                <w:rFonts w:hint="eastAsia"/>
                <w:color w:val="333333"/>
                <w:szCs w:val="21"/>
              </w:rPr>
              <w:t>．</w:t>
            </w:r>
            <w:r>
              <w:rPr>
                <w:rFonts w:hint="eastAsia"/>
                <w:color w:val="333333"/>
                <w:szCs w:val="21"/>
              </w:rPr>
              <w:t>1</w:t>
            </w:r>
            <w:r>
              <w:rPr>
                <w:rFonts w:hint="eastAsia"/>
                <w:color w:val="333333"/>
                <w:szCs w:val="21"/>
              </w:rPr>
              <w:t>层</w:t>
            </w:r>
            <w:r>
              <w:rPr>
                <w:rFonts w:hint="eastAsia"/>
                <w:color w:val="333333"/>
                <w:szCs w:val="21"/>
              </w:rPr>
              <w:t>transformer</w:t>
            </w:r>
            <w:r>
              <w:rPr>
                <w:rFonts w:hint="eastAsia"/>
                <w:color w:val="333333"/>
                <w:szCs w:val="21"/>
              </w:rPr>
              <w:t>在</w:t>
            </w:r>
            <w:r>
              <w:rPr>
                <w:szCs w:val="21"/>
              </w:rPr>
              <w:t>ROC-</w:t>
            </w:r>
            <w:r>
              <w:rPr>
                <w:rFonts w:hint="eastAsia"/>
                <w:szCs w:val="21"/>
              </w:rPr>
              <w:t>RK3588S</w:t>
            </w:r>
            <w:r>
              <w:rPr>
                <w:szCs w:val="21"/>
              </w:rPr>
              <w:t>-PC</w:t>
            </w:r>
            <w:r>
              <w:rPr>
                <w:rFonts w:hint="eastAsia"/>
                <w:szCs w:val="21"/>
              </w:rPr>
              <w:t>,35</w:t>
            </w:r>
            <w:r>
              <w:rPr>
                <w:rFonts w:hint="eastAsia"/>
                <w:szCs w:val="21"/>
              </w:rPr>
              <w:t>层</w:t>
            </w:r>
            <w:r>
              <w:rPr>
                <w:rFonts w:hint="eastAsia"/>
                <w:szCs w:val="21"/>
              </w:rPr>
              <w:t>transformer</w:t>
            </w:r>
            <w:r>
              <w:rPr>
                <w:rFonts w:hint="eastAsia"/>
                <w:szCs w:val="21"/>
              </w:rPr>
              <w:t>在</w:t>
            </w:r>
            <w:r>
              <w:rPr>
                <w:szCs w:val="21"/>
              </w:rPr>
              <w:t>NVIDIA Jetson AGX Orin</w:t>
            </w:r>
          </w:p>
          <w:p w14:paraId="0A5D7B89" w14:textId="28AAC901" w:rsidR="00ED0E63" w:rsidRDefault="00ED0E63" w:rsidP="00ED0E63">
            <w:pPr>
              <w:rPr>
                <w:rFonts w:hint="eastAsia"/>
                <w:color w:val="333333"/>
                <w:szCs w:val="21"/>
              </w:rPr>
            </w:pPr>
            <w:r>
              <w:rPr>
                <w:rFonts w:hint="eastAsia"/>
                <w:szCs w:val="21"/>
              </w:rPr>
              <w:t>，</w:t>
            </w:r>
            <w:r>
              <w:rPr>
                <w:rFonts w:hint="eastAsia"/>
                <w:color w:val="333333"/>
                <w:szCs w:val="21"/>
              </w:rPr>
              <w:t>decoding</w:t>
            </w:r>
            <w:r>
              <w:rPr>
                <w:rFonts w:hint="eastAsia"/>
                <w:color w:val="333333"/>
                <w:szCs w:val="21"/>
              </w:rPr>
              <w:t>提速不低于</w:t>
            </w:r>
            <w:r>
              <w:rPr>
                <w:rFonts w:hint="eastAsia"/>
                <w:color w:val="333333"/>
                <w:szCs w:val="21"/>
              </w:rPr>
              <w:t>30%</w:t>
            </w:r>
          </w:p>
          <w:p w14:paraId="3F58ECF1" w14:textId="5F35E4F2" w:rsidR="00ED0E63" w:rsidRDefault="00ED0E63" w:rsidP="00ED0E63">
            <w:pPr>
              <w:rPr>
                <w:color w:val="333333"/>
                <w:szCs w:val="21"/>
              </w:rPr>
            </w:pPr>
            <w:r>
              <w:rPr>
                <w:rFonts w:hint="eastAsia"/>
                <w:color w:val="333333"/>
                <w:szCs w:val="21"/>
              </w:rPr>
              <w:t>2</w:t>
            </w:r>
            <w:r>
              <w:rPr>
                <w:rFonts w:hint="eastAsia"/>
                <w:color w:val="333333"/>
                <w:szCs w:val="21"/>
              </w:rPr>
              <w:t>．</w:t>
            </w:r>
            <w:r>
              <w:rPr>
                <w:rFonts w:hint="eastAsia"/>
                <w:color w:val="333333"/>
                <w:szCs w:val="21"/>
              </w:rPr>
              <w:t>2</w:t>
            </w:r>
            <w:r>
              <w:rPr>
                <w:rFonts w:hint="eastAsia"/>
                <w:color w:val="333333"/>
                <w:szCs w:val="21"/>
              </w:rPr>
              <w:t>层</w:t>
            </w:r>
            <w:r>
              <w:rPr>
                <w:rFonts w:hint="eastAsia"/>
                <w:color w:val="333333"/>
                <w:szCs w:val="21"/>
              </w:rPr>
              <w:t>transformer</w:t>
            </w:r>
            <w:r>
              <w:rPr>
                <w:rFonts w:hint="eastAsia"/>
                <w:color w:val="333333"/>
                <w:szCs w:val="21"/>
              </w:rPr>
              <w:t>在</w:t>
            </w:r>
            <w:r>
              <w:rPr>
                <w:szCs w:val="21"/>
              </w:rPr>
              <w:t>ROC-</w:t>
            </w:r>
            <w:r>
              <w:rPr>
                <w:rFonts w:hint="eastAsia"/>
                <w:szCs w:val="21"/>
              </w:rPr>
              <w:t>RK3588S</w:t>
            </w:r>
            <w:r>
              <w:rPr>
                <w:szCs w:val="21"/>
              </w:rPr>
              <w:t>-PC</w:t>
            </w:r>
            <w:r>
              <w:rPr>
                <w:rFonts w:hint="eastAsia"/>
                <w:szCs w:val="21"/>
              </w:rPr>
              <w:t>,34</w:t>
            </w:r>
            <w:r>
              <w:rPr>
                <w:rFonts w:hint="eastAsia"/>
                <w:szCs w:val="21"/>
              </w:rPr>
              <w:t>层</w:t>
            </w:r>
            <w:r>
              <w:rPr>
                <w:rFonts w:hint="eastAsia"/>
                <w:szCs w:val="21"/>
              </w:rPr>
              <w:t>transformer</w:t>
            </w:r>
            <w:r>
              <w:rPr>
                <w:rFonts w:hint="eastAsia"/>
                <w:szCs w:val="21"/>
              </w:rPr>
              <w:t>在</w:t>
            </w:r>
            <w:r>
              <w:rPr>
                <w:szCs w:val="21"/>
              </w:rPr>
              <w:t>NVIDIA Jetson AGX Orin</w:t>
            </w:r>
          </w:p>
          <w:p w14:paraId="397CDF67" w14:textId="6781701F" w:rsidR="00ED0E63" w:rsidRDefault="00ED0E63" w:rsidP="00ED0E63">
            <w:pPr>
              <w:rPr>
                <w:rFonts w:hint="eastAsia"/>
                <w:color w:val="333333"/>
                <w:szCs w:val="21"/>
              </w:rPr>
            </w:pPr>
            <w:r>
              <w:rPr>
                <w:rFonts w:hint="eastAsia"/>
                <w:color w:val="333333"/>
                <w:szCs w:val="21"/>
              </w:rPr>
              <w:t>，</w:t>
            </w:r>
            <w:r>
              <w:rPr>
                <w:rFonts w:hint="eastAsia"/>
                <w:color w:val="333333"/>
                <w:szCs w:val="21"/>
              </w:rPr>
              <w:t>decoding</w:t>
            </w:r>
            <w:r>
              <w:rPr>
                <w:rFonts w:hint="eastAsia"/>
                <w:color w:val="333333"/>
                <w:szCs w:val="21"/>
              </w:rPr>
              <w:t>提速不低于</w:t>
            </w:r>
            <w:r>
              <w:rPr>
                <w:rFonts w:hint="eastAsia"/>
                <w:color w:val="333333"/>
                <w:szCs w:val="21"/>
              </w:rPr>
              <w:t>40%</w:t>
            </w:r>
          </w:p>
          <w:p w14:paraId="06934E22" w14:textId="4A7CDFC3" w:rsidR="00ED0E63" w:rsidRDefault="00ED0E63" w:rsidP="00ED0E63">
            <w:pPr>
              <w:rPr>
                <w:color w:val="333333"/>
                <w:szCs w:val="21"/>
              </w:rPr>
            </w:pPr>
            <w:r>
              <w:rPr>
                <w:rFonts w:hint="eastAsia"/>
                <w:color w:val="333333"/>
                <w:szCs w:val="21"/>
              </w:rPr>
              <w:t>3</w:t>
            </w:r>
            <w:r>
              <w:rPr>
                <w:rFonts w:hint="eastAsia"/>
                <w:color w:val="333333"/>
                <w:szCs w:val="21"/>
              </w:rPr>
              <w:t>．</w:t>
            </w:r>
            <w:r>
              <w:rPr>
                <w:rFonts w:hint="eastAsia"/>
                <w:color w:val="333333"/>
                <w:szCs w:val="21"/>
              </w:rPr>
              <w:t>3</w:t>
            </w:r>
            <w:r>
              <w:rPr>
                <w:rFonts w:hint="eastAsia"/>
                <w:color w:val="333333"/>
                <w:szCs w:val="21"/>
              </w:rPr>
              <w:t>层</w:t>
            </w:r>
            <w:r>
              <w:rPr>
                <w:rFonts w:hint="eastAsia"/>
                <w:color w:val="333333"/>
                <w:szCs w:val="21"/>
              </w:rPr>
              <w:t>transformer</w:t>
            </w:r>
            <w:r>
              <w:rPr>
                <w:rFonts w:hint="eastAsia"/>
                <w:color w:val="333333"/>
                <w:szCs w:val="21"/>
              </w:rPr>
              <w:t>在</w:t>
            </w:r>
            <w:r>
              <w:rPr>
                <w:szCs w:val="21"/>
              </w:rPr>
              <w:t>ROC-</w:t>
            </w:r>
            <w:r>
              <w:rPr>
                <w:rFonts w:hint="eastAsia"/>
                <w:szCs w:val="21"/>
              </w:rPr>
              <w:t>RK3588S</w:t>
            </w:r>
            <w:r>
              <w:rPr>
                <w:szCs w:val="21"/>
              </w:rPr>
              <w:t>-PC</w:t>
            </w:r>
            <w:r>
              <w:rPr>
                <w:rFonts w:hint="eastAsia"/>
                <w:szCs w:val="21"/>
              </w:rPr>
              <w:t>,34</w:t>
            </w:r>
            <w:r>
              <w:rPr>
                <w:rFonts w:hint="eastAsia"/>
                <w:szCs w:val="21"/>
              </w:rPr>
              <w:t>层</w:t>
            </w:r>
            <w:r>
              <w:rPr>
                <w:rFonts w:hint="eastAsia"/>
                <w:szCs w:val="21"/>
              </w:rPr>
              <w:t>transformer</w:t>
            </w:r>
            <w:r>
              <w:rPr>
                <w:rFonts w:hint="eastAsia"/>
                <w:szCs w:val="21"/>
              </w:rPr>
              <w:t>在</w:t>
            </w:r>
            <w:r>
              <w:rPr>
                <w:szCs w:val="21"/>
              </w:rPr>
              <w:t>NVIDIA Jetson AGX Orin</w:t>
            </w:r>
          </w:p>
          <w:p w14:paraId="32E67DF6" w14:textId="0B259BB9" w:rsidR="00ED0E63" w:rsidRPr="00B350A6" w:rsidRDefault="00ED0E63" w:rsidP="00ED0E63">
            <w:pPr>
              <w:rPr>
                <w:rFonts w:hint="eastAsia"/>
                <w:color w:val="333333"/>
                <w:szCs w:val="21"/>
              </w:rPr>
            </w:pPr>
            <w:r>
              <w:rPr>
                <w:rFonts w:hint="eastAsia"/>
                <w:color w:val="333333"/>
                <w:szCs w:val="21"/>
              </w:rPr>
              <w:t>，</w:t>
            </w:r>
            <w:r>
              <w:rPr>
                <w:rFonts w:hint="eastAsia"/>
                <w:color w:val="333333"/>
                <w:szCs w:val="21"/>
              </w:rPr>
              <w:t>decoding</w:t>
            </w:r>
            <w:r>
              <w:rPr>
                <w:rFonts w:hint="eastAsia"/>
                <w:color w:val="333333"/>
                <w:szCs w:val="21"/>
              </w:rPr>
              <w:t>提速不低于</w:t>
            </w:r>
            <w:r>
              <w:rPr>
                <w:rFonts w:hint="eastAsia"/>
                <w:color w:val="333333"/>
                <w:szCs w:val="21"/>
              </w:rPr>
              <w:t>45%</w:t>
            </w:r>
          </w:p>
        </w:tc>
      </w:tr>
    </w:tbl>
    <w:p w14:paraId="413926CE" w14:textId="77777777" w:rsidR="00342A78" w:rsidRDefault="00000000">
      <w:pPr>
        <w:pStyle w:val="21"/>
        <w:keepNext w:val="0"/>
        <w:widowControl/>
        <w:numPr>
          <w:ilvl w:val="1"/>
          <w:numId w:val="19"/>
        </w:numPr>
        <w:adjustRightInd w:val="0"/>
        <w:snapToGrid w:val="0"/>
        <w:spacing w:beforeLines="50" w:before="156" w:afterLines="50" w:after="156" w:line="360" w:lineRule="auto"/>
        <w:jc w:val="both"/>
        <w:textAlignment w:val="baseline"/>
        <w:rPr>
          <w:color w:val="000000" w:themeColor="text1"/>
          <w:sz w:val="28"/>
          <w:szCs w:val="28"/>
        </w:rPr>
      </w:pPr>
      <w:bookmarkStart w:id="76" w:name="_Toc15915"/>
      <w:r>
        <w:rPr>
          <w:rFonts w:hint="eastAsia"/>
          <w:color w:val="000000" w:themeColor="text1"/>
          <w:sz w:val="28"/>
          <w:szCs w:val="28"/>
        </w:rPr>
        <w:t>嵌入式运行智能应用部署及</w:t>
      </w:r>
      <w:r>
        <w:rPr>
          <w:rFonts w:hint="eastAsia"/>
          <w:color w:val="000000" w:themeColor="text1"/>
          <w:sz w:val="28"/>
          <w:szCs w:val="28"/>
        </w:rPr>
        <w:t>Dial</w:t>
      </w:r>
      <w:r>
        <w:rPr>
          <w:rFonts w:hint="eastAsia"/>
          <w:color w:val="000000" w:themeColor="text1"/>
          <w:sz w:val="28"/>
          <w:szCs w:val="28"/>
        </w:rPr>
        <w:t>大模型动态分区部署</w:t>
      </w:r>
      <w:bookmarkEnd w:id="76"/>
    </w:p>
    <w:p w14:paraId="48928EC4" w14:textId="77777777" w:rsidR="00342A78" w:rsidRDefault="00000000">
      <w:pPr>
        <w:pStyle w:val="31"/>
        <w:keepNext w:val="0"/>
        <w:widowControl/>
        <w:numPr>
          <w:ilvl w:val="0"/>
          <w:numId w:val="0"/>
        </w:numPr>
        <w:adjustRightInd w:val="0"/>
        <w:snapToGrid w:val="0"/>
        <w:spacing w:beforeLines="50" w:before="156" w:afterLines="50" w:after="156" w:line="360" w:lineRule="auto"/>
        <w:textAlignment w:val="baseline"/>
        <w:rPr>
          <w:sz w:val="28"/>
          <w:szCs w:val="28"/>
        </w:rPr>
      </w:pPr>
      <w:bookmarkStart w:id="77" w:name="_Toc5385"/>
      <w:r>
        <w:rPr>
          <w:sz w:val="28"/>
          <w:szCs w:val="28"/>
        </w:rPr>
        <w:t>指标</w:t>
      </w:r>
      <w:r>
        <w:rPr>
          <w:sz w:val="28"/>
          <w:szCs w:val="28"/>
        </w:rPr>
        <w:t>3.1</w:t>
      </w:r>
      <w:r>
        <w:rPr>
          <w:sz w:val="28"/>
          <w:szCs w:val="28"/>
        </w:rPr>
        <w:t>：支持常用智能化算法</w:t>
      </w:r>
      <w:bookmarkEnd w:id="77"/>
    </w:p>
    <w:p w14:paraId="397BDE8E" w14:textId="77777777" w:rsidR="00342A78" w:rsidRDefault="00000000">
      <w:pPr>
        <w:pStyle w:val="41"/>
        <w:numPr>
          <w:ilvl w:val="0"/>
          <w:numId w:val="51"/>
        </w:numPr>
        <w:spacing w:before="156" w:after="156"/>
      </w:pPr>
      <w:r>
        <w:t>指标描述</w:t>
      </w:r>
    </w:p>
    <w:p w14:paraId="6015AFE5" w14:textId="77777777" w:rsidR="00342A78" w:rsidRDefault="00000000">
      <w:pPr>
        <w:adjustRightInd w:val="0"/>
        <w:snapToGrid w:val="0"/>
        <w:spacing w:before="60" w:after="60" w:line="300" w:lineRule="auto"/>
        <w:ind w:firstLineChars="200" w:firstLine="480"/>
        <w:jc w:val="left"/>
        <w:rPr>
          <w:b/>
          <w:bCs/>
          <w:sz w:val="22"/>
          <w:szCs w:val="22"/>
        </w:rPr>
      </w:pPr>
      <w:r>
        <w:rPr>
          <w:rFonts w:ascii="宋体" w:hAnsi="宋体" w:cs="宋体" w:hint="eastAsia"/>
          <w:color w:val="333333"/>
          <w:sz w:val="24"/>
        </w:rPr>
        <w:t>支持六类智能算法（含车牌识别（LPRNet算法），图像分类（ResNet50，，目标检测（Yolov5），语义分割（BiSeNet，Yolov8算法），图像生成（StableDiffusion1.5），大语言模型（qwen3））</w:t>
      </w:r>
    </w:p>
    <w:tbl>
      <w:tblPr>
        <w:tblStyle w:val="afff1"/>
        <w:tblW w:w="0" w:type="auto"/>
        <w:jc w:val="center"/>
        <w:tblLook w:val="04A0" w:firstRow="1" w:lastRow="0" w:firstColumn="1" w:lastColumn="0" w:noHBand="0" w:noVBand="1"/>
      </w:tblPr>
      <w:tblGrid>
        <w:gridCol w:w="2259"/>
        <w:gridCol w:w="2448"/>
        <w:gridCol w:w="2513"/>
        <w:gridCol w:w="2407"/>
      </w:tblGrid>
      <w:tr w:rsidR="00342A78" w14:paraId="3BA1904B" w14:textId="77777777">
        <w:trPr>
          <w:jc w:val="center"/>
        </w:trPr>
        <w:tc>
          <w:tcPr>
            <w:tcW w:w="2259" w:type="dxa"/>
            <w:vAlign w:val="center"/>
          </w:tcPr>
          <w:p w14:paraId="3B09DAE1" w14:textId="77777777" w:rsidR="00342A78" w:rsidRDefault="00000000">
            <w:pPr>
              <w:jc w:val="center"/>
              <w:rPr>
                <w:b/>
                <w:bCs/>
                <w:color w:val="333333"/>
                <w:szCs w:val="21"/>
                <w:lang w:eastAsia="zh-TW"/>
              </w:rPr>
            </w:pPr>
            <w:r>
              <w:rPr>
                <w:b/>
                <w:bCs/>
                <w:color w:val="333333"/>
                <w:szCs w:val="21"/>
                <w:lang w:eastAsia="zh-TW"/>
              </w:rPr>
              <w:t>指标名称</w:t>
            </w:r>
          </w:p>
        </w:tc>
        <w:tc>
          <w:tcPr>
            <w:tcW w:w="2448" w:type="dxa"/>
            <w:vAlign w:val="center"/>
          </w:tcPr>
          <w:p w14:paraId="041EB8CB" w14:textId="77777777" w:rsidR="00342A78" w:rsidRDefault="00000000">
            <w:pPr>
              <w:jc w:val="center"/>
              <w:rPr>
                <w:b/>
                <w:bCs/>
                <w:color w:val="333333"/>
                <w:szCs w:val="21"/>
              </w:rPr>
            </w:pPr>
            <w:r>
              <w:rPr>
                <w:b/>
                <w:bCs/>
                <w:color w:val="333333"/>
                <w:szCs w:val="21"/>
              </w:rPr>
              <w:t>立项时已有指标值</w:t>
            </w:r>
            <w:r>
              <w:rPr>
                <w:b/>
                <w:bCs/>
                <w:color w:val="333333"/>
                <w:szCs w:val="21"/>
              </w:rPr>
              <w:t>/</w:t>
            </w:r>
            <w:r>
              <w:rPr>
                <w:b/>
                <w:bCs/>
                <w:color w:val="333333"/>
                <w:szCs w:val="21"/>
              </w:rPr>
              <w:t>状态</w:t>
            </w:r>
          </w:p>
        </w:tc>
        <w:tc>
          <w:tcPr>
            <w:tcW w:w="2513" w:type="dxa"/>
            <w:vAlign w:val="center"/>
          </w:tcPr>
          <w:p w14:paraId="29A3E910" w14:textId="77777777" w:rsidR="00342A78" w:rsidRDefault="00000000">
            <w:pPr>
              <w:jc w:val="center"/>
              <w:rPr>
                <w:b/>
                <w:bCs/>
                <w:color w:val="333333"/>
                <w:szCs w:val="21"/>
                <w:lang w:eastAsia="zh-TW"/>
              </w:rPr>
            </w:pPr>
            <w:r>
              <w:rPr>
                <w:rFonts w:hint="eastAsia"/>
                <w:b/>
                <w:bCs/>
                <w:color w:val="333333"/>
                <w:szCs w:val="21"/>
              </w:rPr>
              <w:t>结题</w:t>
            </w:r>
            <w:r>
              <w:rPr>
                <w:b/>
                <w:bCs/>
                <w:color w:val="333333"/>
                <w:szCs w:val="21"/>
                <w:lang w:eastAsia="zh-TW"/>
              </w:rPr>
              <w:t>指标值</w:t>
            </w:r>
            <w:r>
              <w:rPr>
                <w:b/>
                <w:bCs/>
                <w:color w:val="333333"/>
                <w:szCs w:val="21"/>
                <w:lang w:eastAsia="zh-TW"/>
              </w:rPr>
              <w:t>/</w:t>
            </w:r>
            <w:r>
              <w:rPr>
                <w:b/>
                <w:bCs/>
                <w:color w:val="333333"/>
                <w:szCs w:val="21"/>
                <w:lang w:eastAsia="zh-TW"/>
              </w:rPr>
              <w:t>状态</w:t>
            </w:r>
          </w:p>
        </w:tc>
        <w:tc>
          <w:tcPr>
            <w:tcW w:w="2407" w:type="dxa"/>
            <w:vAlign w:val="center"/>
          </w:tcPr>
          <w:p w14:paraId="1030CFD3" w14:textId="77777777" w:rsidR="00342A78" w:rsidRDefault="00000000">
            <w:pPr>
              <w:jc w:val="center"/>
              <w:rPr>
                <w:b/>
                <w:bCs/>
                <w:color w:val="333333"/>
                <w:szCs w:val="21"/>
                <w:lang w:eastAsia="zh-TW"/>
              </w:rPr>
            </w:pPr>
            <w:r>
              <w:rPr>
                <w:b/>
                <w:bCs/>
                <w:color w:val="333333"/>
                <w:szCs w:val="21"/>
                <w:lang w:eastAsia="zh-TW"/>
              </w:rPr>
              <w:t>完成时指标值</w:t>
            </w:r>
            <w:r>
              <w:rPr>
                <w:b/>
                <w:bCs/>
                <w:color w:val="333333"/>
                <w:szCs w:val="21"/>
                <w:lang w:eastAsia="zh-TW"/>
              </w:rPr>
              <w:t>/</w:t>
            </w:r>
            <w:r>
              <w:rPr>
                <w:b/>
                <w:bCs/>
                <w:color w:val="333333"/>
                <w:szCs w:val="21"/>
                <w:lang w:eastAsia="zh-TW"/>
              </w:rPr>
              <w:t>状态</w:t>
            </w:r>
          </w:p>
        </w:tc>
      </w:tr>
      <w:tr w:rsidR="00342A78" w14:paraId="309B619E" w14:textId="77777777">
        <w:trPr>
          <w:jc w:val="center"/>
        </w:trPr>
        <w:tc>
          <w:tcPr>
            <w:tcW w:w="2259" w:type="dxa"/>
            <w:vAlign w:val="center"/>
          </w:tcPr>
          <w:p w14:paraId="40296164" w14:textId="77777777" w:rsidR="00342A78" w:rsidRDefault="00000000">
            <w:pPr>
              <w:snapToGrid w:val="0"/>
              <w:spacing w:before="60" w:after="60" w:line="300" w:lineRule="auto"/>
              <w:jc w:val="center"/>
              <w:rPr>
                <w:color w:val="333333"/>
                <w:szCs w:val="21"/>
              </w:rPr>
            </w:pPr>
            <w:r>
              <w:rPr>
                <w:color w:val="333333"/>
                <w:szCs w:val="21"/>
              </w:rPr>
              <w:t>支持常用智能化算法</w:t>
            </w:r>
          </w:p>
        </w:tc>
        <w:tc>
          <w:tcPr>
            <w:tcW w:w="2448" w:type="dxa"/>
            <w:vAlign w:val="center"/>
          </w:tcPr>
          <w:p w14:paraId="0E8A127F" w14:textId="77777777" w:rsidR="00342A78" w:rsidRDefault="00000000">
            <w:pPr>
              <w:snapToGrid w:val="0"/>
              <w:spacing w:before="60" w:after="60" w:line="300" w:lineRule="auto"/>
              <w:jc w:val="center"/>
              <w:rPr>
                <w:color w:val="333333"/>
                <w:szCs w:val="21"/>
                <w:lang w:eastAsia="zh-TW"/>
              </w:rPr>
            </w:pPr>
            <w:r>
              <w:rPr>
                <w:color w:val="333333"/>
                <w:szCs w:val="21"/>
                <w:lang w:eastAsia="zh-TW"/>
              </w:rPr>
              <w:t>/</w:t>
            </w:r>
          </w:p>
        </w:tc>
        <w:tc>
          <w:tcPr>
            <w:tcW w:w="2513" w:type="dxa"/>
            <w:vAlign w:val="center"/>
          </w:tcPr>
          <w:p w14:paraId="61F44B75" w14:textId="77777777" w:rsidR="00342A78" w:rsidRDefault="00000000">
            <w:pPr>
              <w:snapToGrid w:val="0"/>
              <w:spacing w:before="60" w:after="60" w:line="300" w:lineRule="auto"/>
              <w:jc w:val="center"/>
              <w:rPr>
                <w:color w:val="333333"/>
                <w:szCs w:val="21"/>
              </w:rPr>
            </w:pPr>
            <w:r>
              <w:rPr>
                <w:rFonts w:hint="eastAsia"/>
                <w:color w:val="333333"/>
                <w:szCs w:val="21"/>
              </w:rPr>
              <w:t>支持智能算法不少于</w:t>
            </w:r>
            <w:r>
              <w:rPr>
                <w:rFonts w:hint="eastAsia"/>
                <w:color w:val="333333"/>
                <w:szCs w:val="21"/>
              </w:rPr>
              <w:t>5</w:t>
            </w:r>
            <w:r>
              <w:rPr>
                <w:rFonts w:hint="eastAsia"/>
                <w:color w:val="333333"/>
                <w:szCs w:val="21"/>
              </w:rPr>
              <w:t>类</w:t>
            </w:r>
          </w:p>
        </w:tc>
        <w:tc>
          <w:tcPr>
            <w:tcW w:w="2407" w:type="dxa"/>
            <w:vAlign w:val="center"/>
          </w:tcPr>
          <w:p w14:paraId="73FF9F9E" w14:textId="77777777" w:rsidR="00342A78" w:rsidRDefault="00000000">
            <w:pPr>
              <w:snapToGrid w:val="0"/>
              <w:spacing w:before="60" w:after="60" w:line="300" w:lineRule="auto"/>
              <w:jc w:val="center"/>
              <w:rPr>
                <w:color w:val="333333"/>
                <w:szCs w:val="21"/>
                <w:lang w:eastAsia="zh-TW"/>
              </w:rPr>
            </w:pPr>
            <w:r>
              <w:rPr>
                <w:color w:val="333333"/>
                <w:szCs w:val="21"/>
                <w:lang w:eastAsia="zh-TW"/>
              </w:rPr>
              <w:t>支持智能化算法</w:t>
            </w:r>
            <w:r>
              <w:rPr>
                <w:rFonts w:hint="eastAsia"/>
                <w:color w:val="333333"/>
                <w:szCs w:val="21"/>
              </w:rPr>
              <w:t>6</w:t>
            </w:r>
            <w:r>
              <w:rPr>
                <w:rFonts w:hint="eastAsia"/>
                <w:color w:val="333333"/>
                <w:szCs w:val="21"/>
              </w:rPr>
              <w:t>类</w:t>
            </w:r>
          </w:p>
        </w:tc>
      </w:tr>
    </w:tbl>
    <w:p w14:paraId="53FCAF8E" w14:textId="77777777" w:rsidR="00342A78" w:rsidRDefault="00000000">
      <w:pPr>
        <w:pStyle w:val="41"/>
        <w:numPr>
          <w:ilvl w:val="0"/>
          <w:numId w:val="20"/>
        </w:numPr>
        <w:spacing w:before="156" w:after="156"/>
      </w:pPr>
      <w:r>
        <w:lastRenderedPageBreak/>
        <w:t>测试环境</w:t>
      </w:r>
    </w:p>
    <w:p w14:paraId="1FE7CD87"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在具有多核心异构板卡的硬件板子上进行详细测试，分别执行</w:t>
      </w:r>
      <w:r>
        <w:rPr>
          <w:rFonts w:hint="eastAsia"/>
          <w:color w:val="333333"/>
          <w:sz w:val="24"/>
        </w:rPr>
        <w:t>不同</w:t>
      </w:r>
      <w:r>
        <w:rPr>
          <w:color w:val="333333"/>
          <w:sz w:val="24"/>
        </w:rPr>
        <w:t>算法的相关代码。</w:t>
      </w:r>
    </w:p>
    <w:p w14:paraId="1AC47FF3"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在硬件方面，测试选用</w:t>
      </w:r>
      <w:r>
        <w:rPr>
          <w:color w:val="333333"/>
          <w:sz w:val="24"/>
        </w:rPr>
        <w:t xml:space="preserve"> Firefly ROC-</w:t>
      </w:r>
      <w:r>
        <w:rPr>
          <w:rFonts w:hint="eastAsia"/>
          <w:color w:val="333333"/>
          <w:sz w:val="24"/>
        </w:rPr>
        <w:t>RK3588S</w:t>
      </w:r>
      <w:r>
        <w:rPr>
          <w:color w:val="333333"/>
          <w:sz w:val="24"/>
        </w:rPr>
        <w:t>-PC</w:t>
      </w:r>
      <w:r>
        <w:rPr>
          <w:color w:val="333333"/>
          <w:sz w:val="24"/>
        </w:rPr>
        <w:t>嵌入式开发板，该硬件平台信息如下表所示。</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404"/>
        <w:gridCol w:w="7233"/>
      </w:tblGrid>
      <w:tr w:rsidR="00342A78" w14:paraId="1D5CDDA9" w14:textId="77777777">
        <w:trPr>
          <w:trHeight w:hRule="exact" w:val="510"/>
          <w:jc w:val="center"/>
        </w:trPr>
        <w:tc>
          <w:tcPr>
            <w:tcW w:w="9853" w:type="dxa"/>
            <w:gridSpan w:val="2"/>
            <w:tcBorders>
              <w:top w:val="single" w:sz="12" w:space="0" w:color="auto"/>
              <w:bottom w:val="single" w:sz="4" w:space="0" w:color="auto"/>
            </w:tcBorders>
          </w:tcPr>
          <w:p w14:paraId="7F6D40D3" w14:textId="77777777" w:rsidR="00342A78" w:rsidRDefault="00000000">
            <w:pPr>
              <w:adjustRightInd w:val="0"/>
              <w:spacing w:line="312" w:lineRule="auto"/>
              <w:jc w:val="center"/>
              <w:textAlignment w:val="baseline"/>
              <w:rPr>
                <w:b/>
                <w:bCs/>
                <w:snapToGrid w:val="0"/>
                <w:sz w:val="20"/>
                <w:szCs w:val="22"/>
              </w:rPr>
            </w:pPr>
            <w:r>
              <w:rPr>
                <w:rFonts w:hint="eastAsia"/>
                <w:color w:val="404040"/>
                <w:szCs w:val="21"/>
              </w:rPr>
              <w:t>ROC-RK3588S-PC</w:t>
            </w:r>
            <w:r>
              <w:rPr>
                <w:rFonts w:hint="eastAsia"/>
                <w:color w:val="404040"/>
                <w:szCs w:val="21"/>
              </w:rPr>
              <w:t>硬件信息</w:t>
            </w:r>
          </w:p>
        </w:tc>
      </w:tr>
      <w:tr w:rsidR="00342A78" w14:paraId="231B1487" w14:textId="77777777">
        <w:trPr>
          <w:trHeight w:hRule="exact" w:val="510"/>
          <w:jc w:val="center"/>
        </w:trPr>
        <w:tc>
          <w:tcPr>
            <w:tcW w:w="2463" w:type="dxa"/>
            <w:tcBorders>
              <w:top w:val="single" w:sz="4" w:space="0" w:color="auto"/>
            </w:tcBorders>
          </w:tcPr>
          <w:p w14:paraId="0EB04B61" w14:textId="77777777" w:rsidR="00342A78" w:rsidRDefault="00000000">
            <w:pPr>
              <w:adjustRightInd w:val="0"/>
              <w:spacing w:line="312" w:lineRule="auto"/>
              <w:jc w:val="center"/>
              <w:textAlignment w:val="baseline"/>
              <w:rPr>
                <w:b/>
                <w:bCs/>
                <w:snapToGrid w:val="0"/>
                <w:sz w:val="20"/>
                <w:szCs w:val="22"/>
              </w:rPr>
            </w:pPr>
            <w:r>
              <w:rPr>
                <w:rFonts w:hint="eastAsia"/>
                <w:color w:val="404040"/>
                <w:szCs w:val="21"/>
              </w:rPr>
              <w:t>处理器</w:t>
            </w:r>
          </w:p>
        </w:tc>
        <w:tc>
          <w:tcPr>
            <w:tcW w:w="7390" w:type="dxa"/>
            <w:tcBorders>
              <w:top w:val="single" w:sz="4" w:space="0" w:color="auto"/>
            </w:tcBorders>
          </w:tcPr>
          <w:p w14:paraId="1C487772" w14:textId="77777777" w:rsidR="00342A78" w:rsidRDefault="00000000">
            <w:pPr>
              <w:adjustRightInd w:val="0"/>
              <w:spacing w:line="312" w:lineRule="auto"/>
              <w:jc w:val="center"/>
              <w:textAlignment w:val="baseline"/>
              <w:rPr>
                <w:color w:val="000000"/>
                <w:szCs w:val="21"/>
                <w:lang w:bidi="ar"/>
              </w:rPr>
            </w:pPr>
            <w:r>
              <w:rPr>
                <w:rFonts w:hint="eastAsia"/>
                <w:color w:val="404040"/>
                <w:szCs w:val="21"/>
              </w:rPr>
              <w:t>4</w:t>
            </w:r>
            <w:r>
              <w:rPr>
                <w:rFonts w:hint="eastAsia"/>
                <w:color w:val="404040"/>
                <w:szCs w:val="21"/>
              </w:rPr>
              <w:t>×</w:t>
            </w:r>
            <w:r>
              <w:rPr>
                <w:rFonts w:hint="eastAsia"/>
                <w:color w:val="404040"/>
                <w:szCs w:val="21"/>
              </w:rPr>
              <w:t>Cortex-A76+4</w:t>
            </w:r>
            <w:r>
              <w:rPr>
                <w:rFonts w:hint="eastAsia"/>
                <w:color w:val="404040"/>
                <w:szCs w:val="21"/>
              </w:rPr>
              <w:t>×</w:t>
            </w:r>
            <w:r>
              <w:rPr>
                <w:rFonts w:hint="eastAsia"/>
                <w:color w:val="404040"/>
                <w:szCs w:val="21"/>
              </w:rPr>
              <w:t>Cortex-A55</w:t>
            </w:r>
            <w:r>
              <w:rPr>
                <w:rFonts w:hint="eastAsia"/>
                <w:color w:val="404040"/>
                <w:szCs w:val="21"/>
              </w:rPr>
              <w:t>，主频</w:t>
            </w:r>
            <w:r>
              <w:rPr>
                <w:rFonts w:hint="eastAsia"/>
                <w:color w:val="404040"/>
                <w:szCs w:val="21"/>
              </w:rPr>
              <w:t xml:space="preserve"> 2.4GHz</w:t>
            </w:r>
          </w:p>
        </w:tc>
      </w:tr>
      <w:tr w:rsidR="00342A78" w14:paraId="61D7FC11" w14:textId="77777777">
        <w:trPr>
          <w:trHeight w:hRule="exact" w:val="510"/>
          <w:jc w:val="center"/>
        </w:trPr>
        <w:tc>
          <w:tcPr>
            <w:tcW w:w="2463" w:type="dxa"/>
          </w:tcPr>
          <w:p w14:paraId="60EF36CA" w14:textId="77777777" w:rsidR="00342A78" w:rsidRDefault="00000000">
            <w:pPr>
              <w:adjustRightInd w:val="0"/>
              <w:spacing w:line="312" w:lineRule="auto"/>
              <w:jc w:val="center"/>
              <w:textAlignment w:val="baseline"/>
              <w:rPr>
                <w:b/>
                <w:bCs/>
                <w:snapToGrid w:val="0"/>
                <w:sz w:val="20"/>
                <w:szCs w:val="22"/>
              </w:rPr>
            </w:pPr>
            <w:r>
              <w:rPr>
                <w:rFonts w:hint="eastAsia"/>
                <w:color w:val="404040"/>
                <w:szCs w:val="21"/>
              </w:rPr>
              <w:t>内存</w:t>
            </w:r>
          </w:p>
        </w:tc>
        <w:tc>
          <w:tcPr>
            <w:tcW w:w="7390" w:type="dxa"/>
          </w:tcPr>
          <w:p w14:paraId="5415C29E" w14:textId="77777777" w:rsidR="00342A78" w:rsidRDefault="00000000">
            <w:pPr>
              <w:adjustRightInd w:val="0"/>
              <w:spacing w:line="312" w:lineRule="auto"/>
              <w:jc w:val="center"/>
              <w:textAlignment w:val="baseline"/>
              <w:rPr>
                <w:color w:val="000000"/>
                <w:szCs w:val="21"/>
                <w:lang w:bidi="ar"/>
              </w:rPr>
            </w:pPr>
            <w:r>
              <w:rPr>
                <w:rFonts w:hint="eastAsia"/>
                <w:color w:val="404040"/>
                <w:szCs w:val="21"/>
              </w:rPr>
              <w:t>16GB 64bit LPDDR4</w:t>
            </w:r>
          </w:p>
        </w:tc>
      </w:tr>
      <w:tr w:rsidR="00342A78" w14:paraId="7E124BCC" w14:textId="77777777">
        <w:trPr>
          <w:trHeight w:hRule="exact" w:val="510"/>
          <w:jc w:val="center"/>
        </w:trPr>
        <w:tc>
          <w:tcPr>
            <w:tcW w:w="2463" w:type="dxa"/>
          </w:tcPr>
          <w:p w14:paraId="35EDFBC2" w14:textId="77777777" w:rsidR="00342A78" w:rsidRDefault="00000000">
            <w:pPr>
              <w:adjustRightInd w:val="0"/>
              <w:spacing w:line="312" w:lineRule="auto"/>
              <w:jc w:val="center"/>
              <w:textAlignment w:val="baseline"/>
              <w:rPr>
                <w:b/>
                <w:bCs/>
                <w:snapToGrid w:val="0"/>
                <w:sz w:val="20"/>
                <w:szCs w:val="22"/>
              </w:rPr>
            </w:pPr>
            <w:r>
              <w:rPr>
                <w:rFonts w:hint="eastAsia"/>
                <w:color w:val="404040"/>
                <w:szCs w:val="21"/>
              </w:rPr>
              <w:t>存储</w:t>
            </w:r>
          </w:p>
        </w:tc>
        <w:tc>
          <w:tcPr>
            <w:tcW w:w="7390" w:type="dxa"/>
          </w:tcPr>
          <w:p w14:paraId="05E00451" w14:textId="77777777" w:rsidR="00342A78" w:rsidRDefault="00000000">
            <w:pPr>
              <w:adjustRightInd w:val="0"/>
              <w:spacing w:line="312" w:lineRule="auto"/>
              <w:jc w:val="center"/>
              <w:textAlignment w:val="baseline"/>
              <w:rPr>
                <w:color w:val="000000"/>
                <w:szCs w:val="21"/>
                <w:lang w:bidi="ar"/>
              </w:rPr>
            </w:pPr>
            <w:r>
              <w:rPr>
                <w:rFonts w:hint="eastAsia"/>
                <w:color w:val="404040"/>
                <w:szCs w:val="21"/>
              </w:rPr>
              <w:t>128GB eMMC 5.1</w:t>
            </w:r>
          </w:p>
        </w:tc>
      </w:tr>
      <w:tr w:rsidR="00342A78" w14:paraId="4F0BAC49" w14:textId="77777777">
        <w:trPr>
          <w:trHeight w:hRule="exact" w:val="510"/>
          <w:jc w:val="center"/>
        </w:trPr>
        <w:tc>
          <w:tcPr>
            <w:tcW w:w="2463" w:type="dxa"/>
            <w:tcBorders>
              <w:bottom w:val="nil"/>
            </w:tcBorders>
          </w:tcPr>
          <w:p w14:paraId="1EF2D00A" w14:textId="77777777" w:rsidR="00342A78" w:rsidRDefault="00000000">
            <w:pPr>
              <w:adjustRightInd w:val="0"/>
              <w:spacing w:line="312" w:lineRule="auto"/>
              <w:jc w:val="center"/>
              <w:textAlignment w:val="baseline"/>
              <w:rPr>
                <w:b/>
                <w:bCs/>
                <w:snapToGrid w:val="0"/>
                <w:sz w:val="20"/>
                <w:szCs w:val="22"/>
              </w:rPr>
            </w:pPr>
            <w:r>
              <w:rPr>
                <w:rFonts w:hint="eastAsia"/>
                <w:color w:val="404040"/>
                <w:szCs w:val="21"/>
              </w:rPr>
              <w:t>网卡</w:t>
            </w:r>
          </w:p>
        </w:tc>
        <w:tc>
          <w:tcPr>
            <w:tcW w:w="7390" w:type="dxa"/>
            <w:tcBorders>
              <w:bottom w:val="nil"/>
            </w:tcBorders>
          </w:tcPr>
          <w:p w14:paraId="6423DE15" w14:textId="77777777" w:rsidR="00342A78" w:rsidRDefault="00000000">
            <w:pPr>
              <w:adjustRightInd w:val="0"/>
              <w:spacing w:line="312" w:lineRule="auto"/>
              <w:jc w:val="center"/>
              <w:textAlignment w:val="baseline"/>
              <w:rPr>
                <w:color w:val="000000"/>
                <w:szCs w:val="21"/>
                <w:lang w:bidi="ar"/>
              </w:rPr>
            </w:pPr>
            <w:r>
              <w:rPr>
                <w:rFonts w:hint="eastAsia"/>
                <w:color w:val="404040"/>
                <w:szCs w:val="21"/>
              </w:rPr>
              <w:t xml:space="preserve">1 </w:t>
            </w:r>
            <w:r>
              <w:rPr>
                <w:rFonts w:hint="eastAsia"/>
                <w:color w:val="404040"/>
                <w:szCs w:val="21"/>
              </w:rPr>
              <w:t>×</w:t>
            </w:r>
            <w:r>
              <w:rPr>
                <w:rFonts w:hint="eastAsia"/>
                <w:color w:val="404040"/>
                <w:szCs w:val="21"/>
              </w:rPr>
              <w:t xml:space="preserve"> 1000Mbps</w:t>
            </w:r>
            <w:r>
              <w:rPr>
                <w:rFonts w:hint="eastAsia"/>
                <w:color w:val="404040"/>
                <w:szCs w:val="21"/>
              </w:rPr>
              <w:t>以太网（</w:t>
            </w:r>
            <w:r>
              <w:rPr>
                <w:rFonts w:hint="eastAsia"/>
                <w:color w:val="404040"/>
                <w:szCs w:val="21"/>
              </w:rPr>
              <w:t>RJ45</w:t>
            </w:r>
            <w:r>
              <w:rPr>
                <w:rFonts w:hint="eastAsia"/>
                <w:color w:val="404040"/>
                <w:szCs w:val="21"/>
              </w:rPr>
              <w:t>）</w:t>
            </w:r>
          </w:p>
        </w:tc>
      </w:tr>
      <w:tr w:rsidR="00342A78" w14:paraId="28B5B966" w14:textId="77777777">
        <w:trPr>
          <w:trHeight w:hRule="exact" w:val="510"/>
          <w:jc w:val="center"/>
        </w:trPr>
        <w:tc>
          <w:tcPr>
            <w:tcW w:w="2463" w:type="dxa"/>
            <w:tcBorders>
              <w:bottom w:val="nil"/>
            </w:tcBorders>
          </w:tcPr>
          <w:p w14:paraId="0DDD5280" w14:textId="77777777" w:rsidR="00342A78" w:rsidRDefault="00000000">
            <w:pPr>
              <w:adjustRightInd w:val="0"/>
              <w:spacing w:line="312" w:lineRule="auto"/>
              <w:jc w:val="center"/>
              <w:textAlignment w:val="baseline"/>
              <w:rPr>
                <w:b/>
                <w:bCs/>
                <w:snapToGrid w:val="0"/>
                <w:sz w:val="20"/>
                <w:szCs w:val="22"/>
              </w:rPr>
            </w:pPr>
            <w:r>
              <w:rPr>
                <w:rFonts w:hint="eastAsia"/>
                <w:color w:val="404040"/>
                <w:szCs w:val="21"/>
              </w:rPr>
              <w:t>调试接口</w:t>
            </w:r>
          </w:p>
        </w:tc>
        <w:tc>
          <w:tcPr>
            <w:tcW w:w="7390" w:type="dxa"/>
            <w:tcBorders>
              <w:bottom w:val="nil"/>
            </w:tcBorders>
          </w:tcPr>
          <w:p w14:paraId="7EB2B424" w14:textId="77777777" w:rsidR="00342A78" w:rsidRDefault="00000000">
            <w:pPr>
              <w:adjustRightInd w:val="0"/>
              <w:spacing w:line="312" w:lineRule="auto"/>
              <w:jc w:val="center"/>
              <w:textAlignment w:val="baseline"/>
              <w:rPr>
                <w:color w:val="000000"/>
                <w:szCs w:val="21"/>
                <w:lang w:bidi="ar"/>
              </w:rPr>
            </w:pPr>
            <w:r>
              <w:rPr>
                <w:rFonts w:hint="eastAsia"/>
                <w:color w:val="404040"/>
                <w:szCs w:val="21"/>
              </w:rPr>
              <w:t>调试串口</w:t>
            </w:r>
            <w:r>
              <w:rPr>
                <w:rFonts w:hint="eastAsia"/>
                <w:color w:val="404040"/>
                <w:szCs w:val="21"/>
              </w:rPr>
              <w:t>UART2</w:t>
            </w:r>
          </w:p>
        </w:tc>
      </w:tr>
      <w:tr w:rsidR="00342A78" w14:paraId="206668EA" w14:textId="77777777">
        <w:trPr>
          <w:trHeight w:hRule="exact" w:val="510"/>
          <w:jc w:val="center"/>
        </w:trPr>
        <w:tc>
          <w:tcPr>
            <w:tcW w:w="2463" w:type="dxa"/>
            <w:tcBorders>
              <w:bottom w:val="nil"/>
            </w:tcBorders>
          </w:tcPr>
          <w:p w14:paraId="5E963C52" w14:textId="77777777" w:rsidR="00342A78" w:rsidRDefault="00000000">
            <w:pPr>
              <w:adjustRightInd w:val="0"/>
              <w:spacing w:line="312" w:lineRule="auto"/>
              <w:jc w:val="center"/>
              <w:textAlignment w:val="baseline"/>
              <w:rPr>
                <w:b/>
                <w:bCs/>
                <w:snapToGrid w:val="0"/>
                <w:sz w:val="20"/>
                <w:szCs w:val="22"/>
              </w:rPr>
            </w:pPr>
            <w:r>
              <w:rPr>
                <w:color w:val="404040"/>
                <w:szCs w:val="21"/>
              </w:rPr>
              <w:t>引脚排针</w:t>
            </w:r>
          </w:p>
        </w:tc>
        <w:tc>
          <w:tcPr>
            <w:tcW w:w="7390" w:type="dxa"/>
            <w:tcBorders>
              <w:bottom w:val="nil"/>
            </w:tcBorders>
          </w:tcPr>
          <w:p w14:paraId="4494ED75" w14:textId="77777777" w:rsidR="00342A78" w:rsidRDefault="00000000">
            <w:pPr>
              <w:adjustRightInd w:val="0"/>
              <w:spacing w:line="312" w:lineRule="auto"/>
              <w:jc w:val="center"/>
              <w:textAlignment w:val="baseline"/>
              <w:rPr>
                <w:color w:val="000000"/>
                <w:szCs w:val="21"/>
                <w:lang w:bidi="ar"/>
              </w:rPr>
            </w:pPr>
            <w:r>
              <w:rPr>
                <w:color w:val="404040"/>
                <w:szCs w:val="21"/>
              </w:rPr>
              <w:t>GPIO (GPIO3_C6_u)</w:t>
            </w:r>
            <w:r>
              <w:rPr>
                <w:color w:val="404040"/>
                <w:szCs w:val="21"/>
              </w:rPr>
              <w:t>、</w:t>
            </w:r>
            <w:r>
              <w:rPr>
                <w:color w:val="404040"/>
                <w:szCs w:val="21"/>
              </w:rPr>
              <w:t>UART</w:t>
            </w:r>
            <w:r>
              <w:rPr>
                <w:color w:val="404040"/>
                <w:szCs w:val="21"/>
              </w:rPr>
              <w:t>、</w:t>
            </w:r>
            <w:r>
              <w:rPr>
                <w:color w:val="404040"/>
                <w:szCs w:val="21"/>
              </w:rPr>
              <w:t>SPI</w:t>
            </w:r>
            <w:r>
              <w:rPr>
                <w:color w:val="404040"/>
                <w:szCs w:val="21"/>
              </w:rPr>
              <w:t>、</w:t>
            </w:r>
            <w:r>
              <w:rPr>
                <w:color w:val="404040"/>
                <w:szCs w:val="21"/>
              </w:rPr>
              <w:t>ADC</w:t>
            </w:r>
            <w:r>
              <w:rPr>
                <w:color w:val="404040"/>
                <w:szCs w:val="21"/>
              </w:rPr>
              <w:t>、</w:t>
            </w:r>
            <w:r>
              <w:rPr>
                <w:color w:val="404040"/>
                <w:szCs w:val="21"/>
              </w:rPr>
              <w:t>VCC(5V/3.3V/1.8V)</w:t>
            </w:r>
          </w:p>
        </w:tc>
      </w:tr>
      <w:tr w:rsidR="00342A78" w14:paraId="26BD5271" w14:textId="77777777">
        <w:trPr>
          <w:trHeight w:hRule="exact" w:val="510"/>
          <w:jc w:val="center"/>
        </w:trPr>
        <w:tc>
          <w:tcPr>
            <w:tcW w:w="2463" w:type="dxa"/>
            <w:tcBorders>
              <w:top w:val="nil"/>
              <w:bottom w:val="single" w:sz="12" w:space="0" w:color="auto"/>
            </w:tcBorders>
          </w:tcPr>
          <w:p w14:paraId="13D39075" w14:textId="77777777" w:rsidR="00342A78" w:rsidRDefault="00000000">
            <w:pPr>
              <w:adjustRightInd w:val="0"/>
              <w:spacing w:line="312" w:lineRule="auto"/>
              <w:jc w:val="center"/>
              <w:textAlignment w:val="baseline"/>
              <w:rPr>
                <w:b/>
                <w:bCs/>
                <w:snapToGrid w:val="0"/>
                <w:sz w:val="20"/>
                <w:szCs w:val="22"/>
              </w:rPr>
            </w:pPr>
            <w:r>
              <w:rPr>
                <w:color w:val="404040"/>
                <w:szCs w:val="21"/>
              </w:rPr>
              <w:t>I/O</w:t>
            </w:r>
            <w:r>
              <w:rPr>
                <w:color w:val="404040"/>
                <w:szCs w:val="21"/>
              </w:rPr>
              <w:t>插槽</w:t>
            </w:r>
          </w:p>
        </w:tc>
        <w:tc>
          <w:tcPr>
            <w:tcW w:w="7390" w:type="dxa"/>
            <w:tcBorders>
              <w:top w:val="nil"/>
              <w:bottom w:val="single" w:sz="12" w:space="0" w:color="auto"/>
            </w:tcBorders>
          </w:tcPr>
          <w:p w14:paraId="36599BDE" w14:textId="77777777" w:rsidR="00342A78" w:rsidRDefault="00000000">
            <w:pPr>
              <w:adjustRightInd w:val="0"/>
              <w:spacing w:line="312" w:lineRule="auto"/>
              <w:jc w:val="center"/>
              <w:textAlignment w:val="baseline"/>
              <w:rPr>
                <w:color w:val="000000"/>
                <w:szCs w:val="21"/>
                <w:lang w:bidi="ar"/>
              </w:rPr>
            </w:pPr>
            <w:r>
              <w:rPr>
                <w:color w:val="404040"/>
                <w:szCs w:val="21"/>
              </w:rPr>
              <w:t>PCIe 2.0</w:t>
            </w:r>
            <w:r>
              <w:rPr>
                <w:color w:val="404040"/>
                <w:szCs w:val="21"/>
              </w:rPr>
              <w:t>、</w:t>
            </w:r>
            <w:r>
              <w:rPr>
                <w:color w:val="404040"/>
                <w:szCs w:val="21"/>
              </w:rPr>
              <w:t xml:space="preserve"> SATA3.0</w:t>
            </w:r>
            <w:r>
              <w:rPr>
                <w:color w:val="404040"/>
                <w:szCs w:val="21"/>
              </w:rPr>
              <w:t>、</w:t>
            </w:r>
            <w:r>
              <w:rPr>
                <w:color w:val="404040"/>
                <w:szCs w:val="21"/>
              </w:rPr>
              <w:t>1 × USB3.0</w:t>
            </w:r>
            <w:r>
              <w:rPr>
                <w:color w:val="404040"/>
                <w:szCs w:val="21"/>
              </w:rPr>
              <w:t>、</w:t>
            </w:r>
            <w:r>
              <w:rPr>
                <w:color w:val="404040"/>
                <w:szCs w:val="21"/>
              </w:rPr>
              <w:t>3 × USB2.0</w:t>
            </w:r>
            <w:r>
              <w:rPr>
                <w:color w:val="404040"/>
                <w:szCs w:val="21"/>
              </w:rPr>
              <w:t>、</w:t>
            </w:r>
            <w:r>
              <w:rPr>
                <w:color w:val="404040"/>
                <w:szCs w:val="21"/>
              </w:rPr>
              <w:t>1 × M.2</w:t>
            </w:r>
            <w:r>
              <w:rPr>
                <w:color w:val="404040"/>
                <w:szCs w:val="21"/>
              </w:rPr>
              <w:t>、</w:t>
            </w:r>
            <w:r>
              <w:rPr>
                <w:color w:val="404040"/>
                <w:szCs w:val="21"/>
              </w:rPr>
              <w:t>1 × TF Card</w:t>
            </w:r>
          </w:p>
        </w:tc>
      </w:tr>
    </w:tbl>
    <w:p w14:paraId="481074C5"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软件平台信息如下表：</w:t>
      </w:r>
    </w:p>
    <w:tbl>
      <w:tblPr>
        <w:tblStyle w:val="16"/>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7925"/>
      </w:tblGrid>
      <w:tr w:rsidR="00342A78" w14:paraId="08D3EDD9" w14:textId="77777777">
        <w:trPr>
          <w:trHeight w:hRule="exact" w:val="510"/>
          <w:jc w:val="center"/>
        </w:trPr>
        <w:tc>
          <w:tcPr>
            <w:tcW w:w="9853" w:type="dxa"/>
            <w:gridSpan w:val="2"/>
            <w:tcBorders>
              <w:top w:val="single" w:sz="12" w:space="0" w:color="auto"/>
              <w:bottom w:val="single" w:sz="4" w:space="0" w:color="auto"/>
            </w:tcBorders>
          </w:tcPr>
          <w:p w14:paraId="3A5C7A7D" w14:textId="77777777" w:rsidR="00342A78" w:rsidRDefault="00000000">
            <w:pPr>
              <w:widowControl/>
              <w:numPr>
                <w:ilvl w:val="255"/>
                <w:numId w:val="0"/>
              </w:numPr>
              <w:adjustRightInd w:val="0"/>
              <w:spacing w:line="312" w:lineRule="auto"/>
              <w:jc w:val="center"/>
              <w:textAlignment w:val="baseline"/>
              <w:rPr>
                <w:b/>
                <w:bCs/>
                <w:snapToGrid w:val="0"/>
                <w:sz w:val="20"/>
                <w:szCs w:val="22"/>
              </w:rPr>
            </w:pPr>
            <w:r>
              <w:rPr>
                <w:color w:val="000000"/>
                <w:szCs w:val="21"/>
              </w:rPr>
              <w:t>软件信息</w:t>
            </w:r>
          </w:p>
        </w:tc>
      </w:tr>
      <w:tr w:rsidR="00342A78" w14:paraId="4AF651B1" w14:textId="77777777">
        <w:trPr>
          <w:trHeight w:hRule="exact" w:val="860"/>
          <w:jc w:val="center"/>
        </w:trPr>
        <w:tc>
          <w:tcPr>
            <w:tcW w:w="1747" w:type="dxa"/>
            <w:tcBorders>
              <w:top w:val="single" w:sz="4" w:space="0" w:color="auto"/>
            </w:tcBorders>
          </w:tcPr>
          <w:p w14:paraId="4558488B" w14:textId="77777777" w:rsidR="00342A78" w:rsidRDefault="00000000">
            <w:pPr>
              <w:widowControl/>
              <w:numPr>
                <w:ilvl w:val="255"/>
                <w:numId w:val="0"/>
              </w:numPr>
              <w:adjustRightInd w:val="0"/>
              <w:spacing w:line="312" w:lineRule="auto"/>
              <w:jc w:val="center"/>
              <w:textAlignment w:val="baseline"/>
              <w:rPr>
                <w:b/>
                <w:bCs/>
                <w:snapToGrid w:val="0"/>
                <w:sz w:val="20"/>
                <w:szCs w:val="22"/>
              </w:rPr>
            </w:pPr>
            <w:r>
              <w:rPr>
                <w:color w:val="000000"/>
                <w:szCs w:val="21"/>
              </w:rPr>
              <w:t>OS</w:t>
            </w:r>
          </w:p>
        </w:tc>
        <w:tc>
          <w:tcPr>
            <w:tcW w:w="8106" w:type="dxa"/>
            <w:tcBorders>
              <w:top w:val="single" w:sz="4" w:space="0" w:color="auto"/>
            </w:tcBorders>
          </w:tcPr>
          <w:p w14:paraId="66E3C480" w14:textId="77777777" w:rsidR="00342A78" w:rsidRDefault="00000000">
            <w:pPr>
              <w:widowControl/>
              <w:numPr>
                <w:ilvl w:val="255"/>
                <w:numId w:val="0"/>
              </w:numPr>
              <w:adjustRightInd w:val="0"/>
              <w:spacing w:line="312" w:lineRule="auto"/>
              <w:jc w:val="center"/>
              <w:textAlignment w:val="baseline"/>
              <w:rPr>
                <w:color w:val="000000"/>
                <w:szCs w:val="21"/>
                <w:lang w:bidi="ar"/>
              </w:rPr>
            </w:pPr>
            <w:r>
              <w:rPr>
                <w:color w:val="000000"/>
                <w:szCs w:val="21"/>
              </w:rPr>
              <w:t>Rust-Shyper</w:t>
            </w:r>
            <w:r>
              <w:rPr>
                <w:color w:val="000000"/>
                <w:szCs w:val="21"/>
              </w:rPr>
              <w:t>；</w:t>
            </w:r>
            <w:r>
              <w:rPr>
                <w:color w:val="000000"/>
                <w:szCs w:val="21"/>
              </w:rPr>
              <w:t>VM</w:t>
            </w:r>
            <w:r>
              <w:rPr>
                <w:rFonts w:hint="eastAsia"/>
                <w:color w:val="000000"/>
                <w:szCs w:val="21"/>
              </w:rPr>
              <w:t>0</w:t>
            </w:r>
            <w:r>
              <w:rPr>
                <w:color w:val="000000"/>
                <w:szCs w:val="21"/>
              </w:rPr>
              <w:t>运行</w:t>
            </w:r>
            <w:r>
              <w:rPr>
                <w:color w:val="000000"/>
                <w:szCs w:val="21"/>
              </w:rPr>
              <w:t>openEuler Embedded 24.03-LTS</w:t>
            </w:r>
            <w:r>
              <w:rPr>
                <w:color w:val="000000"/>
                <w:szCs w:val="21"/>
              </w:rPr>
              <w:t>（</w:t>
            </w:r>
            <w:r>
              <w:rPr>
                <w:color w:val="000000"/>
                <w:szCs w:val="21"/>
              </w:rPr>
              <w:t>Linux 5.10.160</w:t>
            </w:r>
            <w:r>
              <w:rPr>
                <w:color w:val="000000"/>
                <w:szCs w:val="21"/>
              </w:rPr>
              <w:t>）；</w:t>
            </w:r>
            <w:r>
              <w:rPr>
                <w:color w:val="000000"/>
                <w:szCs w:val="21"/>
              </w:rPr>
              <w:t>RKNPU</w:t>
            </w:r>
            <w:r>
              <w:rPr>
                <w:color w:val="000000"/>
                <w:szCs w:val="21"/>
              </w:rPr>
              <w:t>驱动</w:t>
            </w:r>
            <w:r>
              <w:rPr>
                <w:color w:val="000000"/>
                <w:szCs w:val="21"/>
              </w:rPr>
              <w:t>0.9.2</w:t>
            </w:r>
            <w:r>
              <w:rPr>
                <w:color w:val="000000"/>
                <w:szCs w:val="21"/>
              </w:rPr>
              <w:t>；</w:t>
            </w:r>
            <w:r>
              <w:rPr>
                <w:color w:val="000000"/>
                <w:szCs w:val="21"/>
              </w:rPr>
              <w:t>RKNN Runtime 2.3.2</w:t>
            </w:r>
            <w:r>
              <w:rPr>
                <w:color w:val="000000"/>
                <w:szCs w:val="21"/>
              </w:rPr>
              <w:t>；</w:t>
            </w:r>
            <w:r>
              <w:rPr>
                <w:color w:val="000000"/>
                <w:szCs w:val="21"/>
              </w:rPr>
              <w:t>AiRE</w:t>
            </w:r>
            <w:r>
              <w:rPr>
                <w:color w:val="000000"/>
                <w:szCs w:val="21"/>
              </w:rPr>
              <w:t>运行环境</w:t>
            </w:r>
          </w:p>
        </w:tc>
      </w:tr>
    </w:tbl>
    <w:p w14:paraId="66A8E26B" w14:textId="77777777" w:rsidR="00342A78" w:rsidRDefault="00000000">
      <w:pPr>
        <w:pStyle w:val="41"/>
        <w:numPr>
          <w:ilvl w:val="0"/>
          <w:numId w:val="20"/>
        </w:numPr>
        <w:spacing w:before="156" w:after="156"/>
      </w:pPr>
      <w:r>
        <w:t>测试原理</w:t>
      </w:r>
    </w:p>
    <w:p w14:paraId="4A13B70B" w14:textId="77777777" w:rsidR="00342A78" w:rsidRDefault="00000000">
      <w:pPr>
        <w:adjustRightInd w:val="0"/>
        <w:snapToGrid w:val="0"/>
        <w:spacing w:before="60" w:after="60" w:line="300" w:lineRule="auto"/>
        <w:ind w:firstLineChars="200" w:firstLine="482"/>
        <w:jc w:val="left"/>
        <w:rPr>
          <w:b/>
          <w:bCs/>
          <w:color w:val="333333"/>
          <w:sz w:val="24"/>
        </w:rPr>
      </w:pPr>
      <w:r>
        <w:rPr>
          <w:b/>
          <w:bCs/>
          <w:color w:val="333333"/>
          <w:sz w:val="24"/>
        </w:rPr>
        <w:t>统一虚拟化与</w:t>
      </w:r>
      <w:r>
        <w:rPr>
          <w:b/>
          <w:bCs/>
          <w:color w:val="333333"/>
          <w:sz w:val="24"/>
        </w:rPr>
        <w:t>NPU</w:t>
      </w:r>
      <w:r>
        <w:rPr>
          <w:b/>
          <w:bCs/>
          <w:color w:val="333333"/>
          <w:sz w:val="24"/>
        </w:rPr>
        <w:t>前置检查</w:t>
      </w:r>
    </w:p>
    <w:p w14:paraId="46C6A43F"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正式测试前按测试用例</w:t>
      </w:r>
      <w:r>
        <w:rPr>
          <w:color w:val="333333"/>
          <w:sz w:val="24"/>
        </w:rPr>
        <w:t>1.</w:t>
      </w:r>
      <w:r>
        <w:rPr>
          <w:rFonts w:hint="eastAsia"/>
          <w:color w:val="333333"/>
          <w:sz w:val="24"/>
        </w:rPr>
        <w:t>1</w:t>
      </w:r>
      <w:r>
        <w:rPr>
          <w:color w:val="333333"/>
          <w:sz w:val="24"/>
        </w:rPr>
        <w:t>启动</w:t>
      </w:r>
      <w:r>
        <w:rPr>
          <w:color w:val="333333"/>
          <w:sz w:val="24"/>
        </w:rPr>
        <w:t>Rust-Shyper</w:t>
      </w:r>
      <w:r>
        <w:rPr>
          <w:color w:val="333333"/>
          <w:sz w:val="24"/>
        </w:rPr>
        <w:t>、</w:t>
      </w:r>
      <w:r>
        <w:rPr>
          <w:color w:val="333333"/>
          <w:sz w:val="24"/>
        </w:rPr>
        <w:t>VM0</w:t>
      </w:r>
      <w:r>
        <w:rPr>
          <w:color w:val="333333"/>
          <w:sz w:val="24"/>
        </w:rPr>
        <w:t>和</w:t>
      </w:r>
      <w:r>
        <w:rPr>
          <w:color w:val="333333"/>
          <w:sz w:val="24"/>
        </w:rPr>
        <w:t>VM</w:t>
      </w:r>
      <w:r>
        <w:rPr>
          <w:rFonts w:hint="eastAsia"/>
          <w:color w:val="333333"/>
          <w:sz w:val="24"/>
        </w:rPr>
        <w:t>0</w:t>
      </w:r>
      <w:r>
        <w:rPr>
          <w:color w:val="333333"/>
          <w:sz w:val="24"/>
        </w:rPr>
        <w:t>。确认</w:t>
      </w:r>
      <w:r>
        <w:rPr>
          <w:color w:val="333333"/>
          <w:sz w:val="24"/>
        </w:rPr>
        <w:t>VM0</w:t>
      </w:r>
      <w:r>
        <w:rPr>
          <w:rFonts w:hint="eastAsia"/>
          <w:color w:val="333333"/>
          <w:sz w:val="24"/>
        </w:rPr>
        <w:t>为</w:t>
      </w:r>
      <w:r>
        <w:rPr>
          <w:color w:val="333333"/>
          <w:sz w:val="24"/>
        </w:rPr>
        <w:t>Active</w:t>
      </w:r>
      <w:r>
        <w:rPr>
          <w:color w:val="333333"/>
          <w:sz w:val="24"/>
        </w:rPr>
        <w:t>，</w:t>
      </w:r>
      <w:r>
        <w:rPr>
          <w:color w:val="333333"/>
          <w:sz w:val="24"/>
        </w:rPr>
        <w:t>VM</w:t>
      </w:r>
      <w:r>
        <w:rPr>
          <w:rFonts w:hint="eastAsia"/>
          <w:color w:val="333333"/>
          <w:sz w:val="24"/>
        </w:rPr>
        <w:t>0</w:t>
      </w:r>
      <w:r>
        <w:rPr>
          <w:color w:val="333333"/>
          <w:sz w:val="24"/>
        </w:rPr>
        <w:t>运行</w:t>
      </w:r>
      <w:r>
        <w:rPr>
          <w:color w:val="333333"/>
          <w:sz w:val="24"/>
        </w:rPr>
        <w:t>openEuler Embedded 24.03-LTS</w:t>
      </w:r>
      <w:r>
        <w:rPr>
          <w:color w:val="333333"/>
          <w:sz w:val="24"/>
        </w:rPr>
        <w:t>，并在</w:t>
      </w:r>
      <w:r>
        <w:rPr>
          <w:color w:val="333333"/>
          <w:sz w:val="24"/>
        </w:rPr>
        <w:t>VM</w:t>
      </w:r>
      <w:r>
        <w:rPr>
          <w:rFonts w:hint="eastAsia"/>
          <w:color w:val="333333"/>
          <w:sz w:val="24"/>
        </w:rPr>
        <w:t>0</w:t>
      </w:r>
      <w:r>
        <w:rPr>
          <w:color w:val="333333"/>
          <w:sz w:val="24"/>
        </w:rPr>
        <w:t>执行</w:t>
      </w:r>
      <w:r>
        <w:rPr>
          <w:color w:val="333333"/>
          <w:sz w:val="24"/>
        </w:rPr>
        <w:t>/opt/rknpu/verify-vm</w:t>
      </w:r>
      <w:r>
        <w:rPr>
          <w:rFonts w:hint="eastAsia"/>
          <w:color w:val="333333"/>
          <w:sz w:val="24"/>
        </w:rPr>
        <w:t>0</w:t>
      </w:r>
      <w:r>
        <w:rPr>
          <w:color w:val="333333"/>
          <w:sz w:val="24"/>
        </w:rPr>
        <w:t>-npu.sh</w:t>
      </w:r>
      <w:r>
        <w:rPr>
          <w:color w:val="333333"/>
          <w:sz w:val="24"/>
        </w:rPr>
        <w:t>取得</w:t>
      </w:r>
      <w:r>
        <w:rPr>
          <w:color w:val="333333"/>
          <w:sz w:val="24"/>
        </w:rPr>
        <w:t>RKNPU_SMOKE_OK</w:t>
      </w:r>
      <w:r>
        <w:rPr>
          <w:color w:val="333333"/>
          <w:sz w:val="24"/>
        </w:rPr>
        <w:t>。该记录作为</w:t>
      </w:r>
      <w:r>
        <w:rPr>
          <w:color w:val="333333"/>
          <w:sz w:val="24"/>
        </w:rPr>
        <w:t>3.</w:t>
      </w:r>
      <w:r>
        <w:rPr>
          <w:rFonts w:hint="eastAsia"/>
          <w:color w:val="333333"/>
          <w:sz w:val="24"/>
        </w:rPr>
        <w:t>1</w:t>
      </w:r>
      <w:r>
        <w:rPr>
          <w:color w:val="333333"/>
          <w:sz w:val="24"/>
        </w:rPr>
        <w:t>～</w:t>
      </w:r>
      <w:r>
        <w:rPr>
          <w:color w:val="333333"/>
          <w:sz w:val="24"/>
        </w:rPr>
        <w:t>3.</w:t>
      </w:r>
      <w:r>
        <w:rPr>
          <w:rFonts w:hint="eastAsia"/>
          <w:color w:val="333333"/>
          <w:sz w:val="24"/>
        </w:rPr>
        <w:t>2</w:t>
      </w:r>
      <w:r>
        <w:rPr>
          <w:color w:val="333333"/>
          <w:sz w:val="24"/>
        </w:rPr>
        <w:t>共同的虚拟化、操作系统和</w:t>
      </w:r>
      <w:r>
        <w:rPr>
          <w:color w:val="333333"/>
          <w:sz w:val="24"/>
        </w:rPr>
        <w:t>NPU</w:t>
      </w:r>
      <w:r>
        <w:rPr>
          <w:color w:val="333333"/>
          <w:sz w:val="24"/>
        </w:rPr>
        <w:t>基础运行时前置证据。</w:t>
      </w:r>
    </w:p>
    <w:p w14:paraId="50EBE27E"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本测试验证项目成果在嵌入式虚拟化环境中部署智能应用，以及</w:t>
      </w:r>
      <w:r>
        <w:rPr>
          <w:color w:val="333333"/>
          <w:sz w:val="24"/>
        </w:rPr>
        <w:t xml:space="preserve"> Dial </w:t>
      </w:r>
      <w:r>
        <w:rPr>
          <w:color w:val="333333"/>
          <w:sz w:val="24"/>
        </w:rPr>
        <w:t>大模型在异构设备间进行动态分区推理的能力。首先，在</w:t>
      </w:r>
      <w:r>
        <w:rPr>
          <w:color w:val="333333"/>
          <w:sz w:val="24"/>
        </w:rPr>
        <w:t xml:space="preserve"> ROC-RK3588S-PC </w:t>
      </w:r>
      <w:r>
        <w:rPr>
          <w:color w:val="333333"/>
          <w:sz w:val="24"/>
        </w:rPr>
        <w:t>开发板的</w:t>
      </w:r>
      <w:r>
        <w:rPr>
          <w:color w:val="333333"/>
          <w:sz w:val="24"/>
        </w:rPr>
        <w:t xml:space="preserve"> openEuler </w:t>
      </w:r>
      <w:r>
        <w:rPr>
          <w:color w:val="333333"/>
          <w:sz w:val="24"/>
        </w:rPr>
        <w:t>系统中加载并启动</w:t>
      </w:r>
      <w:r>
        <w:rPr>
          <w:color w:val="333333"/>
          <w:sz w:val="24"/>
        </w:rPr>
        <w:t xml:space="preserve"> Rust-Shyper</w:t>
      </w:r>
      <w:r>
        <w:rPr>
          <w:color w:val="333333"/>
          <w:sz w:val="24"/>
        </w:rPr>
        <w:t>，启动</w:t>
      </w:r>
      <w:r>
        <w:rPr>
          <w:color w:val="333333"/>
          <w:sz w:val="24"/>
        </w:rPr>
        <w:t xml:space="preserve"> VM0</w:t>
      </w:r>
      <w:r>
        <w:rPr>
          <w:color w:val="333333"/>
          <w:sz w:val="24"/>
        </w:rPr>
        <w:t>虚拟机，确认虚拟机运行状态正常，并在分配</w:t>
      </w:r>
      <w:r>
        <w:rPr>
          <w:color w:val="333333"/>
          <w:sz w:val="24"/>
        </w:rPr>
        <w:t xml:space="preserve"> NPU </w:t>
      </w:r>
      <w:r>
        <w:rPr>
          <w:color w:val="333333"/>
          <w:sz w:val="24"/>
        </w:rPr>
        <w:t>资源的虚拟机中完成</w:t>
      </w:r>
      <w:r>
        <w:rPr>
          <w:color w:val="333333"/>
          <w:sz w:val="24"/>
        </w:rPr>
        <w:t xml:space="preserve"> RKNPU </w:t>
      </w:r>
      <w:r>
        <w:rPr>
          <w:color w:val="333333"/>
          <w:sz w:val="24"/>
        </w:rPr>
        <w:t>可用性检查。该过程验证项目的虚拟化运行环境能够完成</w:t>
      </w:r>
      <w:r>
        <w:rPr>
          <w:color w:val="333333"/>
          <w:sz w:val="24"/>
        </w:rPr>
        <w:t xml:space="preserve"> CPU</w:t>
      </w:r>
      <w:r>
        <w:rPr>
          <w:color w:val="333333"/>
          <w:sz w:val="24"/>
        </w:rPr>
        <w:t>、内存、</w:t>
      </w:r>
      <w:r>
        <w:rPr>
          <w:color w:val="333333"/>
          <w:sz w:val="24"/>
        </w:rPr>
        <w:t xml:space="preserve">NPU </w:t>
      </w:r>
      <w:r>
        <w:rPr>
          <w:color w:val="333333"/>
          <w:sz w:val="24"/>
        </w:rPr>
        <w:t>等资源的隔离、分配和设备透传，为智能应用部署提供稳定的嵌入式运行底座。</w:t>
      </w:r>
    </w:p>
    <w:p w14:paraId="62AF0EAA"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在此基础上，使用项目形成的</w:t>
      </w:r>
      <w:r>
        <w:rPr>
          <w:color w:val="333333"/>
          <w:sz w:val="24"/>
        </w:rPr>
        <w:t xml:space="preserve"> AiRE/FRAME </w:t>
      </w:r>
      <w:r>
        <w:rPr>
          <w:color w:val="333333"/>
          <w:sz w:val="24"/>
        </w:rPr>
        <w:t>模型优化、编译和部署成果，将服务器端完成训练、剪枝、微调、</w:t>
      </w:r>
      <w:r>
        <w:rPr>
          <w:color w:val="333333"/>
          <w:sz w:val="24"/>
        </w:rPr>
        <w:t xml:space="preserve">ONNX </w:t>
      </w:r>
      <w:r>
        <w:rPr>
          <w:color w:val="333333"/>
          <w:sz w:val="24"/>
        </w:rPr>
        <w:t>转换及</w:t>
      </w:r>
      <w:r>
        <w:rPr>
          <w:color w:val="333333"/>
          <w:sz w:val="24"/>
        </w:rPr>
        <w:t xml:space="preserve"> RKNN </w:t>
      </w:r>
      <w:r>
        <w:rPr>
          <w:color w:val="333333"/>
          <w:sz w:val="24"/>
        </w:rPr>
        <w:t>编译的模型制品部署到</w:t>
      </w:r>
      <w:r>
        <w:rPr>
          <w:color w:val="333333"/>
          <w:sz w:val="24"/>
        </w:rPr>
        <w:t xml:space="preserve"> ROC-RK3588S-PC </w:t>
      </w:r>
      <w:r>
        <w:rPr>
          <w:color w:val="333333"/>
          <w:sz w:val="24"/>
        </w:rPr>
        <w:t>虚拟机。通过项目提供的环境配置、性能固定、模型应用脚本，运行车牌识别、图像分类、</w:t>
      </w:r>
      <w:r>
        <w:rPr>
          <w:color w:val="333333"/>
          <w:sz w:val="24"/>
        </w:rPr>
        <w:lastRenderedPageBreak/>
        <w:t>语义分割和目标检测等智能应用，使模型通过</w:t>
      </w:r>
      <w:r>
        <w:rPr>
          <w:color w:val="333333"/>
          <w:sz w:val="24"/>
        </w:rPr>
        <w:t xml:space="preserve"> RKNN Runtime </w:t>
      </w:r>
      <w:r>
        <w:rPr>
          <w:color w:val="333333"/>
          <w:sz w:val="24"/>
        </w:rPr>
        <w:t>调用</w:t>
      </w:r>
      <w:r>
        <w:rPr>
          <w:color w:val="333333"/>
          <w:sz w:val="24"/>
        </w:rPr>
        <w:t xml:space="preserve"> RKNPU </w:t>
      </w:r>
      <w:r>
        <w:rPr>
          <w:color w:val="333333"/>
          <w:sz w:val="24"/>
        </w:rPr>
        <w:t>执行推理。该过程验证项目从模型优化编译、模型制品生成、</w:t>
      </w:r>
      <w:r>
        <w:rPr>
          <w:color w:val="333333"/>
          <w:sz w:val="24"/>
        </w:rPr>
        <w:t xml:space="preserve">NPU </w:t>
      </w:r>
      <w:r>
        <w:rPr>
          <w:color w:val="333333"/>
          <w:sz w:val="24"/>
        </w:rPr>
        <w:t>推理评估</w:t>
      </w:r>
      <w:r>
        <w:rPr>
          <w:rFonts w:hint="eastAsia"/>
          <w:color w:val="333333"/>
          <w:sz w:val="24"/>
        </w:rPr>
        <w:t>到</w:t>
      </w:r>
      <w:r>
        <w:rPr>
          <w:color w:val="333333"/>
          <w:sz w:val="24"/>
        </w:rPr>
        <w:t>虚拟化板端部署</w:t>
      </w:r>
      <w:r>
        <w:rPr>
          <w:rFonts w:hint="eastAsia"/>
          <w:color w:val="333333"/>
          <w:sz w:val="24"/>
        </w:rPr>
        <w:t>应用</w:t>
      </w:r>
      <w:r>
        <w:rPr>
          <w:color w:val="333333"/>
          <w:sz w:val="24"/>
        </w:rPr>
        <w:t>的完整闭环。</w:t>
      </w:r>
    </w:p>
    <w:p w14:paraId="31E0EAEE"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对于</w:t>
      </w:r>
      <w:r>
        <w:rPr>
          <w:color w:val="333333"/>
          <w:sz w:val="24"/>
        </w:rPr>
        <w:t xml:space="preserve"> Dial </w:t>
      </w:r>
      <w:r>
        <w:rPr>
          <w:color w:val="333333"/>
          <w:sz w:val="24"/>
        </w:rPr>
        <w:t>大模型动态分区部署，测试在多个异构计算节点上启动分布式推理服务，将大模型</w:t>
      </w:r>
      <w:r>
        <w:rPr>
          <w:color w:val="333333"/>
          <w:sz w:val="24"/>
        </w:rPr>
        <w:t xml:space="preserve"> Transformer </w:t>
      </w:r>
      <w:r>
        <w:rPr>
          <w:color w:val="333333"/>
          <w:sz w:val="24"/>
        </w:rPr>
        <w:t>网络按层划分为多个可部署分区。系统根据</w:t>
      </w:r>
      <w:r>
        <w:rPr>
          <w:color w:val="333333"/>
          <w:sz w:val="24"/>
        </w:rPr>
        <w:t xml:space="preserve"> ROC-RK3588S-PC </w:t>
      </w:r>
      <w:r>
        <w:rPr>
          <w:color w:val="333333"/>
          <w:sz w:val="24"/>
        </w:rPr>
        <w:t>与协同节点的计算资源、设备状态及推理负载，动态确定各节点承担的</w:t>
      </w:r>
      <w:r>
        <w:rPr>
          <w:color w:val="333333"/>
          <w:sz w:val="24"/>
        </w:rPr>
        <w:t xml:space="preserve"> Transformer </w:t>
      </w:r>
      <w:r>
        <w:rPr>
          <w:color w:val="333333"/>
          <w:sz w:val="24"/>
        </w:rPr>
        <w:t>层数，并将相应模型分区部署至目标节点执行。各节点在完成本地分区计算后传递中间特征，协同完成大模型的预填充和逐词解码推理。</w:t>
      </w:r>
    </w:p>
    <w:p w14:paraId="4B60ED6E" w14:textId="77777777" w:rsidR="00342A78" w:rsidRDefault="00000000">
      <w:pPr>
        <w:adjustRightInd w:val="0"/>
        <w:snapToGrid w:val="0"/>
        <w:spacing w:before="60" w:after="60" w:line="300" w:lineRule="auto"/>
        <w:ind w:firstLineChars="200" w:firstLine="480"/>
        <w:jc w:val="left"/>
        <w:rPr>
          <w:color w:val="333333"/>
          <w:sz w:val="24"/>
        </w:rPr>
      </w:pPr>
      <w:r>
        <w:rPr>
          <w:color w:val="333333"/>
          <w:sz w:val="24"/>
        </w:rPr>
        <w:t>测试通过改变</w:t>
      </w:r>
      <w:r>
        <w:rPr>
          <w:color w:val="333333"/>
          <w:sz w:val="24"/>
        </w:rPr>
        <w:t xml:space="preserve"> ROC-RK3588S-PC </w:t>
      </w:r>
      <w:r>
        <w:rPr>
          <w:color w:val="333333"/>
          <w:sz w:val="24"/>
        </w:rPr>
        <w:t>侧承担的</w:t>
      </w:r>
      <w:r>
        <w:rPr>
          <w:color w:val="333333"/>
          <w:sz w:val="24"/>
        </w:rPr>
        <w:t xml:space="preserve"> Transformer </w:t>
      </w:r>
      <w:r>
        <w:rPr>
          <w:color w:val="333333"/>
          <w:sz w:val="24"/>
        </w:rPr>
        <w:t>层数或节点资源配置，记录不同分区方案下的模型加载状态、节点分区信息、端到端推理时延和</w:t>
      </w:r>
      <w:r>
        <w:rPr>
          <w:color w:val="333333"/>
          <w:sz w:val="24"/>
        </w:rPr>
        <w:t xml:space="preserve"> decoding tokens/s </w:t>
      </w:r>
      <w:r>
        <w:rPr>
          <w:color w:val="333333"/>
          <w:sz w:val="24"/>
        </w:rPr>
        <w:t>等指标，验证</w:t>
      </w:r>
      <w:r>
        <w:rPr>
          <w:color w:val="333333"/>
          <w:sz w:val="24"/>
        </w:rPr>
        <w:t xml:space="preserve"> Dial </w:t>
      </w:r>
      <w:r>
        <w:rPr>
          <w:color w:val="333333"/>
          <w:sz w:val="24"/>
        </w:rPr>
        <w:t>能够在</w:t>
      </w:r>
      <w:r>
        <w:rPr>
          <w:color w:val="333333"/>
          <w:sz w:val="24"/>
        </w:rPr>
        <w:t xml:space="preserve"> Rust-Shyper </w:t>
      </w:r>
      <w:r>
        <w:rPr>
          <w:color w:val="333333"/>
          <w:sz w:val="24"/>
        </w:rPr>
        <w:t>提供的虚拟化嵌入式运行环境中完成大模型分区部署、跨节点协同推理和动态资源适配。由此形成</w:t>
      </w:r>
      <w:r>
        <w:rPr>
          <w:color w:val="333333"/>
          <w:sz w:val="24"/>
        </w:rPr>
        <w:t xml:space="preserve">“Rust-Shyper </w:t>
      </w:r>
      <w:r>
        <w:rPr>
          <w:color w:val="333333"/>
          <w:sz w:val="24"/>
        </w:rPr>
        <w:t>虚拟化资源管理</w:t>
      </w:r>
      <w:r>
        <w:rPr>
          <w:color w:val="333333"/>
          <w:sz w:val="24"/>
        </w:rPr>
        <w:t xml:space="preserve">—AiRE/FRAME </w:t>
      </w:r>
      <w:r>
        <w:rPr>
          <w:color w:val="333333"/>
          <w:sz w:val="24"/>
        </w:rPr>
        <w:t>模型优化部署</w:t>
      </w:r>
      <w:r>
        <w:rPr>
          <w:color w:val="333333"/>
          <w:sz w:val="24"/>
        </w:rPr>
        <w:t>—</w:t>
      </w:r>
      <w:r>
        <w:rPr>
          <w:color w:val="333333"/>
          <w:sz w:val="24"/>
        </w:rPr>
        <w:t>智能应用</w:t>
      </w:r>
      <w:r>
        <w:rPr>
          <w:color w:val="333333"/>
          <w:sz w:val="24"/>
        </w:rPr>
        <w:t xml:space="preserve"> NPU </w:t>
      </w:r>
      <w:r>
        <w:rPr>
          <w:color w:val="333333"/>
          <w:sz w:val="24"/>
        </w:rPr>
        <w:t>推理</w:t>
      </w:r>
      <w:r>
        <w:rPr>
          <w:color w:val="333333"/>
          <w:sz w:val="24"/>
        </w:rPr>
        <w:t xml:space="preserve">—Dial </w:t>
      </w:r>
      <w:r>
        <w:rPr>
          <w:color w:val="333333"/>
          <w:sz w:val="24"/>
        </w:rPr>
        <w:t>大模型动态分区协同推理</w:t>
      </w:r>
      <w:r>
        <w:rPr>
          <w:color w:val="333333"/>
          <w:sz w:val="24"/>
        </w:rPr>
        <w:t>—</w:t>
      </w:r>
      <w:r>
        <w:rPr>
          <w:color w:val="333333"/>
          <w:sz w:val="24"/>
        </w:rPr>
        <w:t>性能结果采集</w:t>
      </w:r>
      <w:r>
        <w:rPr>
          <w:color w:val="333333"/>
          <w:sz w:val="24"/>
        </w:rPr>
        <w:t>”</w:t>
      </w:r>
      <w:r>
        <w:rPr>
          <w:color w:val="333333"/>
          <w:sz w:val="24"/>
        </w:rPr>
        <w:t>的完整项目成果验证链路。</w:t>
      </w:r>
    </w:p>
    <w:p w14:paraId="27CAAB17" w14:textId="77777777" w:rsidR="00342A78" w:rsidRDefault="00000000">
      <w:pPr>
        <w:pStyle w:val="41"/>
        <w:numPr>
          <w:ilvl w:val="0"/>
          <w:numId w:val="20"/>
        </w:numPr>
        <w:spacing w:before="156" w:after="156"/>
      </w:pPr>
      <w:r>
        <w:t>测试用例</w:t>
      </w:r>
    </w:p>
    <w:p w14:paraId="251256F7" w14:textId="77777777" w:rsidR="00342A78" w:rsidRDefault="00000000">
      <w:pPr>
        <w:pStyle w:val="51"/>
        <w:spacing w:before="156" w:after="156"/>
      </w:pPr>
      <w:r>
        <w:t>测试用例</w:t>
      </w:r>
      <w:r>
        <w:rPr>
          <w:rFonts w:hint="eastAsia"/>
        </w:rPr>
        <w:t>4</w:t>
      </w:r>
      <w:r>
        <w:t>.1</w:t>
      </w:r>
      <w:r>
        <w:t>：</w:t>
      </w:r>
      <w:r>
        <w:t>LPR</w:t>
      </w:r>
      <w:r>
        <w:rPr>
          <w:rFonts w:hint="eastAsia"/>
        </w:rPr>
        <w:t>Net</w:t>
      </w:r>
      <w:r>
        <w:t>算法进行车牌识别</w:t>
      </w:r>
    </w:p>
    <w:tbl>
      <w:tblPr>
        <w:tblStyle w:val="afff1"/>
        <w:tblW w:w="0" w:type="auto"/>
        <w:tblLayout w:type="fixed"/>
        <w:tblLook w:val="04A0" w:firstRow="1" w:lastRow="0" w:firstColumn="1" w:lastColumn="0" w:noHBand="0" w:noVBand="1"/>
      </w:tblPr>
      <w:tblGrid>
        <w:gridCol w:w="1555"/>
        <w:gridCol w:w="8072"/>
      </w:tblGrid>
      <w:tr w:rsidR="00342A78" w14:paraId="2B01CCD5" w14:textId="77777777">
        <w:trPr>
          <w:trHeight w:val="430"/>
        </w:trPr>
        <w:tc>
          <w:tcPr>
            <w:tcW w:w="1555" w:type="dxa"/>
            <w:tcBorders>
              <w:top w:val="single" w:sz="4" w:space="0" w:color="auto"/>
              <w:left w:val="single" w:sz="4" w:space="0" w:color="auto"/>
              <w:bottom w:val="single" w:sz="4" w:space="0" w:color="auto"/>
              <w:right w:val="single" w:sz="4" w:space="0" w:color="auto"/>
            </w:tcBorders>
          </w:tcPr>
          <w:p w14:paraId="4B9F11C1"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3078F2A7" w14:textId="77777777" w:rsidR="00342A78" w:rsidRDefault="00000000">
            <w:pPr>
              <w:rPr>
                <w:color w:val="C00000"/>
                <w:szCs w:val="21"/>
              </w:rPr>
            </w:pPr>
            <w:r>
              <w:rPr>
                <w:szCs w:val="21"/>
              </w:rPr>
              <w:t xml:space="preserve">LPRNet </w:t>
            </w:r>
            <w:r>
              <w:rPr>
                <w:szCs w:val="21"/>
              </w:rPr>
              <w:t>车牌识别模型；输入一张车牌内容已知的测试照片，例如车牌为</w:t>
            </w:r>
            <w:r>
              <w:rPr>
                <w:szCs w:val="21"/>
              </w:rPr>
              <w:t>“</w:t>
            </w:r>
            <w:r>
              <w:rPr>
                <w:szCs w:val="21"/>
              </w:rPr>
              <w:t>湘</w:t>
            </w:r>
            <w:r>
              <w:rPr>
                <w:szCs w:val="21"/>
              </w:rPr>
              <w:t>F6CL03”</w:t>
            </w:r>
            <w:r>
              <w:rPr>
                <w:szCs w:val="21"/>
              </w:rPr>
              <w:t>的图片</w:t>
            </w:r>
            <w:r>
              <w:rPr>
                <w:rFonts w:hint="eastAsia"/>
                <w:szCs w:val="21"/>
              </w:rPr>
              <w:t>，</w:t>
            </w:r>
            <w:r>
              <w:rPr>
                <w:szCs w:val="21"/>
              </w:rPr>
              <w:t>测试模型为</w:t>
            </w:r>
            <w:r>
              <w:rPr>
                <w:rFonts w:hint="eastAsia"/>
                <w:szCs w:val="21"/>
              </w:rPr>
              <w:t>经过</w:t>
            </w:r>
            <w:r>
              <w:rPr>
                <w:rFonts w:hint="eastAsia"/>
                <w:szCs w:val="21"/>
              </w:rPr>
              <w:t>FRAME</w:t>
            </w:r>
            <w:r>
              <w:rPr>
                <w:rFonts w:hint="eastAsia"/>
                <w:szCs w:val="21"/>
              </w:rPr>
              <w:t>客户端优化编译后的最终模型</w:t>
            </w:r>
            <w:r>
              <w:rPr>
                <w:szCs w:val="21"/>
              </w:rPr>
              <w:t>；可通过</w:t>
            </w:r>
            <w:r>
              <w:rPr>
                <w:szCs w:val="21"/>
              </w:rPr>
              <w:t xml:space="preserve"> SSH </w:t>
            </w:r>
            <w:r>
              <w:rPr>
                <w:szCs w:val="21"/>
              </w:rPr>
              <w:t>访问</w:t>
            </w:r>
            <w:r>
              <w:rPr>
                <w:szCs w:val="21"/>
              </w:rPr>
              <w:t xml:space="preserve"> ROC-RK3588S-PC </w:t>
            </w:r>
            <w:r>
              <w:rPr>
                <w:szCs w:val="21"/>
              </w:rPr>
              <w:t>开发板，已完成</w:t>
            </w:r>
            <w:r>
              <w:rPr>
                <w:szCs w:val="21"/>
              </w:rPr>
              <w:t xml:space="preserve"> Rust-Shyper</w:t>
            </w:r>
            <w:r>
              <w:rPr>
                <w:szCs w:val="21"/>
              </w:rPr>
              <w:t>、持有</w:t>
            </w:r>
            <w:r>
              <w:rPr>
                <w:szCs w:val="21"/>
              </w:rPr>
              <w:t xml:space="preserve"> NPU </w:t>
            </w:r>
            <w:r>
              <w:rPr>
                <w:szCs w:val="21"/>
              </w:rPr>
              <w:t>的虚拟机及</w:t>
            </w:r>
            <w:r>
              <w:rPr>
                <w:szCs w:val="21"/>
              </w:rPr>
              <w:t xml:space="preserve"> NPU </w:t>
            </w:r>
            <w:r>
              <w:rPr>
                <w:szCs w:val="21"/>
              </w:rPr>
              <w:t>前置检查。</w:t>
            </w:r>
          </w:p>
        </w:tc>
      </w:tr>
      <w:tr w:rsidR="00342A78" w14:paraId="2ECD0D29" w14:textId="77777777">
        <w:trPr>
          <w:trHeight w:val="1075"/>
        </w:trPr>
        <w:tc>
          <w:tcPr>
            <w:tcW w:w="1555" w:type="dxa"/>
            <w:tcBorders>
              <w:top w:val="single" w:sz="4" w:space="0" w:color="auto"/>
              <w:left w:val="single" w:sz="4" w:space="0" w:color="auto"/>
              <w:bottom w:val="single" w:sz="4" w:space="0" w:color="auto"/>
              <w:right w:val="single" w:sz="4" w:space="0" w:color="auto"/>
            </w:tcBorders>
          </w:tcPr>
          <w:p w14:paraId="7F1BCAE3" w14:textId="77777777" w:rsidR="00342A78" w:rsidRDefault="00000000">
            <w:pPr>
              <w:rPr>
                <w:color w:val="C00000"/>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vAlign w:val="center"/>
          </w:tcPr>
          <w:p w14:paraId="0A1EEB2D" w14:textId="77777777" w:rsidR="00342A78" w:rsidRDefault="00000000">
            <w:pPr>
              <w:numPr>
                <w:ilvl w:val="0"/>
                <w:numId w:val="52"/>
              </w:numPr>
              <w:adjustRightInd/>
              <w:snapToGrid w:val="0"/>
              <w:spacing w:before="60" w:after="60" w:line="300" w:lineRule="auto"/>
              <w:textAlignment w:val="auto"/>
              <w:rPr>
                <w:color w:val="333333"/>
                <w:szCs w:val="21"/>
              </w:rPr>
            </w:pPr>
            <w:r>
              <w:rPr>
                <w:color w:val="333333"/>
                <w:szCs w:val="21"/>
              </w:rPr>
              <w:t>按本节统一前置检查启动</w:t>
            </w:r>
            <w:r>
              <w:rPr>
                <w:color w:val="333333"/>
                <w:szCs w:val="21"/>
              </w:rPr>
              <w:t xml:space="preserve"> Rust-Shyper</w:t>
            </w:r>
            <w:r>
              <w:rPr>
                <w:color w:val="333333"/>
                <w:szCs w:val="21"/>
              </w:rPr>
              <w:t>，确认</w:t>
            </w:r>
            <w:r>
              <w:rPr>
                <w:color w:val="333333"/>
                <w:szCs w:val="21"/>
              </w:rPr>
              <w:t xml:space="preserve"> VM0</w:t>
            </w:r>
            <w:r>
              <w:rPr>
                <w:color w:val="333333"/>
                <w:szCs w:val="21"/>
              </w:rPr>
              <w:t>为</w:t>
            </w:r>
            <w:r>
              <w:rPr>
                <w:color w:val="333333"/>
                <w:szCs w:val="21"/>
              </w:rPr>
              <w:t xml:space="preserve"> Active</w:t>
            </w:r>
            <w:r>
              <w:rPr>
                <w:color w:val="333333"/>
                <w:szCs w:val="21"/>
              </w:rPr>
              <w:t>，并在持有</w:t>
            </w:r>
            <w:r>
              <w:rPr>
                <w:color w:val="333333"/>
                <w:szCs w:val="21"/>
              </w:rPr>
              <w:t xml:space="preserve"> NPU </w:t>
            </w:r>
            <w:r>
              <w:rPr>
                <w:color w:val="333333"/>
                <w:szCs w:val="21"/>
              </w:rPr>
              <w:t>的</w:t>
            </w:r>
            <w:r>
              <w:rPr>
                <w:color w:val="333333"/>
                <w:szCs w:val="21"/>
              </w:rPr>
              <w:t xml:space="preserve"> VM</w:t>
            </w:r>
            <w:r>
              <w:rPr>
                <w:rFonts w:hint="eastAsia"/>
                <w:color w:val="333333"/>
                <w:szCs w:val="21"/>
              </w:rPr>
              <w:t>0</w:t>
            </w:r>
            <w:r>
              <w:rPr>
                <w:color w:val="333333"/>
                <w:szCs w:val="21"/>
              </w:rPr>
              <w:t>中取得</w:t>
            </w:r>
            <w:r>
              <w:rPr>
                <w:color w:val="333333"/>
                <w:szCs w:val="21"/>
              </w:rPr>
              <w:t xml:space="preserve"> RKNPU_SMOKE_OK</w:t>
            </w:r>
            <w:r>
              <w:rPr>
                <w:color w:val="333333"/>
                <w:szCs w:val="21"/>
              </w:rPr>
              <w:t>。</w:t>
            </w:r>
          </w:p>
          <w:p w14:paraId="79E7DDE9" w14:textId="77777777" w:rsidR="00342A78" w:rsidRDefault="00000000">
            <w:pPr>
              <w:numPr>
                <w:ilvl w:val="0"/>
                <w:numId w:val="52"/>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0F532E50"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186190EF"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src/rk3588s/AiRE/lprnet/</w:t>
            </w:r>
          </w:p>
          <w:p w14:paraId="4EBF8F4B" w14:textId="77777777" w:rsidR="00342A78" w:rsidRDefault="00000000">
            <w:pPr>
              <w:numPr>
                <w:ilvl w:val="0"/>
                <w:numId w:val="52"/>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73850"/>
              <w:placeholder>
                <w:docPart w:val="{3a3d1010-e70b-4398-be5d-bae92c4d901d}"/>
              </w:placeholder>
              <w15:appearance w15:val="hidden"/>
              <w:text w:multiLine="1"/>
            </w:sdtPr>
            <w:sdtContent>
              <w:p w14:paraId="2C660785"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77D151A1" w14:textId="77777777" w:rsidR="00342A78" w:rsidRDefault="00000000">
            <w:pPr>
              <w:numPr>
                <w:ilvl w:val="0"/>
                <w:numId w:val="52"/>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67321"/>
              <w:placeholder>
                <w:docPart w:val="{624fca85-95a0-4ef7-8326-122c3d110957}"/>
              </w:placeholder>
              <w15:appearance w15:val="hidden"/>
              <w:text w:multiLine="1"/>
            </w:sdtPr>
            <w:sdtContent>
              <w:p w14:paraId="766613A5"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1B4D70EE" w14:textId="77777777" w:rsidR="00342A78" w:rsidRDefault="00000000">
            <w:pPr>
              <w:numPr>
                <w:ilvl w:val="0"/>
                <w:numId w:val="52"/>
              </w:numPr>
              <w:adjustRightInd/>
              <w:snapToGrid w:val="0"/>
              <w:spacing w:before="60" w:after="60" w:line="300" w:lineRule="auto"/>
              <w:textAlignment w:val="auto"/>
              <w:rPr>
                <w:color w:val="333333"/>
                <w:szCs w:val="21"/>
              </w:rPr>
            </w:pPr>
            <w:r>
              <w:rPr>
                <w:color w:val="333333"/>
                <w:szCs w:val="21"/>
              </w:rPr>
              <w:t>若尚未上传模型，将以下文件上传至板端对应目录：</w:t>
            </w:r>
          </w:p>
          <w:p w14:paraId="7A8ADCE5"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src/rk3588s/AiRE/lprnet/weights/Final_LPRNet_model.rknn</w:t>
            </w:r>
          </w:p>
          <w:p w14:paraId="66678626" w14:textId="77777777" w:rsidR="00342A78" w:rsidRDefault="00000000">
            <w:pPr>
              <w:numPr>
                <w:ilvl w:val="0"/>
                <w:numId w:val="52"/>
              </w:numPr>
              <w:adjustRightInd/>
              <w:snapToGrid w:val="0"/>
              <w:spacing w:before="60" w:after="60" w:line="300" w:lineRule="auto"/>
              <w:textAlignment w:val="auto"/>
              <w:rPr>
                <w:color w:val="333333"/>
                <w:szCs w:val="21"/>
              </w:rPr>
            </w:pPr>
            <w:r>
              <w:rPr>
                <w:color w:val="333333"/>
                <w:szCs w:val="21"/>
              </w:rPr>
              <w:t>执行</w:t>
            </w:r>
            <w:r>
              <w:rPr>
                <w:color w:val="333333"/>
                <w:szCs w:val="21"/>
              </w:rPr>
              <w:t xml:space="preserve"> LPRNet </w:t>
            </w:r>
            <w:r>
              <w:rPr>
                <w:color w:val="333333"/>
                <w:szCs w:val="21"/>
              </w:rPr>
              <w:t>单图</w:t>
            </w:r>
            <w:r>
              <w:rPr>
                <w:color w:val="333333"/>
                <w:szCs w:val="21"/>
              </w:rPr>
              <w:t xml:space="preserve"> NPU </w:t>
            </w:r>
            <w:r>
              <w:rPr>
                <w:color w:val="333333"/>
                <w:szCs w:val="21"/>
              </w:rPr>
              <w:t>推理：</w:t>
            </w:r>
          </w:p>
          <w:sdt>
            <w:sdtPr>
              <w:rPr>
                <w:rFonts w:ascii="Consolas"/>
                <w:color w:val="333333"/>
                <w:szCs w:val="21"/>
              </w:rPr>
              <w:id w:val="147460997"/>
              <w:placeholder>
                <w:docPart w:val="{fcd8b87e-6149-4348-943c-d0dde76d8ff1}"/>
              </w:placeholder>
              <w15:appearance w15:val="hidden"/>
              <w:text w:multiLine="1"/>
            </w:sdtPr>
            <w:sdtContent>
              <w:p w14:paraId="6B9EDF96"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color w:val="333333"/>
                    <w:szCs w:val="21"/>
                  </w:rPr>
                  <w:t>cd /root/AIRE/AIRE-Mindspore/scripts/rk3588s/AiRE</w:t>
                </w:r>
                <w:r>
                  <w:rPr>
                    <w:rFonts w:ascii="Consolas"/>
                    <w:color w:val="333333"/>
                    <w:szCs w:val="21"/>
                  </w:rPr>
                  <w:br/>
                  <w:t xml:space="preserve">bash apply_lprnet.sh </w:t>
                </w:r>
              </w:p>
            </w:sdtContent>
          </w:sdt>
          <w:p w14:paraId="2A30D7A1" w14:textId="77777777" w:rsidR="00342A78" w:rsidRDefault="00000000">
            <w:pPr>
              <w:numPr>
                <w:ilvl w:val="0"/>
                <w:numId w:val="52"/>
              </w:numPr>
              <w:adjustRightInd/>
              <w:snapToGrid w:val="0"/>
              <w:spacing w:before="60" w:after="60" w:line="300" w:lineRule="auto"/>
              <w:textAlignment w:val="auto"/>
              <w:rPr>
                <w:rFonts w:ascii="Consolas"/>
                <w:color w:val="333333"/>
                <w:szCs w:val="21"/>
              </w:rPr>
            </w:pPr>
            <w:r>
              <w:rPr>
                <w:color w:val="333333"/>
                <w:szCs w:val="21"/>
              </w:rPr>
              <w:lastRenderedPageBreak/>
              <w:t>记录模型加载、</w:t>
            </w:r>
            <w:r>
              <w:rPr>
                <w:color w:val="333333"/>
                <w:szCs w:val="21"/>
              </w:rPr>
              <w:t xml:space="preserve">NPU Runtime </w:t>
            </w:r>
            <w:r>
              <w:rPr>
                <w:color w:val="333333"/>
                <w:szCs w:val="21"/>
              </w:rPr>
              <w:t>初始化、输入图片路径、输出张量形状及车牌识别结果。</w:t>
            </w:r>
          </w:p>
        </w:tc>
      </w:tr>
      <w:tr w:rsidR="00342A78" w14:paraId="7BFC8C9C" w14:textId="77777777">
        <w:tc>
          <w:tcPr>
            <w:tcW w:w="1555" w:type="dxa"/>
            <w:tcBorders>
              <w:top w:val="single" w:sz="4" w:space="0" w:color="auto"/>
              <w:left w:val="single" w:sz="4" w:space="0" w:color="auto"/>
              <w:bottom w:val="single" w:sz="4" w:space="0" w:color="auto"/>
              <w:right w:val="single" w:sz="4" w:space="0" w:color="auto"/>
            </w:tcBorders>
          </w:tcPr>
          <w:p w14:paraId="0B7EB74A" w14:textId="77777777" w:rsidR="00342A78" w:rsidRDefault="00000000">
            <w:pPr>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174A39BF" w14:textId="77777777" w:rsidR="00342A78" w:rsidRDefault="00000000">
            <w:pPr>
              <w:rPr>
                <w:color w:val="333333"/>
                <w:szCs w:val="21"/>
              </w:rPr>
            </w:pPr>
            <w:r>
              <w:rPr>
                <w:color w:val="333333"/>
                <w:szCs w:val="21"/>
              </w:rPr>
              <w:t xml:space="preserve">LPRNet </w:t>
            </w:r>
            <w:r>
              <w:rPr>
                <w:color w:val="333333"/>
                <w:szCs w:val="21"/>
              </w:rPr>
              <w:t>模型成功加载并在</w:t>
            </w:r>
            <w:r>
              <w:rPr>
                <w:color w:val="333333"/>
                <w:szCs w:val="21"/>
              </w:rPr>
              <w:t xml:space="preserve"> RK3588S NPU</w:t>
            </w:r>
            <w:r>
              <w:rPr>
                <w:color w:val="333333"/>
                <w:szCs w:val="21"/>
              </w:rPr>
              <w:t>上完成推理；终端输出有效的车牌识别结果。对于车牌内容为</w:t>
            </w:r>
            <w:r>
              <w:rPr>
                <w:color w:val="333333"/>
                <w:szCs w:val="21"/>
              </w:rPr>
              <w:t>“</w:t>
            </w:r>
            <w:r>
              <w:rPr>
                <w:color w:val="333333"/>
                <w:szCs w:val="21"/>
              </w:rPr>
              <w:t>湘</w:t>
            </w:r>
            <w:r>
              <w:rPr>
                <w:color w:val="333333"/>
                <w:szCs w:val="21"/>
              </w:rPr>
              <w:t>F6CL03”</w:t>
            </w:r>
            <w:r>
              <w:rPr>
                <w:color w:val="333333"/>
                <w:szCs w:val="21"/>
              </w:rPr>
              <w:t>的输入图片</w:t>
            </w:r>
            <w:r>
              <w:rPr>
                <w:rFonts w:hint="eastAsia"/>
                <w:color w:val="333333"/>
                <w:szCs w:val="21"/>
              </w:rPr>
              <w:t>：</w:t>
            </w:r>
          </w:p>
          <w:p w14:paraId="15962024" w14:textId="77777777" w:rsidR="00342A78" w:rsidRDefault="00000000">
            <w:pPr>
              <w:widowControl/>
              <w:spacing w:beforeAutospacing="1" w:afterAutospacing="1"/>
              <w:jc w:val="center"/>
              <w:rPr>
                <w:b/>
                <w:bCs/>
                <w:szCs w:val="21"/>
              </w:rPr>
            </w:pPr>
            <w:r>
              <w:rPr>
                <w:b/>
                <w:bCs/>
                <w:noProof/>
                <w:szCs w:val="21"/>
              </w:rPr>
              <w:drawing>
                <wp:inline distT="0" distB="0" distL="114300" distR="114300" wp14:anchorId="181875BA" wp14:editId="7D69213B">
                  <wp:extent cx="2830830" cy="73533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6"/>
                          <a:stretch>
                            <a:fillRect/>
                          </a:stretch>
                        </pic:blipFill>
                        <pic:spPr>
                          <a:xfrm>
                            <a:off x="0" y="0"/>
                            <a:ext cx="2842711" cy="738901"/>
                          </a:xfrm>
                          <a:prstGeom prst="rect">
                            <a:avLst/>
                          </a:prstGeom>
                          <a:noFill/>
                          <a:ln>
                            <a:noFill/>
                          </a:ln>
                        </pic:spPr>
                      </pic:pic>
                    </a:graphicData>
                  </a:graphic>
                </wp:inline>
              </w:drawing>
            </w:r>
          </w:p>
          <w:p w14:paraId="3B5BD10E" w14:textId="77777777" w:rsidR="00342A78" w:rsidRDefault="00000000">
            <w:pPr>
              <w:rPr>
                <w:b/>
                <w:bCs/>
                <w:color w:val="333333"/>
                <w:szCs w:val="21"/>
              </w:rPr>
            </w:pPr>
            <w:r>
              <w:rPr>
                <w:color w:val="333333"/>
                <w:szCs w:val="21"/>
              </w:rPr>
              <w:t>输出模型</w:t>
            </w:r>
            <w:r>
              <w:rPr>
                <w:rFonts w:hint="eastAsia"/>
                <w:color w:val="333333"/>
                <w:szCs w:val="21"/>
              </w:rPr>
              <w:t>识别</w:t>
            </w:r>
            <w:r>
              <w:rPr>
                <w:color w:val="333333"/>
                <w:szCs w:val="21"/>
              </w:rPr>
              <w:t>结果：</w:t>
            </w:r>
            <w:r>
              <w:rPr>
                <w:rFonts w:hint="eastAsia"/>
                <w:color w:val="333333"/>
                <w:szCs w:val="21"/>
              </w:rPr>
              <w:t>湘</w:t>
            </w:r>
            <w:r>
              <w:rPr>
                <w:rFonts w:hint="eastAsia"/>
                <w:color w:val="333333"/>
                <w:szCs w:val="21"/>
              </w:rPr>
              <w:t>F6CL03</w:t>
            </w:r>
            <w:r>
              <w:rPr>
                <w:rFonts w:hint="eastAsia"/>
                <w:color w:val="333333"/>
                <w:szCs w:val="21"/>
              </w:rPr>
              <w:t>（识别正确）</w:t>
            </w:r>
          </w:p>
          <w:p w14:paraId="4C6FE6F8" w14:textId="77777777" w:rsidR="00342A78" w:rsidRDefault="00000000">
            <w:pPr>
              <w:rPr>
                <w:color w:val="C00000"/>
                <w:szCs w:val="21"/>
              </w:rPr>
            </w:pPr>
            <w:r>
              <w:rPr>
                <w:noProof/>
              </w:rPr>
              <w:drawing>
                <wp:inline distT="0" distB="0" distL="114300" distR="114300" wp14:anchorId="452CCB45" wp14:editId="627EF333">
                  <wp:extent cx="4981575" cy="2007235"/>
                  <wp:effectExtent l="0" t="0" r="9525" b="12065"/>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47"/>
                          <a:stretch>
                            <a:fillRect/>
                          </a:stretch>
                        </pic:blipFill>
                        <pic:spPr>
                          <a:xfrm>
                            <a:off x="0" y="0"/>
                            <a:ext cx="4981575" cy="2007235"/>
                          </a:xfrm>
                          <a:prstGeom prst="rect">
                            <a:avLst/>
                          </a:prstGeom>
                          <a:noFill/>
                          <a:ln>
                            <a:noFill/>
                          </a:ln>
                        </pic:spPr>
                      </pic:pic>
                    </a:graphicData>
                  </a:graphic>
                </wp:inline>
              </w:drawing>
            </w:r>
          </w:p>
        </w:tc>
      </w:tr>
    </w:tbl>
    <w:p w14:paraId="22AB38AE" w14:textId="77777777" w:rsidR="00342A78" w:rsidRDefault="00000000">
      <w:pPr>
        <w:pStyle w:val="51"/>
        <w:spacing w:before="156" w:after="156"/>
      </w:pPr>
      <w:r>
        <w:t>测试用例</w:t>
      </w:r>
      <w:r>
        <w:rPr>
          <w:rFonts w:hint="eastAsia"/>
        </w:rPr>
        <w:t>4</w:t>
      </w:r>
      <w:r>
        <w:t>.2</w:t>
      </w:r>
      <w:r>
        <w:t>：</w:t>
      </w:r>
      <w:r>
        <w:rPr>
          <w:rFonts w:hint="eastAsia"/>
        </w:rPr>
        <w:t>ResNet</w:t>
      </w:r>
      <w:r>
        <w:t>50</w:t>
      </w:r>
      <w:r>
        <w:t>算法进行</w:t>
      </w:r>
      <w:r>
        <w:rPr>
          <w:rFonts w:hint="eastAsia"/>
        </w:rPr>
        <w:t>图像分类</w:t>
      </w:r>
    </w:p>
    <w:tbl>
      <w:tblPr>
        <w:tblStyle w:val="afff1"/>
        <w:tblW w:w="0" w:type="auto"/>
        <w:tblLayout w:type="fixed"/>
        <w:tblLook w:val="04A0" w:firstRow="1" w:lastRow="0" w:firstColumn="1" w:lastColumn="0" w:noHBand="0" w:noVBand="1"/>
      </w:tblPr>
      <w:tblGrid>
        <w:gridCol w:w="1555"/>
        <w:gridCol w:w="8072"/>
      </w:tblGrid>
      <w:tr w:rsidR="00342A78" w14:paraId="2D494A83" w14:textId="77777777">
        <w:tc>
          <w:tcPr>
            <w:tcW w:w="1555" w:type="dxa"/>
            <w:tcBorders>
              <w:top w:val="single" w:sz="4" w:space="0" w:color="auto"/>
              <w:left w:val="single" w:sz="4" w:space="0" w:color="auto"/>
              <w:bottom w:val="single" w:sz="4" w:space="0" w:color="auto"/>
              <w:right w:val="single" w:sz="4" w:space="0" w:color="auto"/>
            </w:tcBorders>
          </w:tcPr>
          <w:p w14:paraId="1DAA365E"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25F46EBF" w14:textId="77777777" w:rsidR="00342A78" w:rsidRDefault="00000000">
            <w:pPr>
              <w:rPr>
                <w:color w:val="C00000"/>
                <w:szCs w:val="21"/>
              </w:rPr>
            </w:pPr>
            <w:r>
              <w:rPr>
                <w:rFonts w:hint="eastAsia"/>
                <w:szCs w:val="21"/>
              </w:rPr>
              <w:t>ResNet</w:t>
            </w:r>
            <w:r>
              <w:rPr>
                <w:szCs w:val="21"/>
              </w:rPr>
              <w:t>50</w:t>
            </w:r>
            <w:r>
              <w:rPr>
                <w:szCs w:val="21"/>
              </w:rPr>
              <w:t>车牌识别模型；输入一张</w:t>
            </w:r>
            <w:r>
              <w:rPr>
                <w:rFonts w:hint="eastAsia"/>
                <w:szCs w:val="21"/>
              </w:rPr>
              <w:t>分类</w:t>
            </w:r>
            <w:r>
              <w:rPr>
                <w:szCs w:val="21"/>
              </w:rPr>
              <w:t>已知的测试照片，例如</w:t>
            </w:r>
            <w:r>
              <w:rPr>
                <w:rFonts w:hint="eastAsia"/>
                <w:szCs w:val="21"/>
              </w:rPr>
              <w:t>分类标签</w:t>
            </w:r>
            <w:r>
              <w:rPr>
                <w:szCs w:val="21"/>
              </w:rPr>
              <w:t>为</w:t>
            </w:r>
            <w:r>
              <w:rPr>
                <w:szCs w:val="21"/>
              </w:rPr>
              <w:t>“</w:t>
            </w:r>
            <w:r>
              <w:rPr>
                <w:rFonts w:hint="eastAsia"/>
                <w:szCs w:val="21"/>
              </w:rPr>
              <w:t>ship</w:t>
            </w:r>
            <w:r>
              <w:rPr>
                <w:szCs w:val="21"/>
              </w:rPr>
              <w:t>”</w:t>
            </w:r>
            <w:r>
              <w:rPr>
                <w:szCs w:val="21"/>
              </w:rPr>
              <w:t>的图片</w:t>
            </w:r>
            <w:r>
              <w:rPr>
                <w:rFonts w:hint="eastAsia"/>
                <w:szCs w:val="21"/>
              </w:rPr>
              <w:t>，</w:t>
            </w:r>
            <w:r>
              <w:rPr>
                <w:szCs w:val="21"/>
              </w:rPr>
              <w:t>测试模型为</w:t>
            </w:r>
            <w:r>
              <w:rPr>
                <w:rFonts w:hint="eastAsia"/>
                <w:szCs w:val="21"/>
              </w:rPr>
              <w:t>经过</w:t>
            </w:r>
            <w:r>
              <w:rPr>
                <w:rFonts w:hint="eastAsia"/>
                <w:szCs w:val="21"/>
              </w:rPr>
              <w:t>FRAME</w:t>
            </w:r>
            <w:r>
              <w:rPr>
                <w:rFonts w:hint="eastAsia"/>
                <w:szCs w:val="21"/>
              </w:rPr>
              <w:t>客户端优化编译后的最终模型</w:t>
            </w:r>
            <w:r>
              <w:rPr>
                <w:szCs w:val="21"/>
              </w:rPr>
              <w:t>；可通过</w:t>
            </w:r>
            <w:r>
              <w:rPr>
                <w:szCs w:val="21"/>
              </w:rPr>
              <w:t xml:space="preserve"> SSH </w:t>
            </w:r>
            <w:r>
              <w:rPr>
                <w:szCs w:val="21"/>
              </w:rPr>
              <w:t>访问</w:t>
            </w:r>
            <w:r>
              <w:rPr>
                <w:szCs w:val="21"/>
              </w:rPr>
              <w:t xml:space="preserve"> ROC-RK3588S-PC </w:t>
            </w:r>
            <w:r>
              <w:rPr>
                <w:szCs w:val="21"/>
              </w:rPr>
              <w:t>开发板，已完成</w:t>
            </w:r>
            <w:r>
              <w:rPr>
                <w:szCs w:val="21"/>
              </w:rPr>
              <w:t xml:space="preserve"> Rust-Shyper</w:t>
            </w:r>
            <w:r>
              <w:rPr>
                <w:szCs w:val="21"/>
              </w:rPr>
              <w:t>、持有</w:t>
            </w:r>
            <w:r>
              <w:rPr>
                <w:szCs w:val="21"/>
              </w:rPr>
              <w:t xml:space="preserve"> NPU </w:t>
            </w:r>
            <w:r>
              <w:rPr>
                <w:szCs w:val="21"/>
              </w:rPr>
              <w:t>的虚拟机及</w:t>
            </w:r>
            <w:r>
              <w:rPr>
                <w:szCs w:val="21"/>
              </w:rPr>
              <w:t xml:space="preserve"> NPU </w:t>
            </w:r>
            <w:r>
              <w:rPr>
                <w:szCs w:val="21"/>
              </w:rPr>
              <w:t>前置检查。</w:t>
            </w:r>
          </w:p>
        </w:tc>
      </w:tr>
      <w:tr w:rsidR="00342A78" w14:paraId="67930747" w14:textId="77777777">
        <w:trPr>
          <w:trHeight w:val="6436"/>
        </w:trPr>
        <w:tc>
          <w:tcPr>
            <w:tcW w:w="1555" w:type="dxa"/>
            <w:tcBorders>
              <w:top w:val="single" w:sz="4" w:space="0" w:color="auto"/>
              <w:left w:val="single" w:sz="4" w:space="0" w:color="auto"/>
              <w:bottom w:val="single" w:sz="4" w:space="0" w:color="auto"/>
              <w:right w:val="single" w:sz="4" w:space="0" w:color="auto"/>
            </w:tcBorders>
          </w:tcPr>
          <w:p w14:paraId="6FBC551C" w14:textId="77777777" w:rsidR="00342A78" w:rsidRDefault="00000000">
            <w:pPr>
              <w:rPr>
                <w:color w:val="C00000"/>
                <w:szCs w:val="21"/>
              </w:rPr>
            </w:pPr>
            <w:r>
              <w:rPr>
                <w:b/>
                <w:bCs/>
                <w:color w:val="333333"/>
                <w:szCs w:val="21"/>
              </w:rPr>
              <w:lastRenderedPageBreak/>
              <w:t>测试步骤</w:t>
            </w:r>
          </w:p>
        </w:tc>
        <w:tc>
          <w:tcPr>
            <w:tcW w:w="8072" w:type="dxa"/>
            <w:tcBorders>
              <w:top w:val="single" w:sz="4" w:space="0" w:color="auto"/>
              <w:left w:val="single" w:sz="4" w:space="0" w:color="auto"/>
              <w:bottom w:val="single" w:sz="4" w:space="0" w:color="auto"/>
              <w:right w:val="single" w:sz="4" w:space="0" w:color="auto"/>
            </w:tcBorders>
          </w:tcPr>
          <w:p w14:paraId="1B419DE2" w14:textId="77777777" w:rsidR="00342A78" w:rsidRDefault="00000000">
            <w:pPr>
              <w:numPr>
                <w:ilvl w:val="0"/>
                <w:numId w:val="53"/>
              </w:numPr>
              <w:adjustRightInd/>
              <w:snapToGrid w:val="0"/>
              <w:spacing w:before="60" w:after="60" w:line="300" w:lineRule="auto"/>
              <w:textAlignment w:val="auto"/>
              <w:rPr>
                <w:color w:val="333333"/>
                <w:szCs w:val="21"/>
              </w:rPr>
            </w:pPr>
            <w:r>
              <w:rPr>
                <w:color w:val="333333"/>
                <w:szCs w:val="21"/>
              </w:rPr>
              <w:t>按本节统一前置检查启动</w:t>
            </w:r>
            <w:r>
              <w:rPr>
                <w:color w:val="333333"/>
                <w:szCs w:val="21"/>
              </w:rPr>
              <w:t xml:space="preserve"> Rust-Shyper</w:t>
            </w:r>
            <w:r>
              <w:rPr>
                <w:color w:val="333333"/>
                <w:szCs w:val="21"/>
              </w:rPr>
              <w:t>，确认</w:t>
            </w:r>
            <w:r>
              <w:rPr>
                <w:color w:val="333333"/>
                <w:szCs w:val="21"/>
              </w:rPr>
              <w:t xml:space="preserve"> VM0 </w:t>
            </w:r>
            <w:r>
              <w:rPr>
                <w:color w:val="333333"/>
                <w:szCs w:val="21"/>
              </w:rPr>
              <w:t>为</w:t>
            </w:r>
            <w:r>
              <w:rPr>
                <w:color w:val="333333"/>
                <w:szCs w:val="21"/>
              </w:rPr>
              <w:t xml:space="preserve"> Active</w:t>
            </w:r>
            <w:r>
              <w:rPr>
                <w:color w:val="333333"/>
                <w:szCs w:val="21"/>
              </w:rPr>
              <w:t>，并在持有</w:t>
            </w:r>
            <w:r>
              <w:rPr>
                <w:color w:val="333333"/>
                <w:szCs w:val="21"/>
              </w:rPr>
              <w:t xml:space="preserve"> NPU </w:t>
            </w:r>
            <w:r>
              <w:rPr>
                <w:color w:val="333333"/>
                <w:szCs w:val="21"/>
              </w:rPr>
              <w:t>的</w:t>
            </w:r>
            <w:r>
              <w:rPr>
                <w:color w:val="333333"/>
                <w:szCs w:val="21"/>
              </w:rPr>
              <w:t xml:space="preserve"> VM</w:t>
            </w:r>
            <w:r>
              <w:rPr>
                <w:rFonts w:hint="eastAsia"/>
                <w:color w:val="333333"/>
                <w:szCs w:val="21"/>
              </w:rPr>
              <w:t>0</w:t>
            </w:r>
            <w:r>
              <w:rPr>
                <w:color w:val="333333"/>
                <w:szCs w:val="21"/>
              </w:rPr>
              <w:t xml:space="preserve"> </w:t>
            </w:r>
            <w:r>
              <w:rPr>
                <w:color w:val="333333"/>
                <w:szCs w:val="21"/>
              </w:rPr>
              <w:t>中取得</w:t>
            </w:r>
            <w:r>
              <w:rPr>
                <w:color w:val="333333"/>
                <w:szCs w:val="21"/>
              </w:rPr>
              <w:t xml:space="preserve"> RKNPU_SMOKE_OK</w:t>
            </w:r>
            <w:r>
              <w:rPr>
                <w:color w:val="333333"/>
                <w:szCs w:val="21"/>
              </w:rPr>
              <w:t>。</w:t>
            </w:r>
          </w:p>
          <w:p w14:paraId="254497E0" w14:textId="77777777" w:rsidR="00342A78" w:rsidRDefault="00000000">
            <w:pPr>
              <w:numPr>
                <w:ilvl w:val="0"/>
                <w:numId w:val="53"/>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4BF00955"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4EA7C483"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src/rk3588s/AiRE/resnet50/</w:t>
            </w:r>
          </w:p>
          <w:p w14:paraId="1EC779DE" w14:textId="77777777" w:rsidR="00342A78" w:rsidRDefault="00000000">
            <w:pPr>
              <w:numPr>
                <w:ilvl w:val="0"/>
                <w:numId w:val="53"/>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77508"/>
              <w:placeholder>
                <w:docPart w:val="{feaf9925-d6b9-4c47-a72b-4b4c12f0ba23}"/>
              </w:placeholder>
              <w15:appearance w15:val="hidden"/>
              <w:text w:multiLine="1"/>
            </w:sdtPr>
            <w:sdtContent>
              <w:p w14:paraId="6246EE28"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0A7F1C68" w14:textId="77777777" w:rsidR="00342A78" w:rsidRDefault="00000000">
            <w:pPr>
              <w:numPr>
                <w:ilvl w:val="0"/>
                <w:numId w:val="53"/>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82555"/>
              <w:placeholder>
                <w:docPart w:val="{6572d6db-d916-4139-9a64-138bc65911ef}"/>
              </w:placeholder>
              <w15:appearance w15:val="hidden"/>
              <w:text w:multiLine="1"/>
            </w:sdtPr>
            <w:sdtContent>
              <w:p w14:paraId="70567D08"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6E31AF4F" w14:textId="77777777" w:rsidR="00342A78" w:rsidRDefault="00000000">
            <w:pPr>
              <w:numPr>
                <w:ilvl w:val="0"/>
                <w:numId w:val="53"/>
              </w:numPr>
              <w:adjustRightInd/>
              <w:snapToGrid w:val="0"/>
              <w:spacing w:before="60" w:after="60" w:line="300" w:lineRule="auto"/>
              <w:textAlignment w:val="auto"/>
              <w:rPr>
                <w:color w:val="333333"/>
                <w:szCs w:val="21"/>
              </w:rPr>
            </w:pPr>
            <w:r>
              <w:rPr>
                <w:color w:val="333333"/>
                <w:szCs w:val="21"/>
              </w:rPr>
              <w:t>若尚未上传模型，将以下文件上传至板端对应目录：</w:t>
            </w:r>
          </w:p>
          <w:p w14:paraId="51FC4E90"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src/rk3588s/AiRE/resnet50/weights/Final_ResNet_model.rknn</w:t>
            </w:r>
          </w:p>
          <w:p w14:paraId="1441F579" w14:textId="77777777" w:rsidR="00342A78" w:rsidRDefault="00000000">
            <w:pPr>
              <w:numPr>
                <w:ilvl w:val="0"/>
                <w:numId w:val="53"/>
              </w:numPr>
              <w:adjustRightInd/>
              <w:snapToGrid w:val="0"/>
              <w:spacing w:before="60" w:after="60" w:line="300" w:lineRule="auto"/>
              <w:textAlignment w:val="auto"/>
              <w:rPr>
                <w:color w:val="333333"/>
                <w:szCs w:val="21"/>
              </w:rPr>
            </w:pPr>
            <w:r>
              <w:rPr>
                <w:color w:val="333333"/>
                <w:szCs w:val="21"/>
              </w:rPr>
              <w:t>执行</w:t>
            </w:r>
            <w:r>
              <w:rPr>
                <w:color w:val="333333"/>
                <w:szCs w:val="21"/>
              </w:rPr>
              <w:t xml:space="preserve"> </w:t>
            </w:r>
            <w:r>
              <w:rPr>
                <w:rFonts w:hint="eastAsia"/>
                <w:szCs w:val="21"/>
              </w:rPr>
              <w:t>ResNet</w:t>
            </w:r>
            <w:r>
              <w:rPr>
                <w:szCs w:val="21"/>
              </w:rPr>
              <w:t>50</w:t>
            </w:r>
            <w:r>
              <w:rPr>
                <w:color w:val="333333"/>
                <w:szCs w:val="21"/>
              </w:rPr>
              <w:t xml:space="preserve"> </w:t>
            </w:r>
            <w:r>
              <w:rPr>
                <w:color w:val="333333"/>
                <w:szCs w:val="21"/>
              </w:rPr>
              <w:t>单图</w:t>
            </w:r>
            <w:r>
              <w:rPr>
                <w:color w:val="333333"/>
                <w:szCs w:val="21"/>
              </w:rPr>
              <w:t xml:space="preserve"> NPU </w:t>
            </w:r>
            <w:r>
              <w:rPr>
                <w:color w:val="333333"/>
                <w:szCs w:val="21"/>
              </w:rPr>
              <w:t>推理：</w:t>
            </w:r>
          </w:p>
          <w:p w14:paraId="32D33976" w14:textId="77777777" w:rsidR="00342A78" w:rsidRDefault="00000000">
            <w:pPr>
              <w:numPr>
                <w:ilvl w:val="255"/>
                <w:numId w:val="0"/>
              </w:numPr>
              <w:shd w:val="clear" w:color="auto" w:fill="F5F5F5"/>
              <w:snapToGrid w:val="0"/>
              <w:spacing w:before="60" w:after="60" w:line="240" w:lineRule="auto"/>
              <w:ind w:leftChars="200" w:left="420"/>
              <w:jc w:val="left"/>
            </w:pPr>
            <w:sdt>
              <w:sdtPr>
                <w:rPr>
                  <w:rFonts w:ascii="Consolas"/>
                  <w:color w:val="333333"/>
                  <w:szCs w:val="21"/>
                </w:rPr>
                <w:id w:val="147480324"/>
                <w:placeholder>
                  <w:docPart w:val="{f0c3602a-5038-4257-8557-b5c482b240ff}"/>
                </w:placeholder>
                <w15:appearance w15:val="hidden"/>
                <w:text w:multiLine="1"/>
              </w:sdtPr>
              <w:sdtContent>
                <w:r>
                  <w:rPr>
                    <w:rFonts w:ascii="Consolas"/>
                    <w:color w:val="333333"/>
                    <w:szCs w:val="21"/>
                  </w:rPr>
                  <w:t>cd /root/AIRE/AIRE-Mindspore/scripts/rk3588s/AiRE</w:t>
                </w:r>
                <w:r>
                  <w:rPr>
                    <w:rFonts w:ascii="Consolas"/>
                    <w:color w:val="333333"/>
                    <w:szCs w:val="21"/>
                  </w:rPr>
                  <w:br/>
                  <w:t>bash apply_</w:t>
                </w:r>
                <w:r>
                  <w:rPr>
                    <w:rFonts w:ascii="Consolas" w:hint="eastAsia"/>
                    <w:color w:val="333333"/>
                    <w:szCs w:val="21"/>
                  </w:rPr>
                  <w:t>ResNet50</w:t>
                </w:r>
                <w:r>
                  <w:rPr>
                    <w:rFonts w:ascii="Consolas"/>
                    <w:color w:val="333333"/>
                    <w:szCs w:val="21"/>
                  </w:rPr>
                  <w:t xml:space="preserve">.sh </w:t>
                </w:r>
              </w:sdtContent>
            </w:sdt>
          </w:p>
          <w:p w14:paraId="017E3480" w14:textId="77777777" w:rsidR="00342A78" w:rsidRDefault="00000000">
            <w:pPr>
              <w:numPr>
                <w:ilvl w:val="0"/>
                <w:numId w:val="53"/>
              </w:numPr>
              <w:jc w:val="left"/>
            </w:pPr>
            <w:r>
              <w:rPr>
                <w:color w:val="333333"/>
                <w:szCs w:val="21"/>
              </w:rPr>
              <w:t>记录模型加载、</w:t>
            </w:r>
            <w:r>
              <w:rPr>
                <w:color w:val="333333"/>
                <w:szCs w:val="21"/>
              </w:rPr>
              <w:t xml:space="preserve">NPU Runtime </w:t>
            </w:r>
            <w:r>
              <w:rPr>
                <w:color w:val="333333"/>
                <w:szCs w:val="21"/>
              </w:rPr>
              <w:t>初始化、输入图片路径、输出张量形状及</w:t>
            </w:r>
            <w:r>
              <w:rPr>
                <w:rFonts w:hint="eastAsia"/>
                <w:color w:val="333333"/>
                <w:szCs w:val="21"/>
              </w:rPr>
              <w:t>图像分类</w:t>
            </w:r>
            <w:r>
              <w:rPr>
                <w:color w:val="333333"/>
                <w:szCs w:val="21"/>
              </w:rPr>
              <w:t>结果。</w:t>
            </w:r>
          </w:p>
        </w:tc>
      </w:tr>
      <w:tr w:rsidR="00342A78" w14:paraId="27B949A0" w14:textId="77777777">
        <w:tc>
          <w:tcPr>
            <w:tcW w:w="1555" w:type="dxa"/>
            <w:tcBorders>
              <w:top w:val="single" w:sz="4" w:space="0" w:color="auto"/>
              <w:left w:val="single" w:sz="4" w:space="0" w:color="auto"/>
              <w:bottom w:val="single" w:sz="4" w:space="0" w:color="auto"/>
              <w:right w:val="single" w:sz="4" w:space="0" w:color="auto"/>
            </w:tcBorders>
          </w:tcPr>
          <w:p w14:paraId="0E8B28DB" w14:textId="77777777" w:rsidR="00342A78" w:rsidRDefault="00000000">
            <w:pPr>
              <w:rPr>
                <w:color w:val="C00000"/>
                <w:szCs w:val="21"/>
              </w:rPr>
            </w:pPr>
            <w:r>
              <w:rPr>
                <w:b/>
                <w:bCs/>
                <w:color w:val="333333"/>
                <w:szCs w:val="21"/>
              </w:rPr>
              <w:t>预期结果</w:t>
            </w:r>
          </w:p>
        </w:tc>
        <w:tc>
          <w:tcPr>
            <w:tcW w:w="8072" w:type="dxa"/>
            <w:tcBorders>
              <w:top w:val="single" w:sz="4" w:space="0" w:color="auto"/>
              <w:left w:val="single" w:sz="4" w:space="0" w:color="auto"/>
              <w:bottom w:val="single" w:sz="4" w:space="0" w:color="auto"/>
              <w:right w:val="single" w:sz="4" w:space="0" w:color="auto"/>
            </w:tcBorders>
          </w:tcPr>
          <w:p w14:paraId="0E6258F6" w14:textId="77777777" w:rsidR="00342A78" w:rsidRDefault="00000000">
            <w:pPr>
              <w:rPr>
                <w:color w:val="333333"/>
                <w:szCs w:val="21"/>
              </w:rPr>
            </w:pPr>
            <w:r>
              <w:rPr>
                <w:rFonts w:hint="eastAsia"/>
                <w:szCs w:val="21"/>
              </w:rPr>
              <w:t>ResNet</w:t>
            </w:r>
            <w:r>
              <w:rPr>
                <w:szCs w:val="21"/>
              </w:rPr>
              <w:t>50</w:t>
            </w:r>
            <w:r>
              <w:rPr>
                <w:color w:val="333333"/>
                <w:szCs w:val="21"/>
              </w:rPr>
              <w:t xml:space="preserve"> </w:t>
            </w:r>
            <w:r>
              <w:rPr>
                <w:color w:val="333333"/>
                <w:szCs w:val="21"/>
              </w:rPr>
              <w:t>模型成功加载并在</w:t>
            </w:r>
            <w:r>
              <w:rPr>
                <w:color w:val="333333"/>
                <w:szCs w:val="21"/>
              </w:rPr>
              <w:t xml:space="preserve"> RK3588S NPU</w:t>
            </w:r>
            <w:r>
              <w:rPr>
                <w:color w:val="333333"/>
                <w:szCs w:val="21"/>
              </w:rPr>
              <w:t>上完成推理；终端输出有效的</w:t>
            </w:r>
            <w:r>
              <w:rPr>
                <w:rFonts w:hint="eastAsia"/>
                <w:color w:val="333333"/>
                <w:szCs w:val="21"/>
              </w:rPr>
              <w:t>分类识别</w:t>
            </w:r>
            <w:r>
              <w:rPr>
                <w:color w:val="333333"/>
                <w:szCs w:val="21"/>
              </w:rPr>
              <w:t>结果。对于</w:t>
            </w:r>
            <w:r>
              <w:rPr>
                <w:rFonts w:hint="eastAsia"/>
                <w:color w:val="333333"/>
                <w:szCs w:val="21"/>
              </w:rPr>
              <w:t>分类标签</w:t>
            </w:r>
            <w:r>
              <w:rPr>
                <w:color w:val="333333"/>
                <w:szCs w:val="21"/>
              </w:rPr>
              <w:t>为</w:t>
            </w:r>
            <w:r>
              <w:rPr>
                <w:color w:val="333333"/>
                <w:szCs w:val="21"/>
              </w:rPr>
              <w:t>“</w:t>
            </w:r>
            <w:r>
              <w:rPr>
                <w:rFonts w:hint="eastAsia"/>
                <w:color w:val="333333"/>
                <w:szCs w:val="21"/>
              </w:rPr>
              <w:t>ship</w:t>
            </w:r>
            <w:r>
              <w:rPr>
                <w:color w:val="333333"/>
                <w:szCs w:val="21"/>
              </w:rPr>
              <w:t>”</w:t>
            </w:r>
            <w:r>
              <w:rPr>
                <w:color w:val="333333"/>
                <w:szCs w:val="21"/>
              </w:rPr>
              <w:t>的输入图片</w:t>
            </w:r>
            <w:r>
              <w:rPr>
                <w:rFonts w:hint="eastAsia"/>
                <w:color w:val="333333"/>
                <w:szCs w:val="21"/>
              </w:rPr>
              <w:t>：</w:t>
            </w:r>
          </w:p>
          <w:p w14:paraId="3B81CB0E" w14:textId="77777777" w:rsidR="00342A78" w:rsidRDefault="00000000">
            <w:pPr>
              <w:widowControl/>
              <w:spacing w:beforeAutospacing="1" w:afterAutospacing="1"/>
              <w:jc w:val="left"/>
              <w:rPr>
                <w:szCs w:val="21"/>
              </w:rPr>
            </w:pPr>
            <w:r>
              <w:rPr>
                <w:rFonts w:hint="eastAsia"/>
                <w:noProof/>
                <w:szCs w:val="21"/>
              </w:rPr>
              <w:drawing>
                <wp:inline distT="0" distB="0" distL="114300" distR="114300" wp14:anchorId="3B44E343" wp14:editId="5CCF6538">
                  <wp:extent cx="619125" cy="619125"/>
                  <wp:effectExtent l="0" t="0" r="9525" b="9525"/>
                  <wp:docPr id="13" name="图片 13" descr="image_1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age_1_8"/>
                          <pic:cNvPicPr>
                            <a:picLocks noChangeAspect="1"/>
                          </pic:cNvPicPr>
                        </pic:nvPicPr>
                        <pic:blipFill>
                          <a:blip r:embed="rId48"/>
                          <a:stretch>
                            <a:fillRect/>
                          </a:stretch>
                        </pic:blipFill>
                        <pic:spPr>
                          <a:xfrm>
                            <a:off x="0" y="0"/>
                            <a:ext cx="619125" cy="619125"/>
                          </a:xfrm>
                          <a:prstGeom prst="rect">
                            <a:avLst/>
                          </a:prstGeom>
                          <a:noFill/>
                          <a:ln>
                            <a:noFill/>
                          </a:ln>
                        </pic:spPr>
                      </pic:pic>
                    </a:graphicData>
                  </a:graphic>
                </wp:inline>
              </w:drawing>
            </w:r>
          </w:p>
          <w:p w14:paraId="7D57ADF3" w14:textId="77777777" w:rsidR="00342A78" w:rsidRDefault="00000000">
            <w:pPr>
              <w:widowControl/>
              <w:spacing w:beforeAutospacing="1" w:afterAutospacing="1"/>
              <w:jc w:val="left"/>
              <w:rPr>
                <w:color w:val="C00000"/>
                <w:szCs w:val="21"/>
              </w:rPr>
            </w:pPr>
            <w:r>
              <w:rPr>
                <w:color w:val="333333"/>
                <w:szCs w:val="21"/>
              </w:rPr>
              <w:t>输出</w:t>
            </w:r>
            <w:r>
              <w:rPr>
                <w:rFonts w:hint="eastAsia"/>
                <w:color w:val="333333"/>
                <w:szCs w:val="21"/>
              </w:rPr>
              <w:t>模型</w:t>
            </w:r>
            <w:r>
              <w:rPr>
                <w:color w:val="333333"/>
                <w:szCs w:val="21"/>
              </w:rPr>
              <w:t>分类结果（预测概率与分类结果）</w:t>
            </w:r>
            <w:r>
              <w:rPr>
                <w:rFonts w:hint="eastAsia"/>
                <w:color w:val="333333"/>
                <w:szCs w:val="21"/>
              </w:rPr>
              <w:t>验证模型分类正确。</w:t>
            </w:r>
            <w:r>
              <w:rPr>
                <w:color w:val="333333"/>
                <w:szCs w:val="21"/>
                <w:lang w:bidi="ar"/>
              </w:rPr>
              <w:br/>
            </w:r>
            <w:r>
              <w:rPr>
                <w:noProof/>
              </w:rPr>
              <w:drawing>
                <wp:inline distT="0" distB="0" distL="114300" distR="114300" wp14:anchorId="1B6AF40E" wp14:editId="71218756">
                  <wp:extent cx="4986655" cy="2316480"/>
                  <wp:effectExtent l="0" t="0" r="4445" b="7620"/>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49"/>
                          <a:stretch>
                            <a:fillRect/>
                          </a:stretch>
                        </pic:blipFill>
                        <pic:spPr>
                          <a:xfrm>
                            <a:off x="0" y="0"/>
                            <a:ext cx="4986655" cy="2316480"/>
                          </a:xfrm>
                          <a:prstGeom prst="rect">
                            <a:avLst/>
                          </a:prstGeom>
                          <a:noFill/>
                          <a:ln>
                            <a:noFill/>
                          </a:ln>
                        </pic:spPr>
                      </pic:pic>
                    </a:graphicData>
                  </a:graphic>
                </wp:inline>
              </w:drawing>
            </w:r>
          </w:p>
        </w:tc>
      </w:tr>
    </w:tbl>
    <w:p w14:paraId="0A4A4CD4" w14:textId="77777777" w:rsidR="00342A78" w:rsidRDefault="00000000">
      <w:pPr>
        <w:pStyle w:val="51"/>
        <w:spacing w:before="156" w:after="156"/>
      </w:pPr>
      <w:r>
        <w:lastRenderedPageBreak/>
        <w:t>测试用例</w:t>
      </w:r>
      <w:r>
        <w:rPr>
          <w:rFonts w:hint="eastAsia"/>
        </w:rPr>
        <w:t>4.3</w:t>
      </w:r>
      <w:r>
        <w:t>：</w:t>
      </w:r>
      <w:r>
        <w:t>Yolov5</w:t>
      </w:r>
      <w:r>
        <w:t>算法进行</w:t>
      </w:r>
      <w:r>
        <w:rPr>
          <w:rFonts w:hint="eastAsia"/>
        </w:rPr>
        <w:t>目标</w:t>
      </w:r>
      <w:r>
        <w:t>检测</w:t>
      </w:r>
    </w:p>
    <w:tbl>
      <w:tblPr>
        <w:tblStyle w:val="afff1"/>
        <w:tblW w:w="0" w:type="auto"/>
        <w:tblLayout w:type="fixed"/>
        <w:tblLook w:val="04A0" w:firstRow="1" w:lastRow="0" w:firstColumn="1" w:lastColumn="0" w:noHBand="0" w:noVBand="1"/>
      </w:tblPr>
      <w:tblGrid>
        <w:gridCol w:w="1555"/>
        <w:gridCol w:w="8072"/>
      </w:tblGrid>
      <w:tr w:rsidR="00342A78" w14:paraId="706C2F93" w14:textId="77777777">
        <w:tc>
          <w:tcPr>
            <w:tcW w:w="1555" w:type="dxa"/>
            <w:tcBorders>
              <w:top w:val="single" w:sz="4" w:space="0" w:color="auto"/>
              <w:left w:val="single" w:sz="4" w:space="0" w:color="auto"/>
              <w:bottom w:val="single" w:sz="4" w:space="0" w:color="auto"/>
              <w:right w:val="single" w:sz="4" w:space="0" w:color="auto"/>
            </w:tcBorders>
          </w:tcPr>
          <w:p w14:paraId="5F72225A"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389CBF85" w14:textId="77777777" w:rsidR="00342A78" w:rsidRDefault="00000000">
            <w:pPr>
              <w:rPr>
                <w:color w:val="C00000"/>
                <w:szCs w:val="21"/>
              </w:rPr>
            </w:pPr>
            <w:r>
              <w:t>YOLOv5</w:t>
            </w:r>
            <w:r>
              <w:rPr>
                <w:szCs w:val="21"/>
              </w:rPr>
              <w:t>车牌识别模型；输入一张测试照片</w:t>
            </w:r>
            <w:r>
              <w:rPr>
                <w:rFonts w:hint="eastAsia"/>
                <w:szCs w:val="21"/>
              </w:rPr>
              <w:t>，</w:t>
            </w:r>
            <w:r>
              <w:rPr>
                <w:szCs w:val="21"/>
              </w:rPr>
              <w:t>测试模型为</w:t>
            </w:r>
            <w:r>
              <w:rPr>
                <w:rFonts w:hint="eastAsia"/>
                <w:szCs w:val="21"/>
              </w:rPr>
              <w:t>经过</w:t>
            </w:r>
            <w:r>
              <w:rPr>
                <w:rFonts w:hint="eastAsia"/>
                <w:szCs w:val="21"/>
              </w:rPr>
              <w:t>FRAME</w:t>
            </w:r>
            <w:r>
              <w:rPr>
                <w:rFonts w:hint="eastAsia"/>
                <w:szCs w:val="21"/>
              </w:rPr>
              <w:t>客户端优化编译后的最终模型</w:t>
            </w:r>
            <w:r>
              <w:rPr>
                <w:szCs w:val="21"/>
              </w:rPr>
              <w:t>；可通过</w:t>
            </w:r>
            <w:r>
              <w:rPr>
                <w:szCs w:val="21"/>
              </w:rPr>
              <w:t xml:space="preserve"> SSH </w:t>
            </w:r>
            <w:r>
              <w:rPr>
                <w:szCs w:val="21"/>
              </w:rPr>
              <w:t>访问</w:t>
            </w:r>
            <w:r>
              <w:rPr>
                <w:szCs w:val="21"/>
              </w:rPr>
              <w:t xml:space="preserve"> ROC-RK3588S-PC </w:t>
            </w:r>
            <w:r>
              <w:rPr>
                <w:szCs w:val="21"/>
              </w:rPr>
              <w:t>开发板，已完成</w:t>
            </w:r>
            <w:r>
              <w:rPr>
                <w:szCs w:val="21"/>
              </w:rPr>
              <w:t xml:space="preserve"> Rust-Shyper</w:t>
            </w:r>
            <w:r>
              <w:rPr>
                <w:szCs w:val="21"/>
              </w:rPr>
              <w:t>、持有</w:t>
            </w:r>
            <w:r>
              <w:rPr>
                <w:szCs w:val="21"/>
              </w:rPr>
              <w:t xml:space="preserve"> NPU </w:t>
            </w:r>
            <w:r>
              <w:rPr>
                <w:szCs w:val="21"/>
              </w:rPr>
              <w:t>的虚拟机及</w:t>
            </w:r>
            <w:r>
              <w:rPr>
                <w:szCs w:val="21"/>
              </w:rPr>
              <w:t xml:space="preserve"> NPU </w:t>
            </w:r>
            <w:r>
              <w:rPr>
                <w:szCs w:val="21"/>
              </w:rPr>
              <w:t>前置检查。</w:t>
            </w:r>
          </w:p>
        </w:tc>
      </w:tr>
      <w:tr w:rsidR="00342A78" w14:paraId="0E51370A" w14:textId="77777777">
        <w:tc>
          <w:tcPr>
            <w:tcW w:w="1555" w:type="dxa"/>
            <w:tcBorders>
              <w:top w:val="single" w:sz="4" w:space="0" w:color="auto"/>
              <w:left w:val="single" w:sz="4" w:space="0" w:color="auto"/>
              <w:bottom w:val="single" w:sz="4" w:space="0" w:color="auto"/>
              <w:right w:val="single" w:sz="4" w:space="0" w:color="auto"/>
            </w:tcBorders>
          </w:tcPr>
          <w:p w14:paraId="016A0794" w14:textId="77777777" w:rsidR="00342A78" w:rsidRDefault="00000000">
            <w:pPr>
              <w:rPr>
                <w:color w:val="C00000"/>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186D6485" w14:textId="77777777" w:rsidR="00342A78" w:rsidRDefault="00000000">
            <w:pPr>
              <w:numPr>
                <w:ilvl w:val="0"/>
                <w:numId w:val="54"/>
              </w:numPr>
              <w:adjustRightInd/>
              <w:snapToGrid w:val="0"/>
              <w:spacing w:before="60" w:after="60" w:line="300" w:lineRule="auto"/>
              <w:textAlignment w:val="auto"/>
              <w:rPr>
                <w:color w:val="333333"/>
                <w:szCs w:val="21"/>
              </w:rPr>
            </w:pPr>
            <w:r>
              <w:rPr>
                <w:color w:val="333333"/>
                <w:szCs w:val="21"/>
              </w:rPr>
              <w:t>按本节统一前置检查启动</w:t>
            </w:r>
            <w:r>
              <w:rPr>
                <w:color w:val="333333"/>
                <w:szCs w:val="21"/>
              </w:rPr>
              <w:t xml:space="preserve"> Rust-Shyper</w:t>
            </w:r>
            <w:r>
              <w:rPr>
                <w:color w:val="333333"/>
                <w:szCs w:val="21"/>
              </w:rPr>
              <w:t>，确认</w:t>
            </w:r>
            <w:r>
              <w:rPr>
                <w:color w:val="333333"/>
                <w:szCs w:val="21"/>
              </w:rPr>
              <w:t xml:space="preserve"> VM0 </w:t>
            </w:r>
            <w:r>
              <w:rPr>
                <w:color w:val="333333"/>
                <w:szCs w:val="21"/>
              </w:rPr>
              <w:t>为</w:t>
            </w:r>
            <w:r>
              <w:rPr>
                <w:color w:val="333333"/>
                <w:szCs w:val="21"/>
              </w:rPr>
              <w:t xml:space="preserve"> Active</w:t>
            </w:r>
            <w:r>
              <w:rPr>
                <w:color w:val="333333"/>
                <w:szCs w:val="21"/>
              </w:rPr>
              <w:t>，并在持有</w:t>
            </w:r>
            <w:r>
              <w:rPr>
                <w:color w:val="333333"/>
                <w:szCs w:val="21"/>
              </w:rPr>
              <w:t xml:space="preserve"> NPU </w:t>
            </w:r>
            <w:r>
              <w:rPr>
                <w:color w:val="333333"/>
                <w:szCs w:val="21"/>
              </w:rPr>
              <w:t>的</w:t>
            </w:r>
            <w:r>
              <w:rPr>
                <w:color w:val="333333"/>
                <w:szCs w:val="21"/>
              </w:rPr>
              <w:t xml:space="preserve"> VM</w:t>
            </w:r>
            <w:r>
              <w:rPr>
                <w:rFonts w:hint="eastAsia"/>
                <w:color w:val="333333"/>
                <w:szCs w:val="21"/>
              </w:rPr>
              <w:t>0</w:t>
            </w:r>
            <w:r>
              <w:rPr>
                <w:color w:val="333333"/>
                <w:szCs w:val="21"/>
              </w:rPr>
              <w:t xml:space="preserve"> </w:t>
            </w:r>
            <w:r>
              <w:rPr>
                <w:color w:val="333333"/>
                <w:szCs w:val="21"/>
              </w:rPr>
              <w:t>中取得</w:t>
            </w:r>
            <w:r>
              <w:rPr>
                <w:color w:val="333333"/>
                <w:szCs w:val="21"/>
              </w:rPr>
              <w:t xml:space="preserve"> RKNPU_SMOKE_OK</w:t>
            </w:r>
            <w:r>
              <w:rPr>
                <w:color w:val="333333"/>
                <w:szCs w:val="21"/>
              </w:rPr>
              <w:t>。</w:t>
            </w:r>
          </w:p>
          <w:p w14:paraId="1C01C978" w14:textId="77777777" w:rsidR="00342A78" w:rsidRDefault="00000000">
            <w:pPr>
              <w:numPr>
                <w:ilvl w:val="0"/>
                <w:numId w:val="54"/>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171E3199"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242D75D0"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src/rk3588s/AiRE/yolov5/</w:t>
            </w:r>
          </w:p>
          <w:p w14:paraId="131C1EC5" w14:textId="77777777" w:rsidR="00342A78" w:rsidRDefault="00000000">
            <w:pPr>
              <w:numPr>
                <w:ilvl w:val="0"/>
                <w:numId w:val="54"/>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80577"/>
              <w:placeholder>
                <w:docPart w:val="{1ef8a78e-40ca-4593-9e24-b5e4da636ec7}"/>
              </w:placeholder>
              <w15:appearance w15:val="hidden"/>
              <w:text w:multiLine="1"/>
            </w:sdtPr>
            <w:sdtContent>
              <w:p w14:paraId="767682F1"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120DDC5D" w14:textId="77777777" w:rsidR="00342A78" w:rsidRDefault="00000000">
            <w:pPr>
              <w:numPr>
                <w:ilvl w:val="0"/>
                <w:numId w:val="54"/>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80998"/>
              <w:placeholder>
                <w:docPart w:val="{d42d784e-c2d1-4ff4-8188-82a38692adcb}"/>
              </w:placeholder>
              <w15:appearance w15:val="hidden"/>
              <w:text w:multiLine="1"/>
            </w:sdtPr>
            <w:sdtContent>
              <w:p w14:paraId="14A957B3"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0951B663" w14:textId="77777777" w:rsidR="00342A78" w:rsidRDefault="00000000">
            <w:pPr>
              <w:numPr>
                <w:ilvl w:val="0"/>
                <w:numId w:val="54"/>
              </w:numPr>
              <w:adjustRightInd/>
              <w:snapToGrid w:val="0"/>
              <w:spacing w:before="60" w:after="60" w:line="300" w:lineRule="auto"/>
              <w:textAlignment w:val="auto"/>
              <w:rPr>
                <w:color w:val="333333"/>
                <w:szCs w:val="21"/>
              </w:rPr>
            </w:pPr>
            <w:r>
              <w:rPr>
                <w:color w:val="333333"/>
                <w:szCs w:val="21"/>
              </w:rPr>
              <w:t>若尚未上传模型，将以下文件上传至板端对应目录：</w:t>
            </w:r>
          </w:p>
          <w:p w14:paraId="325BD0AA"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src/rk3588s/AiRE/yolov5/weights/Final_YOLOv5s_model.rknn</w:t>
            </w:r>
          </w:p>
          <w:p w14:paraId="1AAE07B2" w14:textId="77777777" w:rsidR="00342A78" w:rsidRDefault="00000000">
            <w:pPr>
              <w:numPr>
                <w:ilvl w:val="0"/>
                <w:numId w:val="54"/>
              </w:numPr>
              <w:adjustRightInd/>
              <w:snapToGrid w:val="0"/>
              <w:spacing w:before="60" w:after="60" w:line="300" w:lineRule="auto"/>
              <w:textAlignment w:val="auto"/>
              <w:rPr>
                <w:color w:val="333333"/>
                <w:szCs w:val="21"/>
              </w:rPr>
            </w:pPr>
            <w:r>
              <w:rPr>
                <w:color w:val="333333"/>
                <w:szCs w:val="21"/>
              </w:rPr>
              <w:t>执行</w:t>
            </w:r>
            <w:r>
              <w:rPr>
                <w:color w:val="333333"/>
                <w:szCs w:val="21"/>
              </w:rPr>
              <w:t xml:space="preserve"> </w:t>
            </w:r>
            <w:r>
              <w:rPr>
                <w:rFonts w:hint="eastAsia"/>
                <w:szCs w:val="21"/>
              </w:rPr>
              <w:t>yolov5</w:t>
            </w:r>
            <w:r>
              <w:rPr>
                <w:color w:val="333333"/>
                <w:szCs w:val="21"/>
              </w:rPr>
              <w:t xml:space="preserve"> </w:t>
            </w:r>
            <w:r>
              <w:rPr>
                <w:color w:val="333333"/>
                <w:szCs w:val="21"/>
              </w:rPr>
              <w:t>单图</w:t>
            </w:r>
            <w:r>
              <w:rPr>
                <w:color w:val="333333"/>
                <w:szCs w:val="21"/>
              </w:rPr>
              <w:t xml:space="preserve"> NPU </w:t>
            </w:r>
            <w:r>
              <w:rPr>
                <w:color w:val="333333"/>
                <w:szCs w:val="21"/>
              </w:rPr>
              <w:t>推理：</w:t>
            </w:r>
          </w:p>
          <w:p w14:paraId="6714E75F" w14:textId="77777777" w:rsidR="00342A78" w:rsidRDefault="00000000">
            <w:pPr>
              <w:numPr>
                <w:ilvl w:val="255"/>
                <w:numId w:val="0"/>
              </w:numPr>
              <w:shd w:val="clear" w:color="auto" w:fill="F5F5F5"/>
              <w:snapToGrid w:val="0"/>
              <w:spacing w:before="60" w:after="60" w:line="240" w:lineRule="auto"/>
              <w:ind w:leftChars="200" w:left="420"/>
              <w:jc w:val="left"/>
            </w:pPr>
            <w:sdt>
              <w:sdtPr>
                <w:rPr>
                  <w:rFonts w:ascii="Consolas"/>
                  <w:color w:val="333333"/>
                  <w:szCs w:val="21"/>
                </w:rPr>
                <w:id w:val="147466120"/>
                <w:placeholder>
                  <w:docPart w:val="{84387801-f111-4ca2-aad6-02b4e9c020c7}"/>
                </w:placeholder>
                <w15:appearance w15:val="hidden"/>
                <w:text w:multiLine="1"/>
              </w:sdtPr>
              <w:sdtContent>
                <w:r>
                  <w:rPr>
                    <w:rFonts w:ascii="Consolas"/>
                    <w:color w:val="333333"/>
                    <w:szCs w:val="21"/>
                  </w:rPr>
                  <w:t>cd /root/AIRE/AIRE-Mindspore/scripts/rk3588s/AiRE</w:t>
                </w:r>
                <w:r>
                  <w:rPr>
                    <w:rFonts w:ascii="Consolas"/>
                    <w:color w:val="333333"/>
                    <w:szCs w:val="21"/>
                  </w:rPr>
                  <w:br/>
                  <w:t>bash apply_</w:t>
                </w:r>
                <w:r>
                  <w:rPr>
                    <w:rFonts w:ascii="Consolas" w:hint="eastAsia"/>
                    <w:color w:val="333333"/>
                    <w:szCs w:val="21"/>
                  </w:rPr>
                  <w:t>yolov5</w:t>
                </w:r>
                <w:r>
                  <w:rPr>
                    <w:rFonts w:ascii="Consolas"/>
                    <w:color w:val="333333"/>
                    <w:szCs w:val="21"/>
                  </w:rPr>
                  <w:t xml:space="preserve">.sh </w:t>
                </w:r>
              </w:sdtContent>
            </w:sdt>
          </w:p>
          <w:p w14:paraId="7B70E043" w14:textId="77777777" w:rsidR="00342A78" w:rsidRDefault="00000000">
            <w:pPr>
              <w:numPr>
                <w:ilvl w:val="0"/>
                <w:numId w:val="54"/>
              </w:numPr>
              <w:jc w:val="left"/>
              <w:rPr>
                <w:color w:val="C00000"/>
                <w:szCs w:val="21"/>
              </w:rPr>
            </w:pPr>
            <w:r>
              <w:rPr>
                <w:color w:val="333333"/>
                <w:szCs w:val="21"/>
              </w:rPr>
              <w:t>记录模型加载、</w:t>
            </w:r>
            <w:r>
              <w:rPr>
                <w:color w:val="333333"/>
                <w:szCs w:val="21"/>
              </w:rPr>
              <w:t xml:space="preserve">NPU Runtime </w:t>
            </w:r>
            <w:r>
              <w:rPr>
                <w:color w:val="333333"/>
                <w:szCs w:val="21"/>
              </w:rPr>
              <w:t>初始化、输入图片路径、输出张量形状及</w:t>
            </w:r>
            <w:r>
              <w:rPr>
                <w:rFonts w:hint="eastAsia"/>
                <w:color w:val="333333"/>
                <w:szCs w:val="21"/>
              </w:rPr>
              <w:t>目标检测结果。</w:t>
            </w:r>
          </w:p>
        </w:tc>
      </w:tr>
      <w:tr w:rsidR="00342A78" w14:paraId="2C46A252" w14:textId="77777777">
        <w:tc>
          <w:tcPr>
            <w:tcW w:w="1555" w:type="dxa"/>
            <w:tcBorders>
              <w:top w:val="single" w:sz="4" w:space="0" w:color="auto"/>
              <w:left w:val="single" w:sz="4" w:space="0" w:color="auto"/>
              <w:bottom w:val="single" w:sz="4" w:space="0" w:color="auto"/>
              <w:right w:val="single" w:sz="4" w:space="0" w:color="auto"/>
            </w:tcBorders>
          </w:tcPr>
          <w:p w14:paraId="5CB92B8F" w14:textId="77777777" w:rsidR="00342A78" w:rsidRDefault="00342A78">
            <w:pPr>
              <w:rPr>
                <w:color w:val="C00000"/>
                <w:szCs w:val="21"/>
              </w:rPr>
            </w:pPr>
          </w:p>
        </w:tc>
        <w:tc>
          <w:tcPr>
            <w:tcW w:w="8072" w:type="dxa"/>
            <w:tcBorders>
              <w:top w:val="single" w:sz="4" w:space="0" w:color="auto"/>
              <w:left w:val="single" w:sz="4" w:space="0" w:color="auto"/>
              <w:bottom w:val="single" w:sz="4" w:space="0" w:color="auto"/>
              <w:right w:val="single" w:sz="4" w:space="0" w:color="auto"/>
            </w:tcBorders>
          </w:tcPr>
          <w:p w14:paraId="164648B0" w14:textId="77777777" w:rsidR="00342A78" w:rsidRDefault="00000000">
            <w:pPr>
              <w:rPr>
                <w:color w:val="333333"/>
                <w:szCs w:val="21"/>
              </w:rPr>
            </w:pPr>
            <w:r>
              <w:t>YOLOv5</w:t>
            </w:r>
            <w:r>
              <w:rPr>
                <w:color w:val="333333"/>
                <w:szCs w:val="21"/>
              </w:rPr>
              <w:t>模型成功加载并在</w:t>
            </w:r>
            <w:r>
              <w:rPr>
                <w:color w:val="333333"/>
                <w:szCs w:val="21"/>
              </w:rPr>
              <w:t xml:space="preserve"> RK3588S NPU</w:t>
            </w:r>
            <w:r>
              <w:rPr>
                <w:color w:val="333333"/>
                <w:szCs w:val="21"/>
              </w:rPr>
              <w:t>上完成推理；终端输出有效的</w:t>
            </w:r>
            <w:r>
              <w:rPr>
                <w:rFonts w:hint="eastAsia"/>
                <w:color w:val="333333"/>
                <w:szCs w:val="21"/>
              </w:rPr>
              <w:t>目标</w:t>
            </w:r>
            <w:r>
              <w:rPr>
                <w:color w:val="333333"/>
                <w:szCs w:val="21"/>
              </w:rPr>
              <w:t>结果</w:t>
            </w:r>
            <w:r>
              <w:rPr>
                <w:rFonts w:hint="eastAsia"/>
                <w:color w:val="333333"/>
                <w:szCs w:val="21"/>
              </w:rPr>
              <w:t>并且对输出框进行绘制</w:t>
            </w:r>
            <w:r>
              <w:rPr>
                <w:color w:val="333333"/>
                <w:szCs w:val="21"/>
              </w:rPr>
              <w:t>。对于输入图片</w:t>
            </w:r>
            <w:r>
              <w:rPr>
                <w:rFonts w:hint="eastAsia"/>
                <w:color w:val="333333"/>
                <w:szCs w:val="21"/>
              </w:rPr>
              <w:t>：</w:t>
            </w:r>
          </w:p>
          <w:p w14:paraId="27CE5C94" w14:textId="77777777" w:rsidR="00342A78" w:rsidRDefault="00000000">
            <w:pPr>
              <w:rPr>
                <w:szCs w:val="21"/>
              </w:rPr>
            </w:pPr>
            <w:r>
              <w:rPr>
                <w:noProof/>
                <w:szCs w:val="21"/>
              </w:rPr>
              <w:drawing>
                <wp:inline distT="0" distB="0" distL="114300" distR="114300" wp14:anchorId="2E51EEAC" wp14:editId="183DFCDA">
                  <wp:extent cx="2333625" cy="2333625"/>
                  <wp:effectExtent l="0" t="0" r="9525" b="9525"/>
                  <wp:docPr id="3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IMG_256"/>
                          <pic:cNvPicPr>
                            <a:picLocks noChangeAspect="1"/>
                          </pic:cNvPicPr>
                        </pic:nvPicPr>
                        <pic:blipFill>
                          <a:blip r:embed="rId50"/>
                          <a:stretch>
                            <a:fillRect/>
                          </a:stretch>
                        </pic:blipFill>
                        <pic:spPr>
                          <a:xfrm>
                            <a:off x="0" y="0"/>
                            <a:ext cx="2333625" cy="2333625"/>
                          </a:xfrm>
                          <a:prstGeom prst="rect">
                            <a:avLst/>
                          </a:prstGeom>
                          <a:noFill/>
                          <a:ln w="9525">
                            <a:noFill/>
                          </a:ln>
                        </pic:spPr>
                      </pic:pic>
                    </a:graphicData>
                  </a:graphic>
                </wp:inline>
              </w:drawing>
            </w:r>
          </w:p>
          <w:p w14:paraId="32C25B41" w14:textId="77777777" w:rsidR="00342A78" w:rsidRDefault="00000000">
            <w:pPr>
              <w:widowControl/>
              <w:spacing w:beforeAutospacing="1" w:afterAutospacing="1"/>
              <w:jc w:val="left"/>
              <w:rPr>
                <w:color w:val="333333"/>
                <w:szCs w:val="21"/>
              </w:rPr>
            </w:pPr>
            <w:r>
              <w:rPr>
                <w:color w:val="333333"/>
                <w:szCs w:val="21"/>
              </w:rPr>
              <w:t>输出</w:t>
            </w:r>
            <w:r>
              <w:rPr>
                <w:rFonts w:hint="eastAsia"/>
                <w:color w:val="333333"/>
                <w:szCs w:val="21"/>
              </w:rPr>
              <w:t>模型检测</w:t>
            </w:r>
            <w:r>
              <w:rPr>
                <w:color w:val="333333"/>
                <w:szCs w:val="21"/>
              </w:rPr>
              <w:t>结果：</w:t>
            </w:r>
          </w:p>
          <w:p w14:paraId="65339D02" w14:textId="77777777" w:rsidR="00342A78" w:rsidRDefault="00000000">
            <w:pPr>
              <w:widowControl/>
              <w:spacing w:beforeAutospacing="1" w:afterAutospacing="1"/>
              <w:rPr>
                <w:szCs w:val="21"/>
              </w:rPr>
            </w:pPr>
            <w:r>
              <w:rPr>
                <w:noProof/>
              </w:rPr>
              <w:lastRenderedPageBreak/>
              <w:drawing>
                <wp:inline distT="0" distB="0" distL="114300" distR="114300" wp14:anchorId="1D19EBCC" wp14:editId="0677B838">
                  <wp:extent cx="4986655" cy="2390775"/>
                  <wp:effectExtent l="0" t="0" r="4445" b="9525"/>
                  <wp:docPr id="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
                          <pic:cNvPicPr>
                            <a:picLocks noChangeAspect="1"/>
                          </pic:cNvPicPr>
                        </pic:nvPicPr>
                        <pic:blipFill>
                          <a:blip r:embed="rId51"/>
                          <a:stretch>
                            <a:fillRect/>
                          </a:stretch>
                        </pic:blipFill>
                        <pic:spPr>
                          <a:xfrm>
                            <a:off x="0" y="0"/>
                            <a:ext cx="4986655" cy="2390775"/>
                          </a:xfrm>
                          <a:prstGeom prst="rect">
                            <a:avLst/>
                          </a:prstGeom>
                          <a:noFill/>
                          <a:ln>
                            <a:noFill/>
                          </a:ln>
                        </pic:spPr>
                      </pic:pic>
                    </a:graphicData>
                  </a:graphic>
                </wp:inline>
              </w:drawing>
            </w:r>
          </w:p>
          <w:p w14:paraId="081B521C" w14:textId="77777777" w:rsidR="00342A78" w:rsidRDefault="00000000">
            <w:pPr>
              <w:widowControl/>
              <w:spacing w:beforeAutospacing="1" w:afterAutospacing="1"/>
              <w:rPr>
                <w:szCs w:val="21"/>
              </w:rPr>
            </w:pPr>
            <w:r>
              <w:rPr>
                <w:rFonts w:hint="eastAsia"/>
                <w:noProof/>
                <w:szCs w:val="21"/>
              </w:rPr>
              <w:drawing>
                <wp:inline distT="0" distB="0" distL="114300" distR="114300" wp14:anchorId="39E2FE48" wp14:editId="5441E400">
                  <wp:extent cx="2331085" cy="2331085"/>
                  <wp:effectExtent l="0" t="0" r="12065" b="12065"/>
                  <wp:docPr id="82" name="图片 82"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result"/>
                          <pic:cNvPicPr>
                            <a:picLocks noChangeAspect="1"/>
                          </pic:cNvPicPr>
                        </pic:nvPicPr>
                        <pic:blipFill>
                          <a:blip r:embed="rId52"/>
                          <a:stretch>
                            <a:fillRect/>
                          </a:stretch>
                        </pic:blipFill>
                        <pic:spPr>
                          <a:xfrm>
                            <a:off x="0" y="0"/>
                            <a:ext cx="2331085" cy="2331085"/>
                          </a:xfrm>
                          <a:prstGeom prst="rect">
                            <a:avLst/>
                          </a:prstGeom>
                        </pic:spPr>
                      </pic:pic>
                    </a:graphicData>
                  </a:graphic>
                </wp:inline>
              </w:drawing>
            </w:r>
          </w:p>
          <w:p w14:paraId="1B29C3BB" w14:textId="77777777" w:rsidR="00342A78" w:rsidRDefault="00342A78">
            <w:pPr>
              <w:ind w:firstLine="480"/>
              <w:rPr>
                <w:color w:val="C00000"/>
                <w:szCs w:val="21"/>
              </w:rPr>
            </w:pPr>
          </w:p>
        </w:tc>
      </w:tr>
    </w:tbl>
    <w:p w14:paraId="2CCDDEE9" w14:textId="77777777" w:rsidR="00342A78" w:rsidRDefault="00000000">
      <w:pPr>
        <w:pStyle w:val="51"/>
        <w:spacing w:before="156" w:after="156"/>
      </w:pPr>
      <w:r>
        <w:lastRenderedPageBreak/>
        <w:t>测试用例</w:t>
      </w:r>
      <w:r>
        <w:rPr>
          <w:rFonts w:hint="eastAsia"/>
        </w:rPr>
        <w:t>4.4</w:t>
      </w:r>
      <w:r>
        <w:t>：</w:t>
      </w:r>
      <w:r>
        <w:rPr>
          <w:rFonts w:hint="eastAsia"/>
        </w:rPr>
        <w:t>BiSeNet</w:t>
      </w:r>
      <w:r>
        <w:t>算法进</w:t>
      </w:r>
      <w:r>
        <w:rPr>
          <w:rFonts w:hint="eastAsia"/>
        </w:rPr>
        <w:t>行语义分割</w:t>
      </w:r>
    </w:p>
    <w:tbl>
      <w:tblPr>
        <w:tblStyle w:val="afff1"/>
        <w:tblW w:w="0" w:type="auto"/>
        <w:tblLayout w:type="fixed"/>
        <w:tblLook w:val="04A0" w:firstRow="1" w:lastRow="0" w:firstColumn="1" w:lastColumn="0" w:noHBand="0" w:noVBand="1"/>
      </w:tblPr>
      <w:tblGrid>
        <w:gridCol w:w="1555"/>
        <w:gridCol w:w="8072"/>
      </w:tblGrid>
      <w:tr w:rsidR="00342A78" w14:paraId="73D384AF" w14:textId="77777777">
        <w:tc>
          <w:tcPr>
            <w:tcW w:w="1555" w:type="dxa"/>
            <w:tcBorders>
              <w:top w:val="single" w:sz="4" w:space="0" w:color="auto"/>
              <w:left w:val="single" w:sz="4" w:space="0" w:color="auto"/>
              <w:bottom w:val="single" w:sz="4" w:space="0" w:color="auto"/>
              <w:right w:val="single" w:sz="4" w:space="0" w:color="auto"/>
            </w:tcBorders>
          </w:tcPr>
          <w:p w14:paraId="70ED502E" w14:textId="77777777" w:rsidR="00342A78" w:rsidRDefault="00000000">
            <w:pPr>
              <w:rPr>
                <w:color w:val="C00000"/>
                <w:szCs w:val="21"/>
              </w:rPr>
            </w:pPr>
            <w:r>
              <w:rPr>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5B29F61C" w14:textId="77777777" w:rsidR="00342A78" w:rsidRDefault="00000000">
            <w:pPr>
              <w:rPr>
                <w:color w:val="C00000"/>
                <w:szCs w:val="21"/>
              </w:rPr>
            </w:pPr>
            <w:r>
              <w:rPr>
                <w:rFonts w:hint="eastAsia"/>
                <w:szCs w:val="21"/>
              </w:rPr>
              <w:t>BiSeNet</w:t>
            </w:r>
            <w:r>
              <w:rPr>
                <w:szCs w:val="21"/>
              </w:rPr>
              <w:t>车牌识别模型；输入一张测试照片</w:t>
            </w:r>
            <w:r>
              <w:rPr>
                <w:rFonts w:hint="eastAsia"/>
                <w:szCs w:val="21"/>
              </w:rPr>
              <w:t>，</w:t>
            </w:r>
            <w:r>
              <w:rPr>
                <w:szCs w:val="21"/>
              </w:rPr>
              <w:t>测试模型为</w:t>
            </w:r>
            <w:r>
              <w:rPr>
                <w:rFonts w:hint="eastAsia"/>
                <w:szCs w:val="21"/>
              </w:rPr>
              <w:t>经过</w:t>
            </w:r>
            <w:r>
              <w:rPr>
                <w:rFonts w:hint="eastAsia"/>
                <w:szCs w:val="21"/>
              </w:rPr>
              <w:t>FRAME</w:t>
            </w:r>
            <w:r>
              <w:rPr>
                <w:rFonts w:hint="eastAsia"/>
                <w:szCs w:val="21"/>
              </w:rPr>
              <w:t>客户端优化编译后的最终模型</w:t>
            </w:r>
            <w:r>
              <w:rPr>
                <w:szCs w:val="21"/>
              </w:rPr>
              <w:t>；可通过</w:t>
            </w:r>
            <w:r>
              <w:rPr>
                <w:szCs w:val="21"/>
              </w:rPr>
              <w:t xml:space="preserve"> SSH </w:t>
            </w:r>
            <w:r>
              <w:rPr>
                <w:szCs w:val="21"/>
              </w:rPr>
              <w:t>访问</w:t>
            </w:r>
            <w:r>
              <w:rPr>
                <w:szCs w:val="21"/>
              </w:rPr>
              <w:t xml:space="preserve"> ROC-RK3588S-PC </w:t>
            </w:r>
            <w:r>
              <w:rPr>
                <w:szCs w:val="21"/>
              </w:rPr>
              <w:t>开发板，已完成</w:t>
            </w:r>
            <w:r>
              <w:rPr>
                <w:szCs w:val="21"/>
              </w:rPr>
              <w:t xml:space="preserve"> Rust-Shyper</w:t>
            </w:r>
            <w:r>
              <w:rPr>
                <w:szCs w:val="21"/>
              </w:rPr>
              <w:t>、持有</w:t>
            </w:r>
            <w:r>
              <w:rPr>
                <w:szCs w:val="21"/>
              </w:rPr>
              <w:t xml:space="preserve"> NPU </w:t>
            </w:r>
            <w:r>
              <w:rPr>
                <w:szCs w:val="21"/>
              </w:rPr>
              <w:t>的虚拟机及</w:t>
            </w:r>
            <w:r>
              <w:rPr>
                <w:szCs w:val="21"/>
              </w:rPr>
              <w:t xml:space="preserve"> NPU </w:t>
            </w:r>
            <w:r>
              <w:rPr>
                <w:szCs w:val="21"/>
              </w:rPr>
              <w:t>前置检查。</w:t>
            </w:r>
          </w:p>
        </w:tc>
      </w:tr>
      <w:tr w:rsidR="00342A78" w14:paraId="337104A2" w14:textId="77777777">
        <w:tc>
          <w:tcPr>
            <w:tcW w:w="1555" w:type="dxa"/>
            <w:tcBorders>
              <w:top w:val="single" w:sz="4" w:space="0" w:color="auto"/>
              <w:left w:val="single" w:sz="4" w:space="0" w:color="auto"/>
              <w:bottom w:val="single" w:sz="4" w:space="0" w:color="auto"/>
              <w:right w:val="single" w:sz="4" w:space="0" w:color="auto"/>
            </w:tcBorders>
          </w:tcPr>
          <w:p w14:paraId="149618BA" w14:textId="77777777" w:rsidR="00342A78" w:rsidRDefault="00000000">
            <w:pPr>
              <w:rPr>
                <w:color w:val="C00000"/>
                <w:szCs w:val="21"/>
              </w:rPr>
            </w:pPr>
            <w:r>
              <w:rPr>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47B86F8A" w14:textId="77777777" w:rsidR="00342A78" w:rsidRDefault="00000000">
            <w:pPr>
              <w:numPr>
                <w:ilvl w:val="0"/>
                <w:numId w:val="55"/>
              </w:numPr>
              <w:adjustRightInd/>
              <w:snapToGrid w:val="0"/>
              <w:spacing w:before="60" w:after="60" w:line="300" w:lineRule="auto"/>
              <w:textAlignment w:val="auto"/>
              <w:rPr>
                <w:color w:val="333333"/>
                <w:szCs w:val="21"/>
              </w:rPr>
            </w:pPr>
            <w:r>
              <w:rPr>
                <w:color w:val="333333"/>
                <w:szCs w:val="21"/>
              </w:rPr>
              <w:t>按本节统一前置检查启动</w:t>
            </w:r>
            <w:r>
              <w:rPr>
                <w:color w:val="333333"/>
                <w:szCs w:val="21"/>
              </w:rPr>
              <w:t xml:space="preserve"> Rust-Shyper</w:t>
            </w:r>
            <w:r>
              <w:rPr>
                <w:color w:val="333333"/>
                <w:szCs w:val="21"/>
              </w:rPr>
              <w:t>，确认</w:t>
            </w:r>
            <w:r>
              <w:rPr>
                <w:color w:val="333333"/>
                <w:szCs w:val="21"/>
              </w:rPr>
              <w:t xml:space="preserve"> VM0</w:t>
            </w:r>
            <w:r>
              <w:rPr>
                <w:color w:val="333333"/>
                <w:szCs w:val="21"/>
              </w:rPr>
              <w:t>为</w:t>
            </w:r>
            <w:r>
              <w:rPr>
                <w:color w:val="333333"/>
                <w:szCs w:val="21"/>
              </w:rPr>
              <w:t xml:space="preserve"> Active</w:t>
            </w:r>
            <w:r>
              <w:rPr>
                <w:color w:val="333333"/>
                <w:szCs w:val="21"/>
              </w:rPr>
              <w:t>，并在持有</w:t>
            </w:r>
            <w:r>
              <w:rPr>
                <w:color w:val="333333"/>
                <w:szCs w:val="21"/>
              </w:rPr>
              <w:t xml:space="preserve"> NPU </w:t>
            </w:r>
            <w:r>
              <w:rPr>
                <w:color w:val="333333"/>
                <w:szCs w:val="21"/>
              </w:rPr>
              <w:t>的</w:t>
            </w:r>
            <w:r>
              <w:rPr>
                <w:color w:val="333333"/>
                <w:szCs w:val="21"/>
              </w:rPr>
              <w:t xml:space="preserve"> VM</w:t>
            </w:r>
            <w:r>
              <w:rPr>
                <w:rFonts w:hint="eastAsia"/>
                <w:color w:val="333333"/>
                <w:szCs w:val="21"/>
              </w:rPr>
              <w:t>0</w:t>
            </w:r>
            <w:r>
              <w:rPr>
                <w:color w:val="333333"/>
                <w:szCs w:val="21"/>
              </w:rPr>
              <w:t xml:space="preserve"> </w:t>
            </w:r>
            <w:r>
              <w:rPr>
                <w:color w:val="333333"/>
                <w:szCs w:val="21"/>
              </w:rPr>
              <w:t>中取得</w:t>
            </w:r>
            <w:r>
              <w:rPr>
                <w:color w:val="333333"/>
                <w:szCs w:val="21"/>
              </w:rPr>
              <w:t xml:space="preserve"> RKNPU_SMOKE_OK</w:t>
            </w:r>
            <w:r>
              <w:rPr>
                <w:color w:val="333333"/>
                <w:szCs w:val="21"/>
              </w:rPr>
              <w:t>。</w:t>
            </w:r>
          </w:p>
          <w:p w14:paraId="2615A41A" w14:textId="77777777" w:rsidR="00342A78" w:rsidRDefault="00000000">
            <w:pPr>
              <w:numPr>
                <w:ilvl w:val="0"/>
                <w:numId w:val="55"/>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401C71CC"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3EB229D2"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src/rk3588s/AiRE/bisenet/</w:t>
            </w:r>
          </w:p>
          <w:p w14:paraId="4297323C" w14:textId="77777777" w:rsidR="00342A78" w:rsidRDefault="00000000">
            <w:pPr>
              <w:numPr>
                <w:ilvl w:val="0"/>
                <w:numId w:val="55"/>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147479246"/>
              <w:placeholder>
                <w:docPart w:val="{8044b013-2511-4de5-a211-7d2fddb40181}"/>
              </w:placeholder>
              <w15:appearance w15:val="hidden"/>
              <w:text w:multiLine="1"/>
            </w:sdtPr>
            <w:sdtContent>
              <w:p w14:paraId="292CAC06"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03FDBED9" w14:textId="77777777" w:rsidR="00342A78" w:rsidRDefault="00000000">
            <w:pPr>
              <w:numPr>
                <w:ilvl w:val="0"/>
                <w:numId w:val="55"/>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47454643"/>
              <w:placeholder>
                <w:docPart w:val="{8b5dade8-da2a-40f6-8d1b-6b6babd394b3}"/>
              </w:placeholder>
              <w15:appearance w15:val="hidden"/>
              <w:text w:multiLine="1"/>
            </w:sdtPr>
            <w:sdtContent>
              <w:p w14:paraId="15D6EA77"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1E038E42" w14:textId="77777777" w:rsidR="00342A78" w:rsidRDefault="00000000">
            <w:pPr>
              <w:numPr>
                <w:ilvl w:val="0"/>
                <w:numId w:val="55"/>
              </w:numPr>
              <w:adjustRightInd/>
              <w:snapToGrid w:val="0"/>
              <w:spacing w:before="60" w:after="60" w:line="300" w:lineRule="auto"/>
              <w:textAlignment w:val="auto"/>
              <w:rPr>
                <w:color w:val="333333"/>
                <w:szCs w:val="21"/>
              </w:rPr>
            </w:pPr>
            <w:r>
              <w:rPr>
                <w:color w:val="333333"/>
                <w:szCs w:val="21"/>
              </w:rPr>
              <w:t>若尚未上传模型，将以下文件上传至板端对应目录：</w:t>
            </w:r>
          </w:p>
          <w:p w14:paraId="1762589D" w14:textId="77777777" w:rsidR="00342A78" w:rsidRDefault="00000000">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src/rk3588s/AiRE/bisenet/weights/Final_BiSeNet_model.rknn</w:t>
            </w:r>
          </w:p>
          <w:p w14:paraId="273B06EA" w14:textId="77777777" w:rsidR="00342A78" w:rsidRDefault="00000000">
            <w:pPr>
              <w:numPr>
                <w:ilvl w:val="0"/>
                <w:numId w:val="55"/>
              </w:numPr>
              <w:adjustRightInd/>
              <w:snapToGrid w:val="0"/>
              <w:spacing w:before="60" w:after="60" w:line="300" w:lineRule="auto"/>
              <w:textAlignment w:val="auto"/>
              <w:rPr>
                <w:color w:val="333333"/>
                <w:szCs w:val="21"/>
              </w:rPr>
            </w:pPr>
            <w:r>
              <w:rPr>
                <w:color w:val="333333"/>
                <w:szCs w:val="21"/>
              </w:rPr>
              <w:t>执行</w:t>
            </w:r>
            <w:r>
              <w:rPr>
                <w:color w:val="333333"/>
                <w:szCs w:val="21"/>
              </w:rPr>
              <w:t xml:space="preserve"> </w:t>
            </w:r>
            <w:r>
              <w:rPr>
                <w:rFonts w:hint="eastAsia"/>
                <w:szCs w:val="21"/>
              </w:rPr>
              <w:t>BiSeNet</w:t>
            </w:r>
            <w:r>
              <w:rPr>
                <w:color w:val="333333"/>
                <w:szCs w:val="21"/>
              </w:rPr>
              <w:t xml:space="preserve"> </w:t>
            </w:r>
            <w:r>
              <w:rPr>
                <w:color w:val="333333"/>
                <w:szCs w:val="21"/>
              </w:rPr>
              <w:t>单图</w:t>
            </w:r>
            <w:r>
              <w:rPr>
                <w:color w:val="333333"/>
                <w:szCs w:val="21"/>
              </w:rPr>
              <w:t xml:space="preserve"> NPU </w:t>
            </w:r>
            <w:r>
              <w:rPr>
                <w:color w:val="333333"/>
                <w:szCs w:val="21"/>
              </w:rPr>
              <w:t>推理：</w:t>
            </w:r>
          </w:p>
          <w:p w14:paraId="1CCB1E90" w14:textId="77777777" w:rsidR="00342A78" w:rsidRDefault="00000000">
            <w:pPr>
              <w:numPr>
                <w:ilvl w:val="255"/>
                <w:numId w:val="0"/>
              </w:numPr>
              <w:shd w:val="clear" w:color="auto" w:fill="F5F5F5"/>
              <w:snapToGrid w:val="0"/>
              <w:spacing w:before="60" w:after="60" w:line="240" w:lineRule="auto"/>
              <w:ind w:leftChars="200" w:left="420"/>
              <w:jc w:val="left"/>
            </w:pPr>
            <w:sdt>
              <w:sdtPr>
                <w:rPr>
                  <w:rFonts w:ascii="Consolas"/>
                  <w:color w:val="333333"/>
                  <w:szCs w:val="21"/>
                </w:rPr>
                <w:id w:val="147465433"/>
                <w:placeholder>
                  <w:docPart w:val="{8278a3c7-1c0e-4899-bd76-44dc14eee82e}"/>
                </w:placeholder>
                <w15:appearance w15:val="hidden"/>
                <w:text w:multiLine="1"/>
              </w:sdtPr>
              <w:sdtContent>
                <w:r>
                  <w:rPr>
                    <w:rFonts w:ascii="Consolas"/>
                    <w:color w:val="333333"/>
                    <w:szCs w:val="21"/>
                  </w:rPr>
                  <w:t>cd /root/AIRE/AIRE-Mindspore/scripts/rk3588s/AiRE</w:t>
                </w:r>
                <w:r>
                  <w:rPr>
                    <w:rFonts w:ascii="Consolas"/>
                    <w:color w:val="333333"/>
                    <w:szCs w:val="21"/>
                  </w:rPr>
                  <w:br/>
                  <w:t>bash apply_</w:t>
                </w:r>
                <w:r>
                  <w:rPr>
                    <w:rFonts w:ascii="Consolas" w:hint="eastAsia"/>
                    <w:color w:val="252525"/>
                    <w:szCs w:val="21"/>
                  </w:rPr>
                  <w:t>bisenet</w:t>
                </w:r>
                <w:r>
                  <w:rPr>
                    <w:rFonts w:ascii="Consolas"/>
                    <w:color w:val="333333"/>
                    <w:szCs w:val="21"/>
                  </w:rPr>
                  <w:t xml:space="preserve">.sh </w:t>
                </w:r>
              </w:sdtContent>
            </w:sdt>
          </w:p>
          <w:p w14:paraId="493CE427" w14:textId="77777777" w:rsidR="00342A78" w:rsidRDefault="00000000">
            <w:pPr>
              <w:numPr>
                <w:ilvl w:val="0"/>
                <w:numId w:val="55"/>
              </w:numPr>
              <w:jc w:val="left"/>
              <w:rPr>
                <w:color w:val="C00000"/>
                <w:szCs w:val="21"/>
              </w:rPr>
            </w:pPr>
            <w:r>
              <w:rPr>
                <w:color w:val="333333"/>
                <w:szCs w:val="21"/>
              </w:rPr>
              <w:t>记录模型加载、</w:t>
            </w:r>
            <w:r>
              <w:rPr>
                <w:color w:val="333333"/>
                <w:szCs w:val="21"/>
              </w:rPr>
              <w:t xml:space="preserve">NPU Runtime </w:t>
            </w:r>
            <w:r>
              <w:rPr>
                <w:color w:val="333333"/>
                <w:szCs w:val="21"/>
              </w:rPr>
              <w:t>初始化、输入图片路径、输出张量形状及</w:t>
            </w:r>
            <w:r>
              <w:rPr>
                <w:rFonts w:hint="eastAsia"/>
              </w:rPr>
              <w:t>语义分割</w:t>
            </w:r>
            <w:r>
              <w:rPr>
                <w:rFonts w:hint="eastAsia"/>
                <w:color w:val="333333"/>
                <w:szCs w:val="21"/>
              </w:rPr>
              <w:t>结果。</w:t>
            </w:r>
          </w:p>
        </w:tc>
      </w:tr>
      <w:tr w:rsidR="00342A78" w14:paraId="0BE68840" w14:textId="77777777">
        <w:tc>
          <w:tcPr>
            <w:tcW w:w="1555" w:type="dxa"/>
            <w:tcBorders>
              <w:top w:val="single" w:sz="4" w:space="0" w:color="auto"/>
              <w:left w:val="single" w:sz="4" w:space="0" w:color="auto"/>
              <w:bottom w:val="single" w:sz="4" w:space="0" w:color="auto"/>
              <w:right w:val="single" w:sz="4" w:space="0" w:color="auto"/>
            </w:tcBorders>
          </w:tcPr>
          <w:p w14:paraId="11CB7D2B" w14:textId="77777777" w:rsidR="00342A78" w:rsidRDefault="00000000">
            <w:pPr>
              <w:rPr>
                <w:color w:val="C00000"/>
                <w:szCs w:val="21"/>
              </w:rPr>
            </w:pPr>
            <w:r>
              <w:rPr>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5046B3EA" w14:textId="77777777" w:rsidR="00342A78" w:rsidRDefault="00000000">
            <w:pPr>
              <w:rPr>
                <w:color w:val="333333"/>
                <w:szCs w:val="21"/>
              </w:rPr>
            </w:pPr>
            <w:r>
              <w:rPr>
                <w:rFonts w:hint="eastAsia"/>
                <w:szCs w:val="21"/>
              </w:rPr>
              <w:t>BiSeNet</w:t>
            </w:r>
            <w:r>
              <w:rPr>
                <w:color w:val="333333"/>
                <w:szCs w:val="21"/>
              </w:rPr>
              <w:t>模型成功加载并在</w:t>
            </w:r>
            <w:r>
              <w:rPr>
                <w:color w:val="333333"/>
                <w:szCs w:val="21"/>
              </w:rPr>
              <w:t xml:space="preserve"> RK3588S NPU</w:t>
            </w:r>
            <w:r>
              <w:rPr>
                <w:color w:val="333333"/>
                <w:szCs w:val="21"/>
              </w:rPr>
              <w:t>上完成推理；</w:t>
            </w:r>
            <w:r>
              <w:rPr>
                <w:rFonts w:hint="eastAsia"/>
                <w:color w:val="333333"/>
                <w:szCs w:val="21"/>
              </w:rPr>
              <w:t>对语义分割的结果进行标注</w:t>
            </w:r>
            <w:r>
              <w:rPr>
                <w:color w:val="333333"/>
                <w:szCs w:val="21"/>
              </w:rPr>
              <w:t>。对于输入图片</w:t>
            </w:r>
            <w:r>
              <w:rPr>
                <w:rFonts w:hint="eastAsia"/>
                <w:color w:val="333333"/>
                <w:szCs w:val="21"/>
              </w:rPr>
              <w:t>：</w:t>
            </w:r>
          </w:p>
          <w:p w14:paraId="3E24172E" w14:textId="77777777" w:rsidR="00342A78" w:rsidRDefault="00000000">
            <w:pPr>
              <w:widowControl/>
              <w:spacing w:beforeAutospacing="1" w:afterAutospacing="1"/>
              <w:rPr>
                <w:szCs w:val="21"/>
              </w:rPr>
            </w:pPr>
            <w:r>
              <w:rPr>
                <w:rFonts w:hint="eastAsia"/>
                <w:noProof/>
                <w:szCs w:val="21"/>
              </w:rPr>
              <w:drawing>
                <wp:inline distT="0" distB="0" distL="114300" distR="114300" wp14:anchorId="7ED4B7A7" wp14:editId="419671D6">
                  <wp:extent cx="3462020" cy="1731645"/>
                  <wp:effectExtent l="0" t="0" r="5080" b="1905"/>
                  <wp:docPr id="46" name="图片 46" descr="frankfurt_000000_001016_leftImg8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rankfurt_000000_001016_leftImg8bit"/>
                          <pic:cNvPicPr>
                            <a:picLocks noChangeAspect="1"/>
                          </pic:cNvPicPr>
                        </pic:nvPicPr>
                        <pic:blipFill>
                          <a:blip r:embed="rId53"/>
                          <a:stretch>
                            <a:fillRect/>
                          </a:stretch>
                        </pic:blipFill>
                        <pic:spPr>
                          <a:xfrm>
                            <a:off x="0" y="0"/>
                            <a:ext cx="3462020" cy="1731645"/>
                          </a:xfrm>
                          <a:prstGeom prst="rect">
                            <a:avLst/>
                          </a:prstGeom>
                        </pic:spPr>
                      </pic:pic>
                    </a:graphicData>
                  </a:graphic>
                </wp:inline>
              </w:drawing>
            </w:r>
          </w:p>
          <w:p w14:paraId="099A0B64" w14:textId="77777777" w:rsidR="00342A78" w:rsidRDefault="00000000">
            <w:pPr>
              <w:widowControl/>
              <w:spacing w:beforeAutospacing="1" w:afterAutospacing="1"/>
              <w:jc w:val="left"/>
              <w:rPr>
                <w:color w:val="333333"/>
                <w:szCs w:val="21"/>
              </w:rPr>
            </w:pPr>
            <w:r>
              <w:rPr>
                <w:color w:val="333333"/>
                <w:szCs w:val="21"/>
              </w:rPr>
              <w:t>输出</w:t>
            </w:r>
            <w:r>
              <w:rPr>
                <w:rFonts w:hint="eastAsia"/>
                <w:color w:val="333333"/>
                <w:szCs w:val="21"/>
              </w:rPr>
              <w:t>模型推理</w:t>
            </w:r>
            <w:r>
              <w:rPr>
                <w:color w:val="333333"/>
                <w:szCs w:val="21"/>
              </w:rPr>
              <w:t>结果：</w:t>
            </w:r>
            <w:r>
              <w:rPr>
                <w:noProof/>
              </w:rPr>
              <w:drawing>
                <wp:inline distT="0" distB="0" distL="114300" distR="114300" wp14:anchorId="4399F56F" wp14:editId="0469833D">
                  <wp:extent cx="4986655" cy="1911350"/>
                  <wp:effectExtent l="0" t="0" r="4445" b="12700"/>
                  <wp:docPr id="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
                          <pic:cNvPicPr>
                            <a:picLocks noChangeAspect="1"/>
                          </pic:cNvPicPr>
                        </pic:nvPicPr>
                        <pic:blipFill>
                          <a:blip r:embed="rId54"/>
                          <a:stretch>
                            <a:fillRect/>
                          </a:stretch>
                        </pic:blipFill>
                        <pic:spPr>
                          <a:xfrm>
                            <a:off x="0" y="0"/>
                            <a:ext cx="4986655" cy="1911350"/>
                          </a:xfrm>
                          <a:prstGeom prst="rect">
                            <a:avLst/>
                          </a:prstGeom>
                          <a:noFill/>
                          <a:ln>
                            <a:noFill/>
                          </a:ln>
                        </pic:spPr>
                      </pic:pic>
                    </a:graphicData>
                  </a:graphic>
                </wp:inline>
              </w:drawing>
            </w:r>
          </w:p>
          <w:p w14:paraId="75B3C056" w14:textId="77777777" w:rsidR="00342A78" w:rsidRDefault="00000000">
            <w:pPr>
              <w:widowControl/>
              <w:spacing w:beforeAutospacing="1" w:afterAutospacing="1"/>
              <w:rPr>
                <w:color w:val="C00000"/>
                <w:szCs w:val="21"/>
              </w:rPr>
            </w:pPr>
            <w:r>
              <w:rPr>
                <w:rFonts w:hint="eastAsia"/>
                <w:noProof/>
                <w:color w:val="C00000"/>
                <w:szCs w:val="21"/>
              </w:rPr>
              <w:lastRenderedPageBreak/>
              <w:drawing>
                <wp:inline distT="0" distB="0" distL="114300" distR="114300" wp14:anchorId="5EDC5B74" wp14:editId="46AD55FE">
                  <wp:extent cx="4974590" cy="2487295"/>
                  <wp:effectExtent l="0" t="0" r="16510" b="8255"/>
                  <wp:docPr id="85" name="图片 85" descr="0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0_pred"/>
                          <pic:cNvPicPr>
                            <a:picLocks noChangeAspect="1"/>
                          </pic:cNvPicPr>
                        </pic:nvPicPr>
                        <pic:blipFill>
                          <a:blip r:embed="rId55"/>
                          <a:stretch>
                            <a:fillRect/>
                          </a:stretch>
                        </pic:blipFill>
                        <pic:spPr>
                          <a:xfrm>
                            <a:off x="0" y="0"/>
                            <a:ext cx="4974590" cy="2487295"/>
                          </a:xfrm>
                          <a:prstGeom prst="rect">
                            <a:avLst/>
                          </a:prstGeom>
                        </pic:spPr>
                      </pic:pic>
                    </a:graphicData>
                  </a:graphic>
                </wp:inline>
              </w:drawing>
            </w:r>
          </w:p>
        </w:tc>
      </w:tr>
    </w:tbl>
    <w:p w14:paraId="2605AD08" w14:textId="77777777" w:rsidR="00342A78" w:rsidRDefault="00000000">
      <w:pPr>
        <w:pStyle w:val="51"/>
        <w:spacing w:before="156" w:after="156"/>
        <w:rPr>
          <w:color w:val="000000" w:themeColor="text1"/>
        </w:rPr>
      </w:pPr>
      <w:r>
        <w:rPr>
          <w:color w:val="000000" w:themeColor="text1"/>
        </w:rPr>
        <w:lastRenderedPageBreak/>
        <w:t>测试用例</w:t>
      </w:r>
      <w:r>
        <w:rPr>
          <w:color w:val="000000" w:themeColor="text1"/>
        </w:rPr>
        <w:t>4.</w:t>
      </w:r>
      <w:r>
        <w:rPr>
          <w:rFonts w:hint="eastAsia"/>
          <w:color w:val="000000" w:themeColor="text1"/>
        </w:rPr>
        <w:t>5</w:t>
      </w:r>
      <w:r>
        <w:rPr>
          <w:color w:val="000000" w:themeColor="text1"/>
        </w:rPr>
        <w:t>：</w:t>
      </w:r>
      <w:r>
        <w:rPr>
          <w:color w:val="000000" w:themeColor="text1"/>
        </w:rPr>
        <w:t>SD LCM</w:t>
      </w:r>
      <w:r>
        <w:rPr>
          <w:color w:val="000000" w:themeColor="text1"/>
        </w:rPr>
        <w:t>算法进行图像生成</w:t>
      </w:r>
    </w:p>
    <w:tbl>
      <w:tblPr>
        <w:tblStyle w:val="afff1"/>
        <w:tblW w:w="0" w:type="auto"/>
        <w:tblLayout w:type="fixed"/>
        <w:tblLook w:val="04A0" w:firstRow="1" w:lastRow="0" w:firstColumn="1" w:lastColumn="0" w:noHBand="0" w:noVBand="1"/>
      </w:tblPr>
      <w:tblGrid>
        <w:gridCol w:w="1555"/>
        <w:gridCol w:w="8072"/>
      </w:tblGrid>
      <w:tr w:rsidR="00342A78" w14:paraId="149139D3" w14:textId="77777777">
        <w:tc>
          <w:tcPr>
            <w:tcW w:w="1555" w:type="dxa"/>
            <w:tcBorders>
              <w:top w:val="single" w:sz="4" w:space="0" w:color="auto"/>
              <w:left w:val="single" w:sz="4" w:space="0" w:color="auto"/>
              <w:bottom w:val="single" w:sz="4" w:space="0" w:color="auto"/>
              <w:right w:val="single" w:sz="4" w:space="0" w:color="auto"/>
            </w:tcBorders>
          </w:tcPr>
          <w:p w14:paraId="42CBE512" w14:textId="77777777" w:rsidR="00342A78" w:rsidRDefault="00000000">
            <w:pPr>
              <w:rPr>
                <w:rFonts w:ascii="宋体" w:hAnsi="宋体" w:cs="宋体" w:hint="eastAsia"/>
                <w:color w:val="C00000"/>
                <w:szCs w:val="21"/>
              </w:rPr>
            </w:pPr>
            <w:r>
              <w:rPr>
                <w:rFonts w:ascii="宋体" w:hAnsi="宋体" w:cs="宋体" w:hint="eastAsia"/>
                <w:b/>
                <w:bCs/>
                <w:color w:val="333333"/>
                <w:szCs w:val="21"/>
              </w:rPr>
              <w:t>测试输入或条件</w:t>
            </w:r>
          </w:p>
        </w:tc>
        <w:tc>
          <w:tcPr>
            <w:tcW w:w="8072" w:type="dxa"/>
            <w:tcBorders>
              <w:top w:val="single" w:sz="4" w:space="0" w:color="auto"/>
              <w:left w:val="single" w:sz="4" w:space="0" w:color="auto"/>
              <w:bottom w:val="single" w:sz="4" w:space="0" w:color="auto"/>
              <w:right w:val="single" w:sz="4" w:space="0" w:color="auto"/>
            </w:tcBorders>
          </w:tcPr>
          <w:p w14:paraId="231FC339" w14:textId="77777777" w:rsidR="00342A78" w:rsidRDefault="00000000">
            <w:pPr>
              <w:rPr>
                <w:rFonts w:ascii="宋体" w:hAnsi="宋体" w:cs="宋体" w:hint="eastAsia"/>
                <w:color w:val="C00000"/>
                <w:szCs w:val="21"/>
              </w:rPr>
            </w:pPr>
            <w:r>
              <w:rPr>
                <w:rFonts w:hint="eastAsia"/>
                <w:szCs w:val="21"/>
              </w:rPr>
              <w:t xml:space="preserve">Stable Diffusion 1.5 LCM </w:t>
            </w:r>
            <w:r>
              <w:rPr>
                <w:rFonts w:hint="eastAsia"/>
                <w:szCs w:val="21"/>
              </w:rPr>
              <w:t>图像生成管线；固定提示词、随机种子</w:t>
            </w:r>
            <w:r>
              <w:rPr>
                <w:rFonts w:hint="eastAsia"/>
                <w:szCs w:val="21"/>
              </w:rPr>
              <w:t>2026</w:t>
            </w:r>
            <w:r>
              <w:rPr>
                <w:rFonts w:hint="eastAsia"/>
                <w:szCs w:val="21"/>
              </w:rPr>
              <w:t>、</w:t>
            </w:r>
            <w:r>
              <w:rPr>
                <w:rFonts w:hint="eastAsia"/>
                <w:szCs w:val="21"/>
              </w:rPr>
              <w:t>512</w:t>
            </w:r>
            <w:r>
              <w:rPr>
                <w:rFonts w:hint="eastAsia"/>
                <w:szCs w:val="21"/>
              </w:rPr>
              <w:t>×</w:t>
            </w:r>
            <w:r>
              <w:rPr>
                <w:rFonts w:hint="eastAsia"/>
                <w:szCs w:val="21"/>
              </w:rPr>
              <w:t>512</w:t>
            </w:r>
            <w:r>
              <w:rPr>
                <w:rFonts w:hint="eastAsia"/>
                <w:szCs w:val="21"/>
              </w:rPr>
              <w:t>、</w:t>
            </w:r>
            <w:r>
              <w:rPr>
                <w:rFonts w:hint="eastAsia"/>
                <w:szCs w:val="21"/>
              </w:rPr>
              <w:t>4 steps</w:t>
            </w:r>
            <w:r>
              <w:rPr>
                <w:rFonts w:hint="eastAsia"/>
                <w:szCs w:val="21"/>
              </w:rPr>
              <w:t>；</w:t>
            </w:r>
            <w:r>
              <w:rPr>
                <w:rFonts w:hint="eastAsia"/>
                <w:szCs w:val="21"/>
              </w:rPr>
              <w:t xml:space="preserve">new_model_zoo/sd15_lcm/pruned </w:t>
            </w:r>
            <w:r>
              <w:rPr>
                <w:rFonts w:hint="eastAsia"/>
                <w:szCs w:val="21"/>
              </w:rPr>
              <w:t>下的</w:t>
            </w:r>
            <w:r>
              <w:rPr>
                <w:rFonts w:hint="eastAsia"/>
                <w:szCs w:val="21"/>
              </w:rPr>
              <w:t xml:space="preserve"> text_encoder_fp.rknn</w:t>
            </w:r>
            <w:r>
              <w:rPr>
                <w:rFonts w:hint="eastAsia"/>
                <w:szCs w:val="21"/>
              </w:rPr>
              <w:t>、</w:t>
            </w:r>
            <w:r>
              <w:rPr>
                <w:rFonts w:hint="eastAsia"/>
                <w:szCs w:val="21"/>
              </w:rPr>
              <w:t xml:space="preserve">feature_7500_fp.rknn </w:t>
            </w:r>
            <w:r>
              <w:rPr>
                <w:rFonts w:hint="eastAsia"/>
                <w:szCs w:val="21"/>
              </w:rPr>
              <w:t>和</w:t>
            </w:r>
            <w:r>
              <w:rPr>
                <w:rFonts w:hint="eastAsia"/>
                <w:szCs w:val="21"/>
              </w:rPr>
              <w:t xml:space="preserve"> vae_decoder_fp.rknn </w:t>
            </w:r>
            <w:r>
              <w:rPr>
                <w:rFonts w:hint="eastAsia"/>
                <w:szCs w:val="21"/>
              </w:rPr>
              <w:t>组件；本地或板端的</w:t>
            </w:r>
            <w:r>
              <w:rPr>
                <w:rFonts w:hint="eastAsia"/>
                <w:szCs w:val="21"/>
              </w:rPr>
              <w:t xml:space="preserve"> LCM_Dreamshaper_v7 tokenizer</w:t>
            </w:r>
            <w:r>
              <w:rPr>
                <w:rFonts w:hint="eastAsia"/>
                <w:szCs w:val="21"/>
              </w:rPr>
              <w:t>；可通过</w:t>
            </w:r>
            <w:r>
              <w:rPr>
                <w:rFonts w:hint="eastAsia"/>
                <w:szCs w:val="21"/>
              </w:rPr>
              <w:t xml:space="preserve"> SSH </w:t>
            </w:r>
            <w:r>
              <w:rPr>
                <w:rFonts w:hint="eastAsia"/>
                <w:szCs w:val="21"/>
              </w:rPr>
              <w:t>访问的</w:t>
            </w:r>
            <w:r>
              <w:rPr>
                <w:rFonts w:hint="eastAsia"/>
                <w:szCs w:val="21"/>
              </w:rPr>
              <w:t xml:space="preserve"> ROC-RK3588S-PC </w:t>
            </w:r>
            <w:r>
              <w:rPr>
                <w:rFonts w:hint="eastAsia"/>
                <w:szCs w:val="21"/>
              </w:rPr>
              <w:t>开发板。已完成</w:t>
            </w:r>
            <w:r>
              <w:rPr>
                <w:rFonts w:hint="eastAsia"/>
                <w:szCs w:val="21"/>
              </w:rPr>
              <w:t xml:space="preserve"> Rust-Shyper</w:t>
            </w:r>
            <w:r>
              <w:rPr>
                <w:rFonts w:hint="eastAsia"/>
                <w:szCs w:val="21"/>
              </w:rPr>
              <w:t>、持有</w:t>
            </w:r>
            <w:r>
              <w:rPr>
                <w:rFonts w:hint="eastAsia"/>
                <w:szCs w:val="21"/>
              </w:rPr>
              <w:t xml:space="preserve"> NPU </w:t>
            </w:r>
            <w:r>
              <w:rPr>
                <w:rFonts w:hint="eastAsia"/>
                <w:szCs w:val="21"/>
              </w:rPr>
              <w:t>的虚拟机及</w:t>
            </w:r>
            <w:r>
              <w:rPr>
                <w:rFonts w:hint="eastAsia"/>
                <w:szCs w:val="21"/>
              </w:rPr>
              <w:t xml:space="preserve"> NPU </w:t>
            </w:r>
            <w:r>
              <w:rPr>
                <w:rFonts w:hint="eastAsia"/>
                <w:szCs w:val="21"/>
              </w:rPr>
              <w:t>前置检查。</w:t>
            </w:r>
          </w:p>
        </w:tc>
      </w:tr>
      <w:tr w:rsidR="00342A78" w14:paraId="35D70DDD" w14:textId="77777777">
        <w:tc>
          <w:tcPr>
            <w:tcW w:w="1555" w:type="dxa"/>
            <w:tcBorders>
              <w:top w:val="single" w:sz="4" w:space="0" w:color="auto"/>
              <w:left w:val="single" w:sz="4" w:space="0" w:color="auto"/>
              <w:bottom w:val="single" w:sz="4" w:space="0" w:color="auto"/>
              <w:right w:val="single" w:sz="4" w:space="0" w:color="auto"/>
            </w:tcBorders>
          </w:tcPr>
          <w:p w14:paraId="22641E82" w14:textId="77777777" w:rsidR="00342A78" w:rsidRDefault="00000000">
            <w:pPr>
              <w:rPr>
                <w:rFonts w:ascii="宋体" w:hAnsi="宋体" w:cs="宋体" w:hint="eastAsia"/>
                <w:color w:val="C00000"/>
                <w:szCs w:val="21"/>
              </w:rPr>
            </w:pPr>
            <w:r>
              <w:rPr>
                <w:rFonts w:ascii="宋体" w:hAnsi="宋体" w:cs="宋体" w:hint="eastAsia"/>
                <w:b/>
                <w:bCs/>
                <w:color w:val="333333"/>
                <w:szCs w:val="21"/>
              </w:rPr>
              <w:t>测试步骤</w:t>
            </w:r>
          </w:p>
        </w:tc>
        <w:tc>
          <w:tcPr>
            <w:tcW w:w="8072" w:type="dxa"/>
            <w:tcBorders>
              <w:top w:val="single" w:sz="4" w:space="0" w:color="auto"/>
              <w:left w:val="single" w:sz="4" w:space="0" w:color="auto"/>
              <w:bottom w:val="single" w:sz="4" w:space="0" w:color="auto"/>
              <w:right w:val="single" w:sz="4" w:space="0" w:color="auto"/>
            </w:tcBorders>
          </w:tcPr>
          <w:p w14:paraId="7EED3E53" w14:textId="77777777" w:rsidR="00342A78" w:rsidRDefault="00000000">
            <w:pPr>
              <w:numPr>
                <w:ilvl w:val="0"/>
                <w:numId w:val="56"/>
              </w:numPr>
              <w:adjustRightInd/>
              <w:snapToGrid w:val="0"/>
              <w:spacing w:before="60" w:after="60" w:line="300" w:lineRule="auto"/>
              <w:textAlignment w:val="auto"/>
              <w:rPr>
                <w:color w:val="333333"/>
                <w:szCs w:val="21"/>
              </w:rPr>
            </w:pPr>
            <w:r>
              <w:rPr>
                <w:color w:val="333333"/>
                <w:szCs w:val="21"/>
              </w:rPr>
              <w:t>按本节统一前置检查启动</w:t>
            </w:r>
            <w:r>
              <w:rPr>
                <w:color w:val="333333"/>
                <w:szCs w:val="21"/>
              </w:rPr>
              <w:t xml:space="preserve"> Rust-Shyper</w:t>
            </w:r>
            <w:r>
              <w:rPr>
                <w:color w:val="333333"/>
                <w:szCs w:val="21"/>
              </w:rPr>
              <w:t>，确认</w:t>
            </w:r>
            <w:r>
              <w:rPr>
                <w:color w:val="333333"/>
                <w:szCs w:val="21"/>
              </w:rPr>
              <w:t xml:space="preserve"> VM0</w:t>
            </w:r>
            <w:r>
              <w:rPr>
                <w:color w:val="333333"/>
                <w:szCs w:val="21"/>
              </w:rPr>
              <w:t>为</w:t>
            </w:r>
            <w:r>
              <w:rPr>
                <w:color w:val="333333"/>
                <w:szCs w:val="21"/>
              </w:rPr>
              <w:t xml:space="preserve"> Active</w:t>
            </w:r>
            <w:r>
              <w:rPr>
                <w:color w:val="333333"/>
                <w:szCs w:val="21"/>
              </w:rPr>
              <w:t>，并在持有</w:t>
            </w:r>
            <w:r>
              <w:rPr>
                <w:color w:val="333333"/>
                <w:szCs w:val="21"/>
              </w:rPr>
              <w:t xml:space="preserve"> NPU </w:t>
            </w:r>
            <w:r>
              <w:rPr>
                <w:color w:val="333333"/>
                <w:szCs w:val="21"/>
              </w:rPr>
              <w:t>的</w:t>
            </w:r>
            <w:r>
              <w:rPr>
                <w:color w:val="333333"/>
                <w:szCs w:val="21"/>
              </w:rPr>
              <w:t xml:space="preserve"> VM</w:t>
            </w:r>
            <w:r>
              <w:rPr>
                <w:rFonts w:hint="eastAsia"/>
                <w:color w:val="333333"/>
                <w:szCs w:val="21"/>
              </w:rPr>
              <w:t>0</w:t>
            </w:r>
            <w:r>
              <w:rPr>
                <w:color w:val="333333"/>
                <w:szCs w:val="21"/>
              </w:rPr>
              <w:t xml:space="preserve"> </w:t>
            </w:r>
            <w:r>
              <w:rPr>
                <w:color w:val="333333"/>
                <w:szCs w:val="21"/>
              </w:rPr>
              <w:t>中取得</w:t>
            </w:r>
            <w:r>
              <w:rPr>
                <w:color w:val="333333"/>
                <w:szCs w:val="21"/>
              </w:rPr>
              <w:t xml:space="preserve"> RKNPU_SMOKE_OK</w:t>
            </w:r>
            <w:r>
              <w:rPr>
                <w:color w:val="333333"/>
                <w:szCs w:val="21"/>
              </w:rPr>
              <w:t>。</w:t>
            </w:r>
          </w:p>
          <w:p w14:paraId="75F3264F" w14:textId="77777777" w:rsidR="00342A78" w:rsidRDefault="00000000">
            <w:pPr>
              <w:numPr>
                <w:ilvl w:val="0"/>
                <w:numId w:val="56"/>
              </w:numPr>
              <w:rPr>
                <w:szCs w:val="21"/>
              </w:rPr>
            </w:pPr>
            <w:r>
              <w:rPr>
                <w:rFonts w:hint="eastAsia"/>
                <w:szCs w:val="21"/>
              </w:rPr>
              <w:t>在本地主机仓库根目录先固定板端性能状态：</w:t>
            </w:r>
          </w:p>
          <w:p w14:paraId="0C1190AD"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bash scripts/set_board_performance.sh --host rk3588s --cpu performance --npu performance</w:t>
            </w:r>
          </w:p>
          <w:p w14:paraId="18E7E696" w14:textId="77777777" w:rsidR="00342A78" w:rsidRDefault="00000000">
            <w:pPr>
              <w:numPr>
                <w:ilvl w:val="0"/>
                <w:numId w:val="56"/>
              </w:numPr>
              <w:rPr>
                <w:szCs w:val="21"/>
              </w:rPr>
            </w:pPr>
            <w:r>
              <w:rPr>
                <w:rFonts w:hint="eastAsia"/>
                <w:szCs w:val="21"/>
              </w:rPr>
              <w:t>若板端运行环境不存在，创建并上传部署环境：</w:t>
            </w:r>
          </w:p>
          <w:p w14:paraId="1385C2A4"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bash scripts/deploy_rknn_runtime.sh --host rk3588s --remote-dir /root/EdgeInfer-RK3588S-rknn --venv .venv-rk3588</w:t>
            </w:r>
          </w:p>
          <w:p w14:paraId="0D88BF42" w14:textId="77777777" w:rsidR="00342A78" w:rsidRDefault="00000000">
            <w:pPr>
              <w:numPr>
                <w:ilvl w:val="0"/>
                <w:numId w:val="56"/>
              </w:numPr>
              <w:rPr>
                <w:szCs w:val="21"/>
              </w:rPr>
            </w:pPr>
            <w:r>
              <w:rPr>
                <w:rFonts w:hint="eastAsia"/>
                <w:szCs w:val="21"/>
              </w:rPr>
              <w:t>确认</w:t>
            </w:r>
            <w:r>
              <w:rPr>
                <w:rFonts w:hint="eastAsia"/>
                <w:szCs w:val="21"/>
              </w:rPr>
              <w:t xml:space="preserve"> LCM_Dreamshaper_v7 tokenizer </w:t>
            </w:r>
            <w:r>
              <w:rPr>
                <w:rFonts w:hint="eastAsia"/>
                <w:szCs w:val="21"/>
              </w:rPr>
              <w:t>已准备；若板端不存在则上传：</w:t>
            </w:r>
          </w:p>
          <w:p w14:paraId="521E0ADC"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ssh rk3588s 'mkdir -p /root/EdgeInfer-RK3588S-rknn/models/LCM_Dreamshaper_v7'</w:t>
            </w:r>
          </w:p>
          <w:p w14:paraId="6593897D"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rsync -avzPL artifacts/stablediffusion/diffusers/LCM_Dreamshaper_v7/tokenizer/ rk3588s:/root/EdgeInfer-RK3588S-rknn/models/LCM_Dreamshaper_v7/tokenizer/</w:t>
            </w:r>
          </w:p>
          <w:p w14:paraId="680E6C01" w14:textId="77777777" w:rsidR="00342A78" w:rsidRDefault="00000000">
            <w:pPr>
              <w:numPr>
                <w:ilvl w:val="0"/>
                <w:numId w:val="56"/>
              </w:numPr>
              <w:rPr>
                <w:szCs w:val="21"/>
              </w:rPr>
            </w:pPr>
            <w:r>
              <w:rPr>
                <w:rFonts w:hint="eastAsia"/>
                <w:szCs w:val="21"/>
              </w:rPr>
              <w:t>上传</w:t>
            </w:r>
            <w:r>
              <w:rPr>
                <w:rFonts w:hint="eastAsia"/>
                <w:szCs w:val="21"/>
              </w:rPr>
              <w:t xml:space="preserve"> SD1.5 LCM </w:t>
            </w:r>
            <w:r>
              <w:rPr>
                <w:rFonts w:hint="eastAsia"/>
                <w:szCs w:val="21"/>
              </w:rPr>
              <w:t>剪枝组件：</w:t>
            </w:r>
          </w:p>
          <w:p w14:paraId="0C525C46"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bash scripts/upload_rknn_to_board.sh --host rk3588s --remote-dir /root/EdgeInfer-RK3588S-rknn --remote-model-dir /root/EdgeInfer-RK3588S-rknn/models/manual/sd15_lcm \</w:t>
            </w:r>
          </w:p>
          <w:p w14:paraId="4EAAB136"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new_model_zoo/sd15_lcm/pruned/text_encoder_fp.rknn new_model_zoo/sd15_lcm/pruned/feature_7500_fp.rknn \</w:t>
            </w:r>
          </w:p>
          <w:p w14:paraId="055D3EE9"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new_model_zoo/sd15_lcm/pruned/vae_decoder_fp.rknn</w:t>
            </w:r>
          </w:p>
          <w:p w14:paraId="65431F66" w14:textId="77777777" w:rsidR="00342A78" w:rsidRDefault="00000000">
            <w:pPr>
              <w:numPr>
                <w:ilvl w:val="0"/>
                <w:numId w:val="56"/>
              </w:numPr>
              <w:rPr>
                <w:szCs w:val="21"/>
              </w:rPr>
            </w:pPr>
            <w:r>
              <w:rPr>
                <w:rFonts w:hint="eastAsia"/>
                <w:szCs w:val="21"/>
              </w:rPr>
              <w:t>在开发板上使用</w:t>
            </w:r>
            <w:r>
              <w:rPr>
                <w:rFonts w:hint="eastAsia"/>
                <w:szCs w:val="21"/>
              </w:rPr>
              <w:t xml:space="preserve"> NPU </w:t>
            </w:r>
            <w:r>
              <w:rPr>
                <w:rFonts w:hint="eastAsia"/>
                <w:szCs w:val="21"/>
              </w:rPr>
              <w:t>直接执行</w:t>
            </w:r>
            <w:r>
              <w:rPr>
                <w:rFonts w:hint="eastAsia"/>
                <w:szCs w:val="21"/>
              </w:rPr>
              <w:t xml:space="preserve"> SD LCM </w:t>
            </w:r>
            <w:r>
              <w:rPr>
                <w:rFonts w:hint="eastAsia"/>
                <w:szCs w:val="21"/>
              </w:rPr>
              <w:t>图像生成脚本：</w:t>
            </w:r>
          </w:p>
          <w:p w14:paraId="5B187314"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ssh rk3588s 'cd /root/EdgeInfer-RK3588S-rknn &amp;&amp; .venv-</w:t>
            </w:r>
            <w:r>
              <w:rPr>
                <w:rFonts w:ascii="Consolas" w:hint="eastAsia"/>
                <w:color w:val="252525"/>
                <w:szCs w:val="21"/>
              </w:rPr>
              <w:lastRenderedPageBreak/>
              <w:t>rk3588/bin/python -m deploy.rknn.run_sd15_lcm \</w:t>
            </w:r>
          </w:p>
          <w:p w14:paraId="5403BD1A"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--text-encoder models/manual/sd15_lcm/text_encoder_fp.rknn \</w:t>
            </w:r>
          </w:p>
          <w:p w14:paraId="2E7A6B6F"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--unet models/manual/sd15_lcm/feature_7500_fp.rknn \</w:t>
            </w:r>
          </w:p>
          <w:p w14:paraId="297844C3"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--vae-decoder models/manual/sd15_lcm/vae_decoder_fp.rknn \</w:t>
            </w:r>
          </w:p>
          <w:p w14:paraId="05F2B29A"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--source-dir models/LCM_Dreamshaper_v7 \</w:t>
            </w:r>
          </w:p>
          <w:p w14:paraId="4ABA758B"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--prompt "a cinematic photo of a mountain lake at sunrise" \</w:t>
            </w:r>
          </w:p>
          <w:p w14:paraId="6E3C26CA" w14:textId="77777777" w:rsidR="00342A78" w:rsidRDefault="00000000">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--output outputs/sd15_lcm_4_8.png --seed 2026 --steps 4 \</w:t>
            </w:r>
          </w:p>
          <w:p w14:paraId="14A916A9" w14:textId="77777777" w:rsidR="00342A78" w:rsidRDefault="00000000">
            <w:pPr>
              <w:numPr>
                <w:ilvl w:val="255"/>
                <w:numId w:val="0"/>
              </w:numPr>
              <w:shd w:val="clear" w:color="auto" w:fill="F5F5F5"/>
              <w:snapToGrid w:val="0"/>
              <w:spacing w:before="60" w:after="60" w:line="240" w:lineRule="auto"/>
              <w:ind w:leftChars="200" w:left="420"/>
              <w:jc w:val="left"/>
              <w:rPr>
                <w:rFonts w:ascii="宋体" w:hAnsi="宋体" w:cs="宋体" w:hint="eastAsia"/>
                <w:color w:val="252525"/>
                <w:szCs w:val="21"/>
              </w:rPr>
            </w:pPr>
            <w:r>
              <w:rPr>
                <w:rFonts w:ascii="Consolas" w:hint="eastAsia"/>
                <w:color w:val="252525"/>
                <w:szCs w:val="21"/>
              </w:rPr>
              <w:t>--image-size 512 --guidance-scale 1.0 --iterations 1 --core-mask 0_1_2</w:t>
            </w:r>
            <w:r>
              <w:rPr>
                <w:rFonts w:ascii="宋体" w:hAnsi="宋体" w:cs="宋体" w:hint="eastAsia"/>
                <w:color w:val="252525"/>
                <w:szCs w:val="21"/>
              </w:rPr>
              <w:t>'</w:t>
            </w:r>
          </w:p>
        </w:tc>
      </w:tr>
      <w:tr w:rsidR="00342A78" w14:paraId="2699F60A" w14:textId="77777777">
        <w:tc>
          <w:tcPr>
            <w:tcW w:w="1555" w:type="dxa"/>
            <w:tcBorders>
              <w:top w:val="single" w:sz="4" w:space="0" w:color="auto"/>
              <w:left w:val="single" w:sz="4" w:space="0" w:color="auto"/>
              <w:bottom w:val="single" w:sz="4" w:space="0" w:color="auto"/>
              <w:right w:val="single" w:sz="4" w:space="0" w:color="auto"/>
            </w:tcBorders>
          </w:tcPr>
          <w:p w14:paraId="163BA12B" w14:textId="77777777" w:rsidR="00342A78" w:rsidRDefault="00000000">
            <w:pPr>
              <w:rPr>
                <w:rFonts w:ascii="宋体" w:hAnsi="宋体" w:cs="宋体" w:hint="eastAsia"/>
                <w:color w:val="C00000"/>
                <w:szCs w:val="21"/>
              </w:rPr>
            </w:pPr>
            <w:r>
              <w:rPr>
                <w:rFonts w:ascii="宋体" w:hAnsi="宋体" w:cs="宋体" w:hint="eastAsia"/>
                <w:b/>
                <w:bCs/>
                <w:color w:val="333333"/>
                <w:szCs w:val="21"/>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08A2A5D9" w14:textId="77777777" w:rsidR="00342A78" w:rsidRDefault="00000000">
            <w:pPr>
              <w:rPr>
                <w:szCs w:val="21"/>
              </w:rPr>
            </w:pPr>
            <w:r>
              <w:rPr>
                <w:rFonts w:hint="eastAsia"/>
                <w:szCs w:val="21"/>
              </w:rPr>
              <w:t>脚本正常结束并输出</w:t>
            </w:r>
            <w:r>
              <w:rPr>
                <w:rFonts w:hint="eastAsia"/>
                <w:szCs w:val="21"/>
              </w:rPr>
              <w:t xml:space="preserve"> SD1.5 LCM </w:t>
            </w:r>
            <w:r>
              <w:rPr>
                <w:rFonts w:hint="eastAsia"/>
                <w:szCs w:val="21"/>
              </w:rPr>
              <w:t>推理统计信息；在</w:t>
            </w:r>
            <w:r>
              <w:rPr>
                <w:rFonts w:hint="eastAsia"/>
                <w:szCs w:val="21"/>
              </w:rPr>
              <w:t xml:space="preserve"> outputs/sd15_lcm_4_8.png </w:t>
            </w:r>
            <w:r>
              <w:rPr>
                <w:rFonts w:hint="eastAsia"/>
                <w:szCs w:val="21"/>
              </w:rPr>
              <w:t>生成有效的</w:t>
            </w:r>
            <w:r>
              <w:rPr>
                <w:rFonts w:hint="eastAsia"/>
                <w:szCs w:val="21"/>
              </w:rPr>
              <w:t xml:space="preserve"> 512</w:t>
            </w:r>
            <w:r>
              <w:rPr>
                <w:rFonts w:hint="eastAsia"/>
                <w:szCs w:val="21"/>
              </w:rPr>
              <w:t>×</w:t>
            </w:r>
            <w:r>
              <w:rPr>
                <w:rFonts w:hint="eastAsia"/>
                <w:szCs w:val="21"/>
              </w:rPr>
              <w:t xml:space="preserve">512 RGB </w:t>
            </w:r>
            <w:r>
              <w:rPr>
                <w:rFonts w:hint="eastAsia"/>
                <w:szCs w:val="21"/>
              </w:rPr>
              <w:t>图像。生成图像如下：</w:t>
            </w:r>
          </w:p>
          <w:p w14:paraId="62C12449" w14:textId="77777777" w:rsidR="00342A78" w:rsidRDefault="00000000">
            <w:pPr>
              <w:rPr>
                <w:rFonts w:ascii="宋体" w:hAnsi="宋体" w:cs="宋体" w:hint="eastAsia"/>
                <w:szCs w:val="21"/>
              </w:rPr>
            </w:pPr>
            <w:r>
              <w:rPr>
                <w:rFonts w:ascii="宋体" w:hAnsi="宋体" w:cs="宋体" w:hint="eastAsia"/>
                <w:noProof/>
                <w:szCs w:val="21"/>
              </w:rPr>
              <w:drawing>
                <wp:inline distT="0" distB="0" distL="0" distR="0" wp14:anchorId="02C8DDD9" wp14:editId="6EF388DF">
                  <wp:extent cx="4399915" cy="4399915"/>
                  <wp:effectExtent l="0" t="0" r="635" b="635"/>
                  <wp:docPr id="1988680064" name="SD LCM山间湖泊日出生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0064" name="SD LCM山间湖泊日出生成图"/>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400000" cy="4400000"/>
                          </a:xfrm>
                          <a:prstGeom prst="rect">
                            <a:avLst/>
                          </a:prstGeom>
                          <a:noFill/>
                          <a:ln>
                            <a:noFill/>
                          </a:ln>
                        </pic:spPr>
                      </pic:pic>
                    </a:graphicData>
                  </a:graphic>
                </wp:inline>
              </w:drawing>
            </w:r>
          </w:p>
        </w:tc>
      </w:tr>
    </w:tbl>
    <w:p w14:paraId="7B809839" w14:textId="77777777" w:rsidR="00342A78" w:rsidRPr="003D51D8" w:rsidRDefault="00000000">
      <w:pPr>
        <w:pStyle w:val="51"/>
        <w:spacing w:before="156" w:after="156"/>
        <w:rPr>
          <w:color w:val="C00000"/>
        </w:rPr>
      </w:pPr>
      <w:r w:rsidRPr="003D51D8">
        <w:rPr>
          <w:color w:val="C00000"/>
        </w:rPr>
        <w:t>测试用例</w:t>
      </w:r>
      <w:r w:rsidRPr="003D51D8">
        <w:rPr>
          <w:rFonts w:hint="eastAsia"/>
          <w:color w:val="C00000"/>
        </w:rPr>
        <w:t>4.6</w:t>
      </w:r>
      <w:r w:rsidRPr="003D51D8">
        <w:rPr>
          <w:color w:val="C00000"/>
        </w:rPr>
        <w:t>：</w:t>
      </w:r>
      <w:r w:rsidRPr="003D51D8">
        <w:rPr>
          <w:rFonts w:hint="eastAsia"/>
          <w:color w:val="C00000"/>
          <w:szCs w:val="21"/>
        </w:rPr>
        <w:t>3</w:t>
      </w:r>
      <w:r w:rsidRPr="003D51D8">
        <w:rPr>
          <w:rFonts w:hint="eastAsia"/>
          <w:color w:val="C00000"/>
          <w:szCs w:val="21"/>
        </w:rPr>
        <w:t>个</w:t>
      </w:r>
      <w:r w:rsidRPr="003D51D8">
        <w:rPr>
          <w:rFonts w:hint="eastAsia"/>
          <w:color w:val="C00000"/>
          <w:szCs w:val="21"/>
        </w:rPr>
        <w:t>RK3588S</w:t>
      </w:r>
      <w:r w:rsidRPr="003D51D8">
        <w:rPr>
          <w:rFonts w:hint="eastAsia"/>
          <w:color w:val="C00000"/>
          <w:szCs w:val="21"/>
        </w:rPr>
        <w:t>本地部署推理</w:t>
      </w:r>
      <w:r w:rsidRPr="003D51D8">
        <w:rPr>
          <w:rFonts w:hint="eastAsia"/>
          <w:color w:val="C00000"/>
          <w:szCs w:val="21"/>
        </w:rPr>
        <w:t>qwen3-vl-8B</w:t>
      </w:r>
      <w:r w:rsidRPr="003D51D8">
        <w:rPr>
          <w:rFonts w:hint="eastAsia"/>
          <w:color w:val="C00000"/>
          <w:szCs w:val="21"/>
        </w:rPr>
        <w:t>大语言模型</w:t>
      </w:r>
    </w:p>
    <w:tbl>
      <w:tblPr>
        <w:tblStyle w:val="afff1"/>
        <w:tblW w:w="0" w:type="auto"/>
        <w:tblLayout w:type="fixed"/>
        <w:tblLook w:val="04A0" w:firstRow="1" w:lastRow="0" w:firstColumn="1" w:lastColumn="0" w:noHBand="0" w:noVBand="1"/>
      </w:tblPr>
      <w:tblGrid>
        <w:gridCol w:w="1555"/>
        <w:gridCol w:w="8072"/>
      </w:tblGrid>
      <w:tr w:rsidR="00342A78" w14:paraId="54769448" w14:textId="77777777">
        <w:tc>
          <w:tcPr>
            <w:tcW w:w="1555" w:type="dxa"/>
            <w:tcBorders>
              <w:top w:val="single" w:sz="4" w:space="0" w:color="auto"/>
              <w:left w:val="single" w:sz="4" w:space="0" w:color="auto"/>
              <w:bottom w:val="single" w:sz="4" w:space="0" w:color="auto"/>
              <w:right w:val="single" w:sz="4" w:space="0" w:color="auto"/>
            </w:tcBorders>
          </w:tcPr>
          <w:p w14:paraId="0F5CC490" w14:textId="77777777" w:rsidR="00342A78" w:rsidRDefault="00000000">
            <w:pPr>
              <w:rPr>
                <w:color w:val="C00000"/>
                <w:szCs w:val="21"/>
              </w:rPr>
            </w:pPr>
            <w:r>
              <w:rPr>
                <w:b/>
                <w:bCs/>
                <w:color w:val="333333"/>
                <w:sz w:val="22"/>
                <w:szCs w:val="22"/>
              </w:rPr>
              <w:t>测试输入或条件</w:t>
            </w:r>
          </w:p>
        </w:tc>
        <w:tc>
          <w:tcPr>
            <w:tcW w:w="8072" w:type="dxa"/>
            <w:tcBorders>
              <w:top w:val="single" w:sz="4" w:space="0" w:color="auto"/>
              <w:left w:val="single" w:sz="4" w:space="0" w:color="auto"/>
              <w:bottom w:val="single" w:sz="4" w:space="0" w:color="auto"/>
              <w:right w:val="single" w:sz="4" w:space="0" w:color="auto"/>
            </w:tcBorders>
          </w:tcPr>
          <w:p w14:paraId="74ED738B" w14:textId="47B691EC" w:rsidR="00342A78" w:rsidRDefault="00000000">
            <w:pPr>
              <w:rPr>
                <w:color w:val="333333"/>
                <w:szCs w:val="21"/>
              </w:rPr>
            </w:pPr>
            <w:r>
              <w:rPr>
                <w:color w:val="333333"/>
                <w:szCs w:val="21"/>
              </w:rPr>
              <w:t>使用</w:t>
            </w:r>
            <w:r>
              <w:rPr>
                <w:rFonts w:hint="eastAsia"/>
                <w:color w:val="333333"/>
                <w:szCs w:val="21"/>
              </w:rPr>
              <w:t>3</w:t>
            </w:r>
            <w:r w:rsidR="00D67DA4">
              <w:rPr>
                <w:rFonts w:hint="eastAsia"/>
                <w:color w:val="333333"/>
                <w:szCs w:val="21"/>
              </w:rPr>
              <w:t>台</w:t>
            </w:r>
            <w:r>
              <w:rPr>
                <w:rFonts w:hint="eastAsia"/>
                <w:color w:val="333333"/>
                <w:szCs w:val="21"/>
              </w:rPr>
              <w:t>RK3588S</w:t>
            </w:r>
            <w:r>
              <w:rPr>
                <w:rFonts w:hint="eastAsia"/>
                <w:color w:val="333333"/>
                <w:szCs w:val="21"/>
              </w:rPr>
              <w:t>本地部署</w:t>
            </w:r>
            <w:r>
              <w:rPr>
                <w:rFonts w:hint="eastAsia"/>
                <w:color w:val="333333"/>
                <w:szCs w:val="21"/>
              </w:rPr>
              <w:t>qwen3-vl-8B</w:t>
            </w:r>
            <w:r>
              <w:rPr>
                <w:rFonts w:hint="eastAsia"/>
                <w:color w:val="333333"/>
                <w:szCs w:val="21"/>
              </w:rPr>
              <w:t>大</w:t>
            </w:r>
            <w:r>
              <w:rPr>
                <w:color w:val="333333"/>
                <w:szCs w:val="21"/>
              </w:rPr>
              <w:t>模型</w:t>
            </w:r>
            <w:r w:rsidR="003D51D8">
              <w:rPr>
                <w:rFonts w:hint="eastAsia"/>
                <w:color w:val="333333"/>
                <w:szCs w:val="21"/>
              </w:rPr>
              <w:t>，在一</w:t>
            </w:r>
            <w:r w:rsidR="001A135B">
              <w:rPr>
                <w:rFonts w:hint="eastAsia"/>
                <w:color w:val="333333"/>
                <w:szCs w:val="21"/>
              </w:rPr>
              <w:t>台</w:t>
            </w:r>
            <w:r w:rsidR="003D51D8">
              <w:rPr>
                <w:rFonts w:hint="eastAsia"/>
                <w:color w:val="333333"/>
                <w:szCs w:val="21"/>
              </w:rPr>
              <w:t>设备上输入图片进行大模型推理，大模型推理完成后将结果输出；</w:t>
            </w:r>
            <w:r w:rsidR="003D51D8">
              <w:rPr>
                <w:szCs w:val="21"/>
              </w:rPr>
              <w:t>通过</w:t>
            </w:r>
            <w:r w:rsidR="003D51D8">
              <w:rPr>
                <w:szCs w:val="21"/>
              </w:rPr>
              <w:t xml:space="preserve"> SSH </w:t>
            </w:r>
            <w:r w:rsidR="003D51D8">
              <w:rPr>
                <w:szCs w:val="21"/>
              </w:rPr>
              <w:t>访问</w:t>
            </w:r>
            <w:r w:rsidR="003D51D8">
              <w:rPr>
                <w:szCs w:val="21"/>
              </w:rPr>
              <w:t xml:space="preserve"> ROC-RK3588S-PC </w:t>
            </w:r>
            <w:r w:rsidR="003D51D8">
              <w:rPr>
                <w:szCs w:val="21"/>
              </w:rPr>
              <w:t>开发板，已完成</w:t>
            </w:r>
            <w:r w:rsidR="003D51D8">
              <w:rPr>
                <w:szCs w:val="21"/>
              </w:rPr>
              <w:t xml:space="preserve"> Rust-Shyper</w:t>
            </w:r>
            <w:r w:rsidR="003D51D8">
              <w:rPr>
                <w:szCs w:val="21"/>
              </w:rPr>
              <w:t>、持有</w:t>
            </w:r>
            <w:r w:rsidR="003D51D8">
              <w:rPr>
                <w:szCs w:val="21"/>
              </w:rPr>
              <w:t xml:space="preserve"> NPU </w:t>
            </w:r>
            <w:r w:rsidR="003D51D8">
              <w:rPr>
                <w:szCs w:val="21"/>
              </w:rPr>
              <w:t>的虚拟机及</w:t>
            </w:r>
            <w:r w:rsidR="003D51D8">
              <w:rPr>
                <w:szCs w:val="21"/>
              </w:rPr>
              <w:t xml:space="preserve"> NPU </w:t>
            </w:r>
            <w:r w:rsidR="003D51D8">
              <w:rPr>
                <w:szCs w:val="21"/>
              </w:rPr>
              <w:t>前置检查。</w:t>
            </w:r>
          </w:p>
        </w:tc>
      </w:tr>
      <w:tr w:rsidR="00342A78" w14:paraId="557B274E" w14:textId="77777777">
        <w:tc>
          <w:tcPr>
            <w:tcW w:w="1555" w:type="dxa"/>
            <w:tcBorders>
              <w:top w:val="single" w:sz="4" w:space="0" w:color="auto"/>
              <w:left w:val="single" w:sz="4" w:space="0" w:color="auto"/>
              <w:bottom w:val="single" w:sz="4" w:space="0" w:color="auto"/>
              <w:right w:val="single" w:sz="4" w:space="0" w:color="auto"/>
            </w:tcBorders>
          </w:tcPr>
          <w:p w14:paraId="64236080" w14:textId="77777777" w:rsidR="00342A78" w:rsidRDefault="00000000">
            <w:pPr>
              <w:rPr>
                <w:color w:val="C00000"/>
                <w:szCs w:val="21"/>
              </w:rPr>
            </w:pPr>
            <w:r>
              <w:rPr>
                <w:b/>
                <w:bCs/>
                <w:color w:val="333333"/>
                <w:sz w:val="22"/>
                <w:szCs w:val="22"/>
              </w:rPr>
              <w:t>测试步骤</w:t>
            </w:r>
          </w:p>
        </w:tc>
        <w:tc>
          <w:tcPr>
            <w:tcW w:w="8072" w:type="dxa"/>
            <w:tcBorders>
              <w:top w:val="single" w:sz="4" w:space="0" w:color="auto"/>
              <w:left w:val="single" w:sz="4" w:space="0" w:color="auto"/>
              <w:bottom w:val="single" w:sz="4" w:space="0" w:color="auto"/>
              <w:right w:val="single" w:sz="4" w:space="0" w:color="auto"/>
            </w:tcBorders>
          </w:tcPr>
          <w:p w14:paraId="5D5CF84F" w14:textId="77777777" w:rsidR="003D51D8" w:rsidRDefault="003D51D8">
            <w:pPr>
              <w:numPr>
                <w:ilvl w:val="0"/>
                <w:numId w:val="63"/>
              </w:numPr>
              <w:adjustRightInd/>
              <w:snapToGrid w:val="0"/>
              <w:spacing w:before="60" w:after="60" w:line="300" w:lineRule="auto"/>
              <w:textAlignment w:val="auto"/>
              <w:rPr>
                <w:color w:val="333333"/>
                <w:szCs w:val="21"/>
              </w:rPr>
            </w:pPr>
            <w:r>
              <w:rPr>
                <w:color w:val="333333"/>
                <w:szCs w:val="21"/>
              </w:rPr>
              <w:t>按本节统一前置检查启动</w:t>
            </w:r>
            <w:r>
              <w:rPr>
                <w:color w:val="333333"/>
                <w:szCs w:val="21"/>
              </w:rPr>
              <w:t xml:space="preserve"> Rust-Shyper</w:t>
            </w:r>
            <w:r>
              <w:rPr>
                <w:color w:val="333333"/>
                <w:szCs w:val="21"/>
              </w:rPr>
              <w:t>，确认</w:t>
            </w:r>
            <w:r>
              <w:rPr>
                <w:color w:val="333333"/>
                <w:szCs w:val="21"/>
              </w:rPr>
              <w:t xml:space="preserve"> VM0</w:t>
            </w:r>
            <w:r>
              <w:rPr>
                <w:color w:val="333333"/>
                <w:szCs w:val="21"/>
              </w:rPr>
              <w:t>为</w:t>
            </w:r>
            <w:r>
              <w:rPr>
                <w:color w:val="333333"/>
                <w:szCs w:val="21"/>
              </w:rPr>
              <w:t xml:space="preserve"> Active</w:t>
            </w:r>
            <w:r>
              <w:rPr>
                <w:color w:val="333333"/>
                <w:szCs w:val="21"/>
              </w:rPr>
              <w:t>，并在持有</w:t>
            </w:r>
            <w:r>
              <w:rPr>
                <w:color w:val="333333"/>
                <w:szCs w:val="21"/>
              </w:rPr>
              <w:t xml:space="preserve"> NPU </w:t>
            </w:r>
            <w:r>
              <w:rPr>
                <w:color w:val="333333"/>
                <w:szCs w:val="21"/>
              </w:rPr>
              <w:t>的</w:t>
            </w:r>
            <w:r>
              <w:rPr>
                <w:color w:val="333333"/>
                <w:szCs w:val="21"/>
              </w:rPr>
              <w:t xml:space="preserve"> VM</w:t>
            </w:r>
            <w:r>
              <w:rPr>
                <w:rFonts w:hint="eastAsia"/>
                <w:color w:val="333333"/>
                <w:szCs w:val="21"/>
              </w:rPr>
              <w:t>0</w:t>
            </w:r>
            <w:r>
              <w:rPr>
                <w:color w:val="333333"/>
                <w:szCs w:val="21"/>
              </w:rPr>
              <w:t xml:space="preserve"> </w:t>
            </w:r>
            <w:r>
              <w:rPr>
                <w:color w:val="333333"/>
                <w:szCs w:val="21"/>
              </w:rPr>
              <w:t>中取得</w:t>
            </w:r>
            <w:r>
              <w:rPr>
                <w:color w:val="333333"/>
                <w:szCs w:val="21"/>
              </w:rPr>
              <w:t xml:space="preserve"> RKNPU_SMOKE_OK</w:t>
            </w:r>
            <w:r>
              <w:rPr>
                <w:color w:val="333333"/>
                <w:szCs w:val="21"/>
              </w:rPr>
              <w:t>。</w:t>
            </w:r>
          </w:p>
          <w:p w14:paraId="52AEC8FD" w14:textId="77777777" w:rsidR="003D51D8" w:rsidRDefault="003D51D8">
            <w:pPr>
              <w:numPr>
                <w:ilvl w:val="0"/>
                <w:numId w:val="63"/>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16616708" w14:textId="77777777" w:rsidR="003D51D8" w:rsidRDefault="003D51D8" w:rsidP="003D51D8">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t>scripts/rk3588s/AiRE/</w:t>
            </w:r>
          </w:p>
          <w:p w14:paraId="31BA5E92" w14:textId="5B9DC0ED" w:rsidR="003D51D8" w:rsidRDefault="003D51D8" w:rsidP="003D51D8">
            <w:pPr>
              <w:numPr>
                <w:ilvl w:val="255"/>
                <w:numId w:val="0"/>
              </w:numPr>
              <w:shd w:val="clear" w:color="auto" w:fill="F5F5F5"/>
              <w:snapToGrid w:val="0"/>
              <w:spacing w:before="60" w:after="60" w:line="240" w:lineRule="auto"/>
              <w:ind w:leftChars="200" w:left="420"/>
              <w:jc w:val="left"/>
              <w:rPr>
                <w:rFonts w:ascii="Consolas"/>
                <w:color w:val="252525"/>
                <w:szCs w:val="21"/>
              </w:rPr>
            </w:pPr>
            <w:r>
              <w:rPr>
                <w:rFonts w:ascii="Consolas" w:hint="eastAsia"/>
                <w:color w:val="252525"/>
                <w:szCs w:val="21"/>
              </w:rPr>
              <w:lastRenderedPageBreak/>
              <w:t>src/rk3588s/AiRE/</w:t>
            </w:r>
            <w:r w:rsidR="0018635B">
              <w:rPr>
                <w:rFonts w:ascii="Consolas" w:hint="eastAsia"/>
                <w:color w:val="252525"/>
                <w:szCs w:val="21"/>
              </w:rPr>
              <w:t>dial</w:t>
            </w:r>
            <w:r>
              <w:rPr>
                <w:rFonts w:ascii="Consolas" w:hint="eastAsia"/>
                <w:color w:val="252525"/>
                <w:szCs w:val="21"/>
              </w:rPr>
              <w:t>/</w:t>
            </w:r>
          </w:p>
          <w:p w14:paraId="55CAD783" w14:textId="70AE4638" w:rsidR="003D51D8" w:rsidRDefault="003D51D8">
            <w:pPr>
              <w:numPr>
                <w:ilvl w:val="0"/>
                <w:numId w:val="63"/>
              </w:numPr>
              <w:adjustRightInd/>
              <w:snapToGrid w:val="0"/>
              <w:spacing w:before="60" w:after="60" w:line="300" w:lineRule="auto"/>
              <w:textAlignment w:val="auto"/>
              <w:rPr>
                <w:color w:val="333333"/>
                <w:szCs w:val="21"/>
              </w:rPr>
            </w:pPr>
            <w:r>
              <w:rPr>
                <w:color w:val="333333"/>
                <w:szCs w:val="21"/>
              </w:rPr>
              <w:t>固定板端性能状态</w:t>
            </w:r>
            <w:r>
              <w:rPr>
                <w:rFonts w:hint="eastAsia"/>
                <w:color w:val="333333"/>
                <w:szCs w:val="21"/>
              </w:rPr>
              <w:t>，执行对应脚本：</w:t>
            </w:r>
          </w:p>
          <w:sdt>
            <w:sdtPr>
              <w:rPr>
                <w:rFonts w:ascii="Consolas"/>
                <w:color w:val="333333"/>
                <w:szCs w:val="21"/>
              </w:rPr>
              <w:id w:val="-364050983"/>
              <w:placeholder>
                <w:docPart w:val="3CF2BC33F7F54FD8AE60BF287F71D78E"/>
              </w:placeholder>
              <w15:appearance w15:val="hidden"/>
              <w:text w:multiLine="1"/>
            </w:sdtPr>
            <w:sdtContent>
              <w:p w14:paraId="61BA9993" w14:textId="70AE4638" w:rsidR="003D51D8" w:rsidRDefault="003D51D8" w:rsidP="003D51D8">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set_board_performance.sh --cpu performance --npu performance</w:t>
                </w:r>
              </w:p>
            </w:sdtContent>
          </w:sdt>
          <w:p w14:paraId="4EA28633" w14:textId="77777777" w:rsidR="003D51D8" w:rsidRDefault="003D51D8">
            <w:pPr>
              <w:numPr>
                <w:ilvl w:val="0"/>
                <w:numId w:val="63"/>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color w:val="333333"/>
                <w:szCs w:val="21"/>
              </w:rPr>
              <w:id w:val="-1686739908"/>
              <w:placeholder>
                <w:docPart w:val="8ADEC38773854D2EAA751A6287D6692E"/>
              </w:placeholder>
              <w15:appearance w15:val="hidden"/>
              <w:text w:multiLine="1"/>
            </w:sdtPr>
            <w:sdtContent>
              <w:p w14:paraId="4C033EA6" w14:textId="77777777" w:rsidR="003D51D8" w:rsidRDefault="003D51D8" w:rsidP="003D51D8">
                <w:pPr>
                  <w:numPr>
                    <w:ilvl w:val="255"/>
                    <w:numId w:val="0"/>
                  </w:numPr>
                  <w:shd w:val="clear" w:color="auto" w:fill="F5F5F5"/>
                  <w:snapToGrid w:val="0"/>
                  <w:spacing w:before="60" w:after="60" w:line="240" w:lineRule="auto"/>
                  <w:ind w:leftChars="200" w:left="420"/>
                  <w:jc w:val="left"/>
                  <w:rPr>
                    <w:color w:val="333333"/>
                    <w:szCs w:val="21"/>
                  </w:rPr>
                </w:pPr>
                <w:r>
                  <w:rPr>
                    <w:rFonts w:ascii="Consolas" w:hint="eastAsia"/>
                    <w:color w:val="252525"/>
                    <w:szCs w:val="21"/>
                  </w:rPr>
                  <w:t>cd /root/AIRE/AIRE-Mindspore/scripts/rk3588s/AiRE</w:t>
                </w:r>
                <w:r>
                  <w:rPr>
                    <w:rFonts w:ascii="Consolas" w:hint="eastAsia"/>
                    <w:color w:val="252525"/>
                    <w:szCs w:val="21"/>
                  </w:rPr>
                  <w:br/>
                  <w:t>bash setup_aire_env.sh</w:t>
                </w:r>
              </w:p>
            </w:sdtContent>
          </w:sdt>
          <w:p w14:paraId="33874444" w14:textId="3403A043" w:rsidR="003D51D8" w:rsidRDefault="0018635B">
            <w:pPr>
              <w:numPr>
                <w:ilvl w:val="0"/>
                <w:numId w:val="63"/>
              </w:numPr>
              <w:adjustRightInd/>
              <w:snapToGrid w:val="0"/>
              <w:spacing w:before="60" w:after="60" w:line="300" w:lineRule="auto"/>
              <w:textAlignment w:val="auto"/>
              <w:rPr>
                <w:color w:val="333333"/>
                <w:szCs w:val="21"/>
              </w:rPr>
            </w:pPr>
            <w:r>
              <w:rPr>
                <w:color w:val="333333"/>
                <w:szCs w:val="21"/>
              </w:rPr>
              <w:t>W</w:t>
            </w:r>
            <w:r>
              <w:rPr>
                <w:rFonts w:hint="eastAsia"/>
                <w:color w:val="333333"/>
                <w:szCs w:val="21"/>
              </w:rPr>
              <w:t>orker1</w:t>
            </w:r>
            <w:r w:rsidR="006870A5">
              <w:rPr>
                <w:rFonts w:hint="eastAsia"/>
                <w:color w:val="333333"/>
                <w:szCs w:val="21"/>
              </w:rPr>
              <w:t>进行服务器监听</w:t>
            </w:r>
            <w:r w:rsidR="003D51D8">
              <w:rPr>
                <w:color w:val="333333"/>
                <w:szCs w:val="21"/>
              </w:rPr>
              <w:t>：</w:t>
            </w:r>
          </w:p>
          <w:p w14:paraId="6752B600" w14:textId="3E95ADD3" w:rsidR="003D51D8" w:rsidRPr="0018635B" w:rsidRDefault="0018635B" w:rsidP="003D51D8">
            <w:pPr>
              <w:numPr>
                <w:ilvl w:val="255"/>
                <w:numId w:val="0"/>
              </w:numPr>
              <w:shd w:val="clear" w:color="auto" w:fill="F5F5F5"/>
              <w:snapToGrid w:val="0"/>
              <w:spacing w:before="60" w:after="60" w:line="240" w:lineRule="auto"/>
              <w:ind w:leftChars="200" w:left="420"/>
              <w:jc w:val="left"/>
              <w:rPr>
                <w:rFonts w:ascii="Consolas"/>
                <w:color w:val="252525"/>
                <w:szCs w:val="21"/>
              </w:rPr>
            </w:pPr>
            <w:r w:rsidRPr="0018635B">
              <w:rPr>
                <w:rFonts w:ascii="Consolas"/>
                <w:color w:val="252525"/>
                <w:szCs w:val="21"/>
              </w:rPr>
              <w:t>./target/release/dial-cli  --mode worker  --name worker1  --address 0.0.0.0:10128</w:t>
            </w:r>
          </w:p>
          <w:p w14:paraId="5A1AE209" w14:textId="24C72462" w:rsidR="006870A5" w:rsidRDefault="006870A5">
            <w:pPr>
              <w:numPr>
                <w:ilvl w:val="0"/>
                <w:numId w:val="63"/>
              </w:numPr>
              <w:adjustRightInd/>
              <w:snapToGrid w:val="0"/>
              <w:spacing w:before="60" w:after="60" w:line="300" w:lineRule="auto"/>
              <w:textAlignment w:val="auto"/>
              <w:rPr>
                <w:color w:val="333333"/>
                <w:szCs w:val="21"/>
              </w:rPr>
            </w:pPr>
            <w:r>
              <w:rPr>
                <w:color w:val="333333"/>
                <w:szCs w:val="21"/>
              </w:rPr>
              <w:t>W</w:t>
            </w:r>
            <w:r>
              <w:rPr>
                <w:rFonts w:hint="eastAsia"/>
                <w:color w:val="333333"/>
                <w:szCs w:val="21"/>
              </w:rPr>
              <w:t>orker</w:t>
            </w:r>
            <w:r>
              <w:rPr>
                <w:rFonts w:hint="eastAsia"/>
                <w:color w:val="333333"/>
                <w:szCs w:val="21"/>
              </w:rPr>
              <w:t>2</w:t>
            </w:r>
            <w:r>
              <w:rPr>
                <w:rFonts w:hint="eastAsia"/>
                <w:color w:val="333333"/>
                <w:szCs w:val="21"/>
              </w:rPr>
              <w:t>进行服务器监听</w:t>
            </w:r>
            <w:r>
              <w:rPr>
                <w:color w:val="333333"/>
                <w:szCs w:val="21"/>
              </w:rPr>
              <w:t>：</w:t>
            </w:r>
          </w:p>
          <w:p w14:paraId="545E5E91" w14:textId="16FFF128" w:rsidR="006870A5" w:rsidRPr="0018635B" w:rsidRDefault="006870A5" w:rsidP="006870A5">
            <w:pPr>
              <w:numPr>
                <w:ilvl w:val="255"/>
                <w:numId w:val="0"/>
              </w:numPr>
              <w:shd w:val="clear" w:color="auto" w:fill="F5F5F5"/>
              <w:snapToGrid w:val="0"/>
              <w:spacing w:before="60" w:after="60" w:line="240" w:lineRule="auto"/>
              <w:ind w:leftChars="200" w:left="420"/>
              <w:jc w:val="left"/>
              <w:rPr>
                <w:rFonts w:ascii="Consolas"/>
                <w:color w:val="252525"/>
                <w:szCs w:val="21"/>
              </w:rPr>
            </w:pPr>
            <w:r w:rsidRPr="006870A5">
              <w:rPr>
                <w:rFonts w:ascii="Consolas"/>
                <w:color w:val="252525"/>
                <w:szCs w:val="21"/>
              </w:rPr>
              <w:t>./target/release/dial-cli  --mode worker  --name worker2  --address 0.0.0.0:10128</w:t>
            </w:r>
          </w:p>
          <w:p w14:paraId="57865735" w14:textId="29B82EE2" w:rsidR="006870A5" w:rsidRDefault="001C0D31">
            <w:pPr>
              <w:numPr>
                <w:ilvl w:val="0"/>
                <w:numId w:val="63"/>
              </w:numPr>
              <w:adjustRightInd/>
              <w:snapToGrid w:val="0"/>
              <w:spacing w:before="60" w:after="60" w:line="300" w:lineRule="auto"/>
              <w:textAlignment w:val="auto"/>
              <w:rPr>
                <w:color w:val="333333"/>
                <w:szCs w:val="21"/>
              </w:rPr>
            </w:pPr>
            <w:r>
              <w:rPr>
                <w:rFonts w:hint="eastAsia"/>
                <w:color w:val="333333"/>
                <w:szCs w:val="21"/>
              </w:rPr>
              <w:t>Master</w:t>
            </w:r>
            <w:r>
              <w:rPr>
                <w:rFonts w:hint="eastAsia"/>
                <w:color w:val="333333"/>
                <w:szCs w:val="21"/>
              </w:rPr>
              <w:t>与两个</w:t>
            </w:r>
            <w:r w:rsidR="00116CAC">
              <w:rPr>
                <w:rFonts w:hint="eastAsia"/>
                <w:color w:val="333333"/>
                <w:szCs w:val="21"/>
              </w:rPr>
              <w:t>W</w:t>
            </w:r>
            <w:r>
              <w:rPr>
                <w:rFonts w:hint="eastAsia"/>
                <w:color w:val="333333"/>
                <w:szCs w:val="21"/>
              </w:rPr>
              <w:t>orker</w:t>
            </w:r>
            <w:r>
              <w:rPr>
                <w:rFonts w:hint="eastAsia"/>
                <w:color w:val="333333"/>
                <w:szCs w:val="21"/>
              </w:rPr>
              <w:t>进行服务器连接：</w:t>
            </w:r>
          </w:p>
          <w:p w14:paraId="126E3EAE" w14:textId="3A540CE5" w:rsidR="001C0D31" w:rsidRPr="002F361F" w:rsidRDefault="001C0D31" w:rsidP="002F361F">
            <w:pPr>
              <w:numPr>
                <w:ilvl w:val="255"/>
                <w:numId w:val="0"/>
              </w:numPr>
              <w:shd w:val="clear" w:color="auto" w:fill="F5F5F5"/>
              <w:snapToGrid w:val="0"/>
              <w:spacing w:before="60" w:after="60"/>
              <w:ind w:leftChars="200" w:left="420"/>
              <w:jc w:val="left"/>
              <w:rPr>
                <w:rFonts w:ascii="Consolas" w:hint="eastAsia"/>
                <w:color w:val="252525"/>
                <w:szCs w:val="21"/>
              </w:rPr>
            </w:pPr>
            <w:r w:rsidRPr="001C0D31">
              <w:rPr>
                <w:rFonts w:ascii="Consolas"/>
                <w:color w:val="252525"/>
                <w:szCs w:val="21"/>
              </w:rPr>
              <w:t xml:space="preserve">./target/release/dial-cli --mode master --api 0.0.0.0:8082 </w:t>
            </w:r>
          </w:p>
          <w:p w14:paraId="6B1CFAE9" w14:textId="203BC0C6" w:rsidR="003D51D8" w:rsidRDefault="002F361F">
            <w:pPr>
              <w:numPr>
                <w:ilvl w:val="0"/>
                <w:numId w:val="63"/>
              </w:numPr>
              <w:adjustRightInd/>
              <w:snapToGrid w:val="0"/>
              <w:spacing w:before="60" w:after="60" w:line="300" w:lineRule="auto"/>
              <w:textAlignment w:val="auto"/>
              <w:rPr>
                <w:color w:val="333333"/>
                <w:szCs w:val="21"/>
              </w:rPr>
            </w:pPr>
            <w:r>
              <w:rPr>
                <w:rFonts w:hint="eastAsia"/>
                <w:color w:val="333333"/>
                <w:szCs w:val="21"/>
              </w:rPr>
              <w:t>在</w:t>
            </w:r>
            <w:r w:rsidR="00116CAC">
              <w:rPr>
                <w:rFonts w:hint="eastAsia"/>
                <w:color w:val="333333"/>
                <w:szCs w:val="21"/>
              </w:rPr>
              <w:t>M</w:t>
            </w:r>
            <w:r>
              <w:rPr>
                <w:rFonts w:hint="eastAsia"/>
                <w:color w:val="333333"/>
                <w:szCs w:val="21"/>
              </w:rPr>
              <w:t>aster</w:t>
            </w:r>
            <w:r>
              <w:rPr>
                <w:rFonts w:hint="eastAsia"/>
                <w:color w:val="333333"/>
                <w:szCs w:val="21"/>
              </w:rPr>
              <w:t>端进行大模型推理</w:t>
            </w:r>
            <w:r w:rsidR="003D51D8">
              <w:rPr>
                <w:color w:val="333333"/>
                <w:szCs w:val="21"/>
              </w:rPr>
              <w:t>：</w:t>
            </w:r>
          </w:p>
          <w:p w14:paraId="18281A06" w14:textId="4983D7C8" w:rsidR="00342A78" w:rsidRPr="000416CF" w:rsidRDefault="002F361F" w:rsidP="000416CF">
            <w:pPr>
              <w:numPr>
                <w:ilvl w:val="255"/>
                <w:numId w:val="0"/>
              </w:numPr>
              <w:shd w:val="clear" w:color="auto" w:fill="F5F5F5"/>
              <w:snapToGrid w:val="0"/>
              <w:spacing w:before="60" w:after="60" w:line="240" w:lineRule="auto"/>
              <w:ind w:leftChars="200" w:left="420"/>
              <w:jc w:val="left"/>
              <w:rPr>
                <w:rFonts w:hint="eastAsia"/>
              </w:rPr>
            </w:pPr>
            <w:sdt>
              <w:sdtPr>
                <w:rPr>
                  <w:rFonts w:ascii="Consolas"/>
                  <w:color w:val="333333"/>
                  <w:szCs w:val="21"/>
                </w:rPr>
                <w:id w:val="-1228064621"/>
                <w:placeholder>
                  <w:docPart w:val="5B40DBB059CF429CAC37DCF5F9FB01E5"/>
                </w:placeholder>
                <w15:appearance w15:val="hidden"/>
                <w:text w:multiLine="1"/>
              </w:sdtPr>
              <w:sdtContent>
                <w:r w:rsidRPr="002F361F">
                  <w:rPr>
                    <w:rFonts w:ascii="Consolas"/>
                    <w:color w:val="333333"/>
                    <w:szCs w:val="21"/>
                  </w:rPr>
                  <w:t xml:space="preserve">  ./target/release/dial-cli  --api-client http://127.0.0.1:8082 --image test3.png --ask "</w:t>
                </w:r>
                <w:r w:rsidRPr="002F361F">
                  <w:rPr>
                    <w:rFonts w:ascii="Consolas"/>
                    <w:color w:val="333333"/>
                    <w:szCs w:val="21"/>
                  </w:rPr>
                  <w:t>请你判断一下图片中是否有人摔倒？</w:t>
                </w:r>
                <w:r w:rsidRPr="002F361F">
                  <w:rPr>
                    <w:rFonts w:ascii="Consolas"/>
                    <w:color w:val="333333"/>
                    <w:szCs w:val="21"/>
                  </w:rPr>
                  <w:t xml:space="preserve">" </w:t>
                </w:r>
              </w:sdtContent>
            </w:sdt>
          </w:p>
        </w:tc>
      </w:tr>
      <w:tr w:rsidR="00342A78" w14:paraId="5C19450E" w14:textId="77777777">
        <w:tc>
          <w:tcPr>
            <w:tcW w:w="1555" w:type="dxa"/>
            <w:tcBorders>
              <w:top w:val="single" w:sz="4" w:space="0" w:color="auto"/>
              <w:left w:val="single" w:sz="4" w:space="0" w:color="auto"/>
              <w:bottom w:val="single" w:sz="4" w:space="0" w:color="auto"/>
              <w:right w:val="single" w:sz="4" w:space="0" w:color="auto"/>
            </w:tcBorders>
          </w:tcPr>
          <w:p w14:paraId="709FADFB" w14:textId="77777777" w:rsidR="00342A78" w:rsidRDefault="00000000">
            <w:pPr>
              <w:rPr>
                <w:color w:val="C00000"/>
                <w:szCs w:val="21"/>
              </w:rPr>
            </w:pPr>
            <w:r>
              <w:rPr>
                <w:b/>
                <w:bCs/>
                <w:color w:val="333333"/>
                <w:sz w:val="22"/>
                <w:szCs w:val="22"/>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38E25D70" w14:textId="77777777" w:rsidR="00342A78" w:rsidRDefault="00000000">
            <w:pPr>
              <w:snapToGrid w:val="0"/>
              <w:spacing w:before="60" w:after="60" w:line="300" w:lineRule="auto"/>
              <w:jc w:val="left"/>
              <w:rPr>
                <w:color w:val="333333"/>
                <w:szCs w:val="21"/>
                <w:lang w:eastAsia="zh-TW"/>
              </w:rPr>
            </w:pPr>
            <w:r>
              <w:rPr>
                <w:rFonts w:hint="eastAsia"/>
                <w:color w:val="333333"/>
                <w:szCs w:val="21"/>
              </w:rPr>
              <w:t>1</w:t>
            </w:r>
            <w:r>
              <w:rPr>
                <w:rFonts w:hint="eastAsia"/>
                <w:color w:val="333333"/>
                <w:szCs w:val="21"/>
              </w:rPr>
              <w:t>、</w:t>
            </w:r>
            <w:r>
              <w:rPr>
                <w:rFonts w:hint="eastAsia"/>
                <w:color w:val="333333"/>
                <w:szCs w:val="21"/>
              </w:rPr>
              <w:t xml:space="preserve">3 </w:t>
            </w:r>
            <w:r>
              <w:rPr>
                <w:rFonts w:hint="eastAsia"/>
                <w:color w:val="333333"/>
                <w:szCs w:val="21"/>
              </w:rPr>
              <w:t>台设备均正常启动，角色配置正确，</w:t>
            </w:r>
            <w:r>
              <w:rPr>
                <w:rFonts w:hint="eastAsia"/>
                <w:color w:val="333333"/>
                <w:szCs w:val="21"/>
              </w:rPr>
              <w:t xml:space="preserve">Master </w:t>
            </w:r>
            <w:r>
              <w:rPr>
                <w:rFonts w:hint="eastAsia"/>
                <w:color w:val="333333"/>
                <w:szCs w:val="21"/>
              </w:rPr>
              <w:t>能够识别并调度</w:t>
            </w:r>
            <w:r>
              <w:rPr>
                <w:rFonts w:hint="eastAsia"/>
                <w:color w:val="333333"/>
                <w:szCs w:val="21"/>
              </w:rPr>
              <w:t xml:space="preserve"> Worker1</w:t>
            </w:r>
            <w:r>
              <w:rPr>
                <w:rFonts w:hint="eastAsia"/>
                <w:color w:val="333333"/>
                <w:szCs w:val="21"/>
              </w:rPr>
              <w:t>、</w:t>
            </w:r>
            <w:r>
              <w:rPr>
                <w:rFonts w:hint="eastAsia"/>
                <w:color w:val="333333"/>
                <w:szCs w:val="21"/>
              </w:rPr>
              <w:t>Worker2</w:t>
            </w:r>
            <w:r>
              <w:rPr>
                <w:rFonts w:hint="eastAsia"/>
                <w:color w:val="333333"/>
                <w:szCs w:val="21"/>
              </w:rPr>
              <w:t>，整体拓扑符合下图所示架构</w:t>
            </w:r>
            <w:r>
              <w:rPr>
                <w:color w:val="333333"/>
                <w:szCs w:val="21"/>
                <w:lang w:eastAsia="zh-TW"/>
              </w:rPr>
              <w:t>。</w:t>
            </w:r>
          </w:p>
          <w:p w14:paraId="5F2750DA" w14:textId="77777777" w:rsidR="00342A78" w:rsidRDefault="00000000">
            <w:pPr>
              <w:snapToGrid w:val="0"/>
              <w:spacing w:before="60" w:after="60" w:line="300" w:lineRule="auto"/>
              <w:jc w:val="left"/>
            </w:pPr>
            <w:r>
              <w:rPr>
                <w:noProof/>
              </w:rPr>
              <w:drawing>
                <wp:inline distT="0" distB="0" distL="0" distR="0" wp14:anchorId="0FD6D851" wp14:editId="403544DD">
                  <wp:extent cx="4388485" cy="2380615"/>
                  <wp:effectExtent l="0" t="0" r="12065" b="635"/>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388485" cy="2380615"/>
                          </a:xfrm>
                          <a:prstGeom prst="rect">
                            <a:avLst/>
                          </a:prstGeom>
                        </pic:spPr>
                      </pic:pic>
                    </a:graphicData>
                  </a:graphic>
                </wp:inline>
              </w:drawing>
            </w:r>
          </w:p>
          <w:p w14:paraId="025599C2" w14:textId="77777777" w:rsidR="00342A78" w:rsidRDefault="00000000">
            <w:pPr>
              <w:numPr>
                <w:ilvl w:val="0"/>
                <w:numId w:val="50"/>
              </w:numPr>
              <w:snapToGrid w:val="0"/>
              <w:spacing w:before="60" w:after="60" w:line="300" w:lineRule="auto"/>
              <w:jc w:val="left"/>
            </w:pPr>
            <w:r>
              <w:rPr>
                <w:rFonts w:hint="eastAsia"/>
              </w:rPr>
              <w:t xml:space="preserve">Master </w:t>
            </w:r>
            <w:r>
              <w:rPr>
                <w:rFonts w:hint="eastAsia"/>
              </w:rPr>
              <w:t>正常接收并执行推理任务，</w:t>
            </w:r>
            <w:r>
              <w:rPr>
                <w:rFonts w:hint="eastAsia"/>
              </w:rPr>
              <w:t>Worker1</w:t>
            </w:r>
            <w:r>
              <w:rPr>
                <w:rFonts w:hint="eastAsia"/>
              </w:rPr>
              <w:t>、</w:t>
            </w:r>
            <w:r>
              <w:rPr>
                <w:rFonts w:hint="eastAsia"/>
              </w:rPr>
              <w:t xml:space="preserve">Worker2 </w:t>
            </w:r>
            <w:r>
              <w:rPr>
                <w:rFonts w:hint="eastAsia"/>
              </w:rPr>
              <w:t>正常参与计算；三台设备资源监控数据随任务正常变化，推理过程无异常报错、进程退出或任务中断，并返回正常结果。</w:t>
            </w:r>
          </w:p>
          <w:p w14:paraId="28F863CC" w14:textId="77777777" w:rsidR="00342A78" w:rsidRDefault="00000000">
            <w:pPr>
              <w:snapToGrid w:val="0"/>
              <w:spacing w:before="60" w:after="60" w:line="300" w:lineRule="auto"/>
              <w:jc w:val="left"/>
            </w:pPr>
            <w:r>
              <w:rPr>
                <w:noProof/>
              </w:rPr>
              <w:lastRenderedPageBreak/>
              <w:drawing>
                <wp:inline distT="0" distB="0" distL="0" distR="0" wp14:anchorId="569F96EB" wp14:editId="436D9DE5">
                  <wp:extent cx="4988560" cy="2800985"/>
                  <wp:effectExtent l="0" t="0" r="2540" b="18415"/>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pic:cNvPicPr>
                            <a:picLocks noChangeAspect="1"/>
                          </pic:cNvPicPr>
                        </pic:nvPicPr>
                        <pic:blipFill>
                          <a:blip r:embed="rId58"/>
                          <a:stretch>
                            <a:fillRect/>
                          </a:stretch>
                        </pic:blipFill>
                        <pic:spPr>
                          <a:xfrm>
                            <a:off x="0" y="0"/>
                            <a:ext cx="4988560" cy="2800985"/>
                          </a:xfrm>
                          <a:prstGeom prst="rect">
                            <a:avLst/>
                          </a:prstGeom>
                        </pic:spPr>
                      </pic:pic>
                    </a:graphicData>
                  </a:graphic>
                </wp:inline>
              </w:drawing>
            </w:r>
          </w:p>
        </w:tc>
      </w:tr>
    </w:tbl>
    <w:p w14:paraId="507B008D" w14:textId="77777777" w:rsidR="00342A78" w:rsidRPr="00BB5B2E" w:rsidRDefault="00000000">
      <w:pPr>
        <w:pStyle w:val="51"/>
        <w:spacing w:before="156" w:after="156"/>
        <w:rPr>
          <w:color w:val="C00000"/>
        </w:rPr>
      </w:pPr>
      <w:r w:rsidRPr="00BB5B2E">
        <w:rPr>
          <w:color w:val="C00000"/>
        </w:rPr>
        <w:lastRenderedPageBreak/>
        <w:t>测试用例</w:t>
      </w:r>
      <w:r w:rsidRPr="00BB5B2E">
        <w:rPr>
          <w:rFonts w:hint="eastAsia"/>
          <w:color w:val="C00000"/>
        </w:rPr>
        <w:t>4</w:t>
      </w:r>
      <w:r w:rsidRPr="00BB5B2E">
        <w:rPr>
          <w:color w:val="C00000"/>
        </w:rPr>
        <w:t>.</w:t>
      </w:r>
      <w:r w:rsidRPr="00BB5B2E">
        <w:rPr>
          <w:rFonts w:hint="eastAsia"/>
          <w:color w:val="C00000"/>
        </w:rPr>
        <w:t>7</w:t>
      </w:r>
      <w:r w:rsidRPr="00BB5B2E">
        <w:rPr>
          <w:color w:val="C00000"/>
        </w:rPr>
        <w:t>：</w:t>
      </w:r>
      <w:r w:rsidRPr="00BB5B2E">
        <w:rPr>
          <w:rFonts w:hint="eastAsia"/>
          <w:color w:val="C00000"/>
          <w:szCs w:val="21"/>
        </w:rPr>
        <w:t>基于</w:t>
      </w:r>
      <w:r w:rsidRPr="00BB5B2E">
        <w:rPr>
          <w:rFonts w:hint="eastAsia"/>
          <w:color w:val="C00000"/>
          <w:szCs w:val="21"/>
        </w:rPr>
        <w:t>Dial</w:t>
      </w:r>
      <w:r w:rsidRPr="00BB5B2E">
        <w:rPr>
          <w:rFonts w:hint="eastAsia"/>
          <w:color w:val="C00000"/>
          <w:szCs w:val="21"/>
        </w:rPr>
        <w:t>系统的</w:t>
      </w:r>
      <w:r w:rsidRPr="00BB5B2E">
        <w:rPr>
          <w:rFonts w:hint="eastAsia"/>
          <w:color w:val="C00000"/>
        </w:rPr>
        <w:t>qwen3-vl-8B</w:t>
      </w:r>
      <w:r w:rsidRPr="00BB5B2E">
        <w:rPr>
          <w:rFonts w:hint="eastAsia"/>
          <w:color w:val="C00000"/>
        </w:rPr>
        <w:t>大语言模型的多模态推理</w:t>
      </w:r>
    </w:p>
    <w:tbl>
      <w:tblPr>
        <w:tblStyle w:val="afff1"/>
        <w:tblW w:w="0" w:type="auto"/>
        <w:tblLayout w:type="fixed"/>
        <w:tblLook w:val="04A0" w:firstRow="1" w:lastRow="0" w:firstColumn="1" w:lastColumn="0" w:noHBand="0" w:noVBand="1"/>
      </w:tblPr>
      <w:tblGrid>
        <w:gridCol w:w="1555"/>
        <w:gridCol w:w="8072"/>
      </w:tblGrid>
      <w:tr w:rsidR="00342A78" w14:paraId="47925E1B" w14:textId="77777777">
        <w:tc>
          <w:tcPr>
            <w:tcW w:w="1555" w:type="dxa"/>
            <w:tcBorders>
              <w:top w:val="single" w:sz="4" w:space="0" w:color="auto"/>
              <w:left w:val="single" w:sz="4" w:space="0" w:color="auto"/>
              <w:bottom w:val="single" w:sz="4" w:space="0" w:color="auto"/>
              <w:right w:val="single" w:sz="4" w:space="0" w:color="auto"/>
            </w:tcBorders>
          </w:tcPr>
          <w:p w14:paraId="19D11298" w14:textId="77777777" w:rsidR="00342A78" w:rsidRDefault="00000000">
            <w:pPr>
              <w:rPr>
                <w:color w:val="C00000"/>
                <w:szCs w:val="21"/>
              </w:rPr>
            </w:pPr>
            <w:r>
              <w:rPr>
                <w:b/>
                <w:bCs/>
                <w:color w:val="333333"/>
                <w:sz w:val="22"/>
                <w:szCs w:val="22"/>
              </w:rPr>
              <w:t>测试输入或条件</w:t>
            </w:r>
          </w:p>
        </w:tc>
        <w:tc>
          <w:tcPr>
            <w:tcW w:w="8072" w:type="dxa"/>
            <w:tcBorders>
              <w:top w:val="single" w:sz="4" w:space="0" w:color="auto"/>
              <w:left w:val="single" w:sz="4" w:space="0" w:color="auto"/>
              <w:bottom w:val="single" w:sz="4" w:space="0" w:color="auto"/>
              <w:right w:val="single" w:sz="4" w:space="0" w:color="auto"/>
            </w:tcBorders>
          </w:tcPr>
          <w:p w14:paraId="04C2FDE1" w14:textId="297CE228" w:rsidR="00342A78" w:rsidRDefault="000416CF">
            <w:pPr>
              <w:rPr>
                <w:rFonts w:hint="eastAsia"/>
                <w:color w:val="333333"/>
                <w:szCs w:val="21"/>
              </w:rPr>
            </w:pPr>
            <w:r w:rsidRPr="000416CF">
              <w:rPr>
                <w:color w:val="333333"/>
                <w:szCs w:val="21"/>
              </w:rPr>
              <w:t>使用</w:t>
            </w:r>
            <w:r w:rsidR="00D67DA4">
              <w:rPr>
                <w:rFonts w:hint="eastAsia"/>
                <w:color w:val="333333"/>
                <w:szCs w:val="21"/>
              </w:rPr>
              <w:t>一台</w:t>
            </w:r>
            <w:r w:rsidRPr="000416CF">
              <w:rPr>
                <w:color w:val="333333"/>
                <w:szCs w:val="21"/>
              </w:rPr>
              <w:t>RK3588S</w:t>
            </w:r>
            <w:r w:rsidR="00D67DA4">
              <w:rPr>
                <w:rFonts w:hint="eastAsia"/>
                <w:color w:val="333333"/>
                <w:szCs w:val="21"/>
              </w:rPr>
              <w:t>一台</w:t>
            </w:r>
            <w:r w:rsidR="00BB5B2E" w:rsidRPr="00BB5B2E">
              <w:rPr>
                <w:color w:val="333333"/>
                <w:szCs w:val="21"/>
              </w:rPr>
              <w:t>NVIDIA Jetson Orin</w:t>
            </w:r>
            <w:r w:rsidRPr="000416CF">
              <w:rPr>
                <w:color w:val="333333"/>
                <w:szCs w:val="21"/>
              </w:rPr>
              <w:t>本地部署</w:t>
            </w:r>
            <w:r w:rsidRPr="000416CF">
              <w:rPr>
                <w:color w:val="333333"/>
                <w:szCs w:val="21"/>
              </w:rPr>
              <w:t>qwen3-vl-8B</w:t>
            </w:r>
            <w:r w:rsidRPr="000416CF">
              <w:rPr>
                <w:color w:val="333333"/>
                <w:szCs w:val="21"/>
              </w:rPr>
              <w:t>大模型，在</w:t>
            </w:r>
            <w:r w:rsidR="00BB5B2E" w:rsidRPr="00BB5B2E">
              <w:rPr>
                <w:color w:val="333333"/>
                <w:szCs w:val="21"/>
              </w:rPr>
              <w:t>RK3588S</w:t>
            </w:r>
            <w:r w:rsidRPr="000416CF">
              <w:rPr>
                <w:color w:val="333333"/>
                <w:szCs w:val="21"/>
              </w:rPr>
              <w:t>上输入图片进行大模型推理，大模型推理完成后将结果输出；通过</w:t>
            </w:r>
            <w:r w:rsidRPr="000416CF">
              <w:rPr>
                <w:color w:val="333333"/>
                <w:szCs w:val="21"/>
              </w:rPr>
              <w:t xml:space="preserve"> SSH </w:t>
            </w:r>
            <w:r w:rsidRPr="000416CF">
              <w:rPr>
                <w:color w:val="333333"/>
                <w:szCs w:val="21"/>
              </w:rPr>
              <w:t>访问</w:t>
            </w:r>
            <w:r w:rsidRPr="000416CF">
              <w:rPr>
                <w:color w:val="333333"/>
                <w:szCs w:val="21"/>
              </w:rPr>
              <w:t xml:space="preserve"> ROC-RK3588S-PC </w:t>
            </w:r>
            <w:r w:rsidRPr="000416CF">
              <w:rPr>
                <w:color w:val="333333"/>
                <w:szCs w:val="21"/>
              </w:rPr>
              <w:t>开发板，已完成</w:t>
            </w:r>
            <w:r w:rsidRPr="000416CF">
              <w:rPr>
                <w:color w:val="333333"/>
                <w:szCs w:val="21"/>
              </w:rPr>
              <w:t xml:space="preserve"> Rust-Shyper</w:t>
            </w:r>
            <w:r w:rsidRPr="000416CF">
              <w:rPr>
                <w:color w:val="333333"/>
                <w:szCs w:val="21"/>
              </w:rPr>
              <w:t>、持有</w:t>
            </w:r>
            <w:r w:rsidRPr="000416CF">
              <w:rPr>
                <w:color w:val="333333"/>
                <w:szCs w:val="21"/>
              </w:rPr>
              <w:t xml:space="preserve"> NPU </w:t>
            </w:r>
            <w:r w:rsidRPr="000416CF">
              <w:rPr>
                <w:color w:val="333333"/>
                <w:szCs w:val="21"/>
              </w:rPr>
              <w:t>的虚拟机及</w:t>
            </w:r>
            <w:r w:rsidRPr="000416CF">
              <w:rPr>
                <w:color w:val="333333"/>
                <w:szCs w:val="21"/>
              </w:rPr>
              <w:t xml:space="preserve"> NPU </w:t>
            </w:r>
            <w:r w:rsidRPr="000416CF">
              <w:rPr>
                <w:color w:val="333333"/>
                <w:szCs w:val="21"/>
              </w:rPr>
              <w:t>前置检查</w:t>
            </w:r>
            <w:r w:rsidR="00DC751B">
              <w:rPr>
                <w:rFonts w:hint="eastAsia"/>
                <w:color w:val="333333"/>
                <w:szCs w:val="21"/>
              </w:rPr>
              <w:t>；</w:t>
            </w:r>
            <w:r w:rsidR="00DC751B" w:rsidRPr="00DC751B">
              <w:rPr>
                <w:color w:val="333333"/>
                <w:szCs w:val="21"/>
              </w:rPr>
              <w:t>通过</w:t>
            </w:r>
            <w:r w:rsidR="00DC751B" w:rsidRPr="00DC751B">
              <w:rPr>
                <w:color w:val="333333"/>
                <w:szCs w:val="21"/>
              </w:rPr>
              <w:t xml:space="preserve"> SSH </w:t>
            </w:r>
            <w:r w:rsidR="00DC751B" w:rsidRPr="00DC751B">
              <w:rPr>
                <w:color w:val="333333"/>
                <w:szCs w:val="21"/>
              </w:rPr>
              <w:t>访问</w:t>
            </w:r>
            <w:r w:rsidR="00DC751B" w:rsidRPr="00DC751B">
              <w:rPr>
                <w:color w:val="333333"/>
                <w:szCs w:val="21"/>
              </w:rPr>
              <w:t xml:space="preserve"> NVIDIA Jetson AGX Orin </w:t>
            </w:r>
            <w:r w:rsidR="00DC751B" w:rsidRPr="00DC751B">
              <w:rPr>
                <w:color w:val="333333"/>
                <w:szCs w:val="21"/>
              </w:rPr>
              <w:t>开发板，已完成</w:t>
            </w:r>
            <w:r w:rsidR="00DC751B" w:rsidRPr="00DC751B">
              <w:rPr>
                <w:color w:val="333333"/>
                <w:szCs w:val="21"/>
              </w:rPr>
              <w:t xml:space="preserve"> Rust-Shyper</w:t>
            </w:r>
            <w:r w:rsidR="00DC751B" w:rsidRPr="00DC751B">
              <w:rPr>
                <w:color w:val="333333"/>
                <w:szCs w:val="21"/>
              </w:rPr>
              <w:t>、持有</w:t>
            </w:r>
            <w:r w:rsidR="00DC751B" w:rsidRPr="00DC751B">
              <w:rPr>
                <w:color w:val="333333"/>
                <w:szCs w:val="21"/>
              </w:rPr>
              <w:t xml:space="preserve"> GPU</w:t>
            </w:r>
            <w:r w:rsidR="00DC751B" w:rsidRPr="00DC751B">
              <w:rPr>
                <w:color w:val="333333"/>
                <w:szCs w:val="21"/>
              </w:rPr>
              <w:t>的虚拟机及</w:t>
            </w:r>
            <w:r w:rsidR="00DC751B" w:rsidRPr="00DC751B">
              <w:rPr>
                <w:color w:val="333333"/>
                <w:szCs w:val="21"/>
              </w:rPr>
              <w:t xml:space="preserve"> GPU </w:t>
            </w:r>
            <w:r w:rsidR="00DC751B" w:rsidRPr="00DC751B">
              <w:rPr>
                <w:color w:val="333333"/>
                <w:szCs w:val="21"/>
              </w:rPr>
              <w:t>前置检查。</w:t>
            </w:r>
          </w:p>
        </w:tc>
      </w:tr>
      <w:tr w:rsidR="002D31C3" w14:paraId="23FC3D4F" w14:textId="77777777">
        <w:tc>
          <w:tcPr>
            <w:tcW w:w="1555" w:type="dxa"/>
            <w:tcBorders>
              <w:top w:val="single" w:sz="4" w:space="0" w:color="auto"/>
              <w:left w:val="single" w:sz="4" w:space="0" w:color="auto"/>
              <w:bottom w:val="single" w:sz="4" w:space="0" w:color="auto"/>
              <w:right w:val="single" w:sz="4" w:space="0" w:color="auto"/>
            </w:tcBorders>
          </w:tcPr>
          <w:p w14:paraId="55310295" w14:textId="77777777" w:rsidR="002D31C3" w:rsidRDefault="002D31C3" w:rsidP="002D31C3">
            <w:pPr>
              <w:rPr>
                <w:color w:val="C00000"/>
                <w:szCs w:val="21"/>
              </w:rPr>
            </w:pPr>
            <w:r>
              <w:rPr>
                <w:b/>
                <w:bCs/>
                <w:color w:val="333333"/>
                <w:sz w:val="22"/>
                <w:szCs w:val="22"/>
              </w:rPr>
              <w:t>测试步骤</w:t>
            </w:r>
          </w:p>
        </w:tc>
        <w:tc>
          <w:tcPr>
            <w:tcW w:w="8072" w:type="dxa"/>
            <w:tcBorders>
              <w:top w:val="single" w:sz="4" w:space="0" w:color="auto"/>
              <w:left w:val="single" w:sz="4" w:space="0" w:color="auto"/>
              <w:bottom w:val="single" w:sz="4" w:space="0" w:color="auto"/>
              <w:right w:val="single" w:sz="4" w:space="0" w:color="auto"/>
            </w:tcBorders>
          </w:tcPr>
          <w:p w14:paraId="5BF32F6D" w14:textId="226F7978" w:rsidR="000A036D" w:rsidRPr="000A036D" w:rsidRDefault="002D31C3">
            <w:pPr>
              <w:numPr>
                <w:ilvl w:val="0"/>
                <w:numId w:val="64"/>
              </w:numPr>
              <w:adjustRightInd/>
              <w:snapToGrid w:val="0"/>
              <w:spacing w:before="60" w:after="60" w:line="300" w:lineRule="auto"/>
              <w:textAlignment w:val="auto"/>
              <w:rPr>
                <w:rFonts w:hint="eastAsia"/>
                <w:color w:val="333333"/>
                <w:szCs w:val="21"/>
              </w:rPr>
            </w:pPr>
            <w:r>
              <w:rPr>
                <w:color w:val="333333"/>
                <w:szCs w:val="21"/>
              </w:rPr>
              <w:t>按本节统一前置检查启动</w:t>
            </w:r>
            <w:r>
              <w:rPr>
                <w:color w:val="333333"/>
                <w:szCs w:val="21"/>
              </w:rPr>
              <w:t xml:space="preserve"> Rust-Shyper</w:t>
            </w:r>
            <w:r>
              <w:rPr>
                <w:color w:val="333333"/>
                <w:szCs w:val="21"/>
              </w:rPr>
              <w:t>，确认</w:t>
            </w:r>
            <w:r>
              <w:rPr>
                <w:color w:val="333333"/>
                <w:szCs w:val="21"/>
              </w:rPr>
              <w:t xml:space="preserve"> VM0</w:t>
            </w:r>
            <w:r>
              <w:rPr>
                <w:color w:val="333333"/>
                <w:szCs w:val="21"/>
              </w:rPr>
              <w:t>为</w:t>
            </w:r>
            <w:r>
              <w:rPr>
                <w:color w:val="333333"/>
                <w:szCs w:val="21"/>
              </w:rPr>
              <w:t xml:space="preserve"> Active</w:t>
            </w:r>
            <w:r>
              <w:rPr>
                <w:color w:val="333333"/>
                <w:szCs w:val="21"/>
              </w:rPr>
              <w:t>，并在持有</w:t>
            </w:r>
            <w:r>
              <w:rPr>
                <w:color w:val="333333"/>
                <w:szCs w:val="21"/>
              </w:rPr>
              <w:t xml:space="preserve"> NPU</w:t>
            </w:r>
            <w:r w:rsidR="000A036D">
              <w:rPr>
                <w:rFonts w:hint="eastAsia"/>
                <w:color w:val="333333"/>
                <w:szCs w:val="21"/>
              </w:rPr>
              <w:t>/GPU</w:t>
            </w:r>
            <w:r>
              <w:rPr>
                <w:color w:val="333333"/>
                <w:szCs w:val="21"/>
              </w:rPr>
              <w:t xml:space="preserve"> </w:t>
            </w:r>
            <w:r>
              <w:rPr>
                <w:color w:val="333333"/>
                <w:szCs w:val="21"/>
              </w:rPr>
              <w:t>的</w:t>
            </w:r>
            <w:r>
              <w:rPr>
                <w:color w:val="333333"/>
                <w:szCs w:val="21"/>
              </w:rPr>
              <w:t xml:space="preserve"> VM</w:t>
            </w:r>
            <w:r>
              <w:rPr>
                <w:rFonts w:hint="eastAsia"/>
                <w:color w:val="333333"/>
                <w:szCs w:val="21"/>
              </w:rPr>
              <w:t>0</w:t>
            </w:r>
            <w:r>
              <w:rPr>
                <w:color w:val="333333"/>
                <w:szCs w:val="21"/>
              </w:rPr>
              <w:t xml:space="preserve"> </w:t>
            </w:r>
            <w:r>
              <w:rPr>
                <w:color w:val="333333"/>
                <w:szCs w:val="21"/>
              </w:rPr>
              <w:t>中取得</w:t>
            </w:r>
            <w:r>
              <w:rPr>
                <w:color w:val="333333"/>
                <w:szCs w:val="21"/>
              </w:rPr>
              <w:t xml:space="preserve"> RKNPU_SMOKE_OK</w:t>
            </w:r>
            <w:r>
              <w:rPr>
                <w:color w:val="333333"/>
                <w:szCs w:val="21"/>
              </w:rPr>
              <w:t>。</w:t>
            </w:r>
          </w:p>
          <w:p w14:paraId="31A5AD96" w14:textId="77777777" w:rsidR="002D31C3" w:rsidRDefault="002D31C3">
            <w:pPr>
              <w:numPr>
                <w:ilvl w:val="0"/>
                <w:numId w:val="64"/>
              </w:numPr>
              <w:adjustRightInd/>
              <w:snapToGrid w:val="0"/>
              <w:spacing w:before="60" w:after="60" w:line="300" w:lineRule="auto"/>
              <w:textAlignment w:val="auto"/>
            </w:pPr>
            <w:r>
              <w:t>若板端尚未部署项目，上传项目的以下内容至</w:t>
            </w:r>
            <w:r>
              <w:t>/root/AIRE/AIRE-Mindspore/</w:t>
            </w:r>
            <w:r>
              <w:rPr>
                <w:rFonts w:hint="eastAsia"/>
              </w:rPr>
              <w:t>，</w:t>
            </w:r>
            <w:r>
              <w:t>需保留目录结构并上传：</w:t>
            </w:r>
          </w:p>
          <w:p w14:paraId="3C01337A" w14:textId="6E5658E1" w:rsidR="002D31C3" w:rsidRDefault="002D31C3" w:rsidP="002D31C3">
            <w:pPr>
              <w:numPr>
                <w:ilvl w:val="255"/>
                <w:numId w:val="0"/>
              </w:numPr>
              <w:shd w:val="clear" w:color="auto" w:fill="F5F5F5"/>
              <w:snapToGrid w:val="0"/>
              <w:spacing w:before="60" w:after="60" w:line="240" w:lineRule="auto"/>
              <w:ind w:leftChars="200" w:left="420"/>
              <w:jc w:val="left"/>
              <w:rPr>
                <w:rFonts w:ascii="Consolas" w:hint="eastAsia"/>
                <w:color w:val="252525"/>
                <w:szCs w:val="21"/>
              </w:rPr>
            </w:pPr>
            <w:r>
              <w:rPr>
                <w:rFonts w:ascii="Consolas" w:hint="eastAsia"/>
                <w:color w:val="252525"/>
                <w:szCs w:val="21"/>
              </w:rPr>
              <w:t>scripts/rk3588s/AiRE/</w:t>
            </w:r>
            <w:r w:rsidR="000A036D">
              <w:rPr>
                <w:rFonts w:ascii="Consolas" w:hint="eastAsia"/>
                <w:color w:val="252525"/>
                <w:szCs w:val="21"/>
              </w:rPr>
              <w:t xml:space="preserve">    //   </w:t>
            </w:r>
            <w:r w:rsidR="000A036D">
              <w:rPr>
                <w:rFonts w:ascii="Consolas" w:hint="eastAsia"/>
                <w:color w:val="252525"/>
                <w:szCs w:val="21"/>
              </w:rPr>
              <w:t>scripts/</w:t>
            </w:r>
            <w:r w:rsidR="00147977">
              <w:rPr>
                <w:rFonts w:ascii="Consolas" w:hint="eastAsia"/>
                <w:color w:val="252525"/>
                <w:szCs w:val="21"/>
              </w:rPr>
              <w:t>orin</w:t>
            </w:r>
            <w:r w:rsidR="000A036D">
              <w:rPr>
                <w:rFonts w:ascii="Consolas" w:hint="eastAsia"/>
                <w:color w:val="252525"/>
                <w:szCs w:val="21"/>
              </w:rPr>
              <w:t>/AiRE/</w:t>
            </w:r>
          </w:p>
          <w:p w14:paraId="15209CF3" w14:textId="57842169" w:rsidR="002D31C3" w:rsidRDefault="002D31C3" w:rsidP="002D31C3">
            <w:pPr>
              <w:numPr>
                <w:ilvl w:val="255"/>
                <w:numId w:val="0"/>
              </w:numPr>
              <w:shd w:val="clear" w:color="auto" w:fill="F5F5F5"/>
              <w:snapToGrid w:val="0"/>
              <w:spacing w:before="60" w:after="60" w:line="240" w:lineRule="auto"/>
              <w:ind w:leftChars="200" w:left="420"/>
              <w:jc w:val="left"/>
              <w:rPr>
                <w:rFonts w:ascii="Consolas" w:hint="eastAsia"/>
                <w:color w:val="252525"/>
                <w:szCs w:val="21"/>
              </w:rPr>
            </w:pPr>
            <w:r>
              <w:rPr>
                <w:rFonts w:ascii="Consolas" w:hint="eastAsia"/>
                <w:color w:val="252525"/>
                <w:szCs w:val="21"/>
              </w:rPr>
              <w:t>src/rk3588s/AiRE/dial/</w:t>
            </w:r>
            <w:r w:rsidR="000A036D">
              <w:rPr>
                <w:rFonts w:ascii="Consolas" w:hint="eastAsia"/>
                <w:color w:val="252525"/>
                <w:szCs w:val="21"/>
              </w:rPr>
              <w:t xml:space="preserve">   //   </w:t>
            </w:r>
            <w:r w:rsidR="000A036D">
              <w:rPr>
                <w:rFonts w:ascii="Consolas" w:hint="eastAsia"/>
                <w:color w:val="252525"/>
                <w:szCs w:val="21"/>
              </w:rPr>
              <w:t>src/rk3588s/</w:t>
            </w:r>
            <w:r w:rsidR="00147977">
              <w:rPr>
                <w:rFonts w:ascii="Consolas" w:hint="eastAsia"/>
                <w:color w:val="252525"/>
                <w:szCs w:val="21"/>
              </w:rPr>
              <w:t>orin</w:t>
            </w:r>
            <w:r w:rsidR="000A036D">
              <w:rPr>
                <w:rFonts w:ascii="Consolas" w:hint="eastAsia"/>
                <w:color w:val="252525"/>
                <w:szCs w:val="21"/>
              </w:rPr>
              <w:t>/dial/</w:t>
            </w:r>
          </w:p>
          <w:p w14:paraId="032C805B" w14:textId="77777777" w:rsidR="002D31C3" w:rsidRDefault="002D31C3">
            <w:pPr>
              <w:numPr>
                <w:ilvl w:val="0"/>
                <w:numId w:val="64"/>
              </w:numPr>
              <w:adjustRightInd/>
              <w:snapToGrid w:val="0"/>
              <w:spacing w:before="60" w:after="60" w:line="300" w:lineRule="auto"/>
              <w:textAlignment w:val="auto"/>
              <w:rPr>
                <w:color w:val="333333"/>
                <w:szCs w:val="21"/>
              </w:rPr>
            </w:pPr>
            <w:r>
              <w:t>若板端运行环境不存在，创建</w:t>
            </w:r>
            <w:r>
              <w:rPr>
                <w:rFonts w:hint="eastAsia"/>
              </w:rPr>
              <w:t>并检查环境：</w:t>
            </w:r>
          </w:p>
          <w:sdt>
            <w:sdtPr>
              <w:rPr>
                <w:rFonts w:ascii="Consolas" w:hint="eastAsia"/>
                <w:color w:val="252525"/>
                <w:szCs w:val="21"/>
              </w:rPr>
              <w:id w:val="335357857"/>
              <w:placeholder>
                <w:docPart w:val="EE3824F5A4544D408DDC4235F4172C26"/>
              </w:placeholder>
              <w15:appearance w15:val="hidden"/>
              <w:text w:multiLine="1"/>
            </w:sdtPr>
            <w:sdtContent>
              <w:p w14:paraId="5D44C706" w14:textId="391AD743" w:rsidR="002D31C3" w:rsidRDefault="00147977" w:rsidP="00147977">
                <w:pPr>
                  <w:numPr>
                    <w:ilvl w:val="255"/>
                    <w:numId w:val="0"/>
                  </w:numPr>
                  <w:shd w:val="clear" w:color="auto" w:fill="F5F5F5"/>
                  <w:snapToGrid w:val="0"/>
                  <w:spacing w:before="60" w:after="60" w:line="240" w:lineRule="auto"/>
                  <w:ind w:leftChars="200" w:left="420"/>
                  <w:jc w:val="left"/>
                  <w:rPr>
                    <w:color w:val="333333"/>
                    <w:szCs w:val="21"/>
                  </w:rPr>
                </w:pPr>
                <w:r w:rsidRPr="00147977">
                  <w:rPr>
                    <w:rFonts w:ascii="Consolas" w:hint="eastAsia"/>
                    <w:color w:val="252525"/>
                    <w:szCs w:val="21"/>
                  </w:rPr>
                  <w:t>cd /root/AIRE/AIRE-Mindspore/scripts/rk3588s/AiRE</w:t>
                </w:r>
                <w:r w:rsidRPr="00147977">
                  <w:rPr>
                    <w:rFonts w:ascii="Consolas" w:hint="eastAsia"/>
                    <w:color w:val="252525"/>
                    <w:szCs w:val="21"/>
                  </w:rPr>
                  <w:br/>
                  <w:t>bash setup_aire_env.sh</w:t>
                </w:r>
                <w:r w:rsidRPr="00147977">
                  <w:rPr>
                    <w:rFonts w:ascii="Consolas" w:hint="eastAsia"/>
                    <w:color w:val="252525"/>
                    <w:szCs w:val="21"/>
                  </w:rPr>
                  <w:br/>
                  <w:t>cd /root/AIRE/AIRE-Mindspore/scripts/</w:t>
                </w:r>
                <w:r w:rsidR="004D64F4">
                  <w:rPr>
                    <w:rFonts w:ascii="Consolas" w:hint="eastAsia"/>
                    <w:color w:val="252525"/>
                    <w:szCs w:val="21"/>
                  </w:rPr>
                  <w:t>orin</w:t>
                </w:r>
                <w:r w:rsidRPr="00147977">
                  <w:rPr>
                    <w:rFonts w:ascii="Consolas" w:hint="eastAsia"/>
                    <w:color w:val="252525"/>
                    <w:szCs w:val="21"/>
                  </w:rPr>
                  <w:t>/AiRE</w:t>
                </w:r>
                <w:r>
                  <w:rPr>
                    <w:rFonts w:ascii="Consolas" w:hint="eastAsia"/>
                    <w:color w:val="252525"/>
                    <w:szCs w:val="21"/>
                  </w:rPr>
                  <w:br/>
                </w:r>
                <w:r w:rsidRPr="00147977">
                  <w:rPr>
                    <w:rFonts w:ascii="Consolas" w:hint="eastAsia"/>
                    <w:color w:val="252525"/>
                    <w:szCs w:val="21"/>
                  </w:rPr>
                  <w:t>bash setup_aire_env.sh</w:t>
                </w:r>
              </w:p>
            </w:sdtContent>
          </w:sdt>
          <w:p w14:paraId="32941237" w14:textId="19D9B6C9" w:rsidR="002D31C3" w:rsidRDefault="00147977">
            <w:pPr>
              <w:numPr>
                <w:ilvl w:val="0"/>
                <w:numId w:val="64"/>
              </w:numPr>
              <w:adjustRightInd/>
              <w:snapToGrid w:val="0"/>
              <w:spacing w:before="60" w:after="60" w:line="300" w:lineRule="auto"/>
              <w:textAlignment w:val="auto"/>
              <w:rPr>
                <w:color w:val="333333"/>
                <w:szCs w:val="21"/>
              </w:rPr>
            </w:pPr>
            <w:r w:rsidRPr="00DC751B">
              <w:rPr>
                <w:color w:val="333333"/>
                <w:szCs w:val="21"/>
              </w:rPr>
              <w:t>NVIDIA Jetson AGX Orin</w:t>
            </w:r>
            <w:r>
              <w:rPr>
                <w:color w:val="333333"/>
                <w:szCs w:val="21"/>
              </w:rPr>
              <w:t xml:space="preserve"> </w:t>
            </w:r>
            <w:r>
              <w:rPr>
                <w:rFonts w:hint="eastAsia"/>
                <w:color w:val="333333"/>
                <w:szCs w:val="21"/>
              </w:rPr>
              <w:t>端</w:t>
            </w:r>
            <w:r w:rsidR="002D31C3">
              <w:rPr>
                <w:color w:val="333333"/>
                <w:szCs w:val="21"/>
              </w:rPr>
              <w:t>W</w:t>
            </w:r>
            <w:r w:rsidR="002D31C3">
              <w:rPr>
                <w:rFonts w:hint="eastAsia"/>
                <w:color w:val="333333"/>
                <w:szCs w:val="21"/>
              </w:rPr>
              <w:t>orker</w:t>
            </w:r>
            <w:r w:rsidR="002D31C3">
              <w:rPr>
                <w:rFonts w:hint="eastAsia"/>
                <w:color w:val="333333"/>
                <w:szCs w:val="21"/>
              </w:rPr>
              <w:t>进行服务器监听</w:t>
            </w:r>
            <w:r w:rsidR="002D31C3">
              <w:rPr>
                <w:color w:val="333333"/>
                <w:szCs w:val="21"/>
              </w:rPr>
              <w:t>：</w:t>
            </w:r>
          </w:p>
          <w:p w14:paraId="758B9B13" w14:textId="5045ED1F" w:rsidR="002D31C3" w:rsidRPr="0018635B" w:rsidRDefault="002D31C3" w:rsidP="002D31C3">
            <w:pPr>
              <w:numPr>
                <w:ilvl w:val="255"/>
                <w:numId w:val="0"/>
              </w:numPr>
              <w:shd w:val="clear" w:color="auto" w:fill="F5F5F5"/>
              <w:snapToGrid w:val="0"/>
              <w:spacing w:before="60" w:after="60" w:line="240" w:lineRule="auto"/>
              <w:ind w:leftChars="200" w:left="420"/>
              <w:jc w:val="left"/>
              <w:rPr>
                <w:rFonts w:ascii="Consolas"/>
                <w:color w:val="252525"/>
                <w:szCs w:val="21"/>
              </w:rPr>
            </w:pPr>
            <w:r w:rsidRPr="0018635B">
              <w:rPr>
                <w:rFonts w:ascii="Consolas"/>
                <w:color w:val="252525"/>
                <w:szCs w:val="21"/>
              </w:rPr>
              <w:t>./target/release/dial-cli  --mode worker  --name worker  --address 0.0.0.0:10128</w:t>
            </w:r>
          </w:p>
          <w:p w14:paraId="47954274" w14:textId="59DDF060" w:rsidR="002D31C3" w:rsidRDefault="00147977">
            <w:pPr>
              <w:numPr>
                <w:ilvl w:val="0"/>
                <w:numId w:val="64"/>
              </w:numPr>
              <w:adjustRightInd/>
              <w:snapToGrid w:val="0"/>
              <w:spacing w:before="60" w:after="60" w:line="300" w:lineRule="auto"/>
              <w:textAlignment w:val="auto"/>
              <w:rPr>
                <w:color w:val="333333"/>
                <w:szCs w:val="21"/>
              </w:rPr>
            </w:pPr>
            <w:r w:rsidRPr="000416CF">
              <w:rPr>
                <w:color w:val="333333"/>
                <w:szCs w:val="21"/>
              </w:rPr>
              <w:t>ROC-RK3588S-PC</w:t>
            </w:r>
            <w:r>
              <w:rPr>
                <w:rFonts w:hint="eastAsia"/>
                <w:color w:val="333333"/>
                <w:szCs w:val="21"/>
              </w:rPr>
              <w:t xml:space="preserve"> </w:t>
            </w:r>
            <w:r>
              <w:rPr>
                <w:rFonts w:hint="eastAsia"/>
                <w:color w:val="333333"/>
                <w:szCs w:val="21"/>
              </w:rPr>
              <w:t>端</w:t>
            </w:r>
            <w:r w:rsidR="002D31C3">
              <w:rPr>
                <w:rFonts w:hint="eastAsia"/>
                <w:color w:val="333333"/>
                <w:szCs w:val="21"/>
              </w:rPr>
              <w:t>Master</w:t>
            </w:r>
            <w:r w:rsidR="002D31C3">
              <w:rPr>
                <w:rFonts w:hint="eastAsia"/>
                <w:color w:val="333333"/>
                <w:szCs w:val="21"/>
              </w:rPr>
              <w:t>与</w:t>
            </w:r>
            <w:r w:rsidR="00116CAC">
              <w:rPr>
                <w:rFonts w:hint="eastAsia"/>
                <w:color w:val="333333"/>
                <w:szCs w:val="21"/>
              </w:rPr>
              <w:t>W</w:t>
            </w:r>
            <w:r w:rsidR="002D31C3">
              <w:rPr>
                <w:rFonts w:hint="eastAsia"/>
                <w:color w:val="333333"/>
                <w:szCs w:val="21"/>
              </w:rPr>
              <w:t>orker</w:t>
            </w:r>
            <w:r w:rsidR="002D31C3">
              <w:rPr>
                <w:rFonts w:hint="eastAsia"/>
                <w:color w:val="333333"/>
                <w:szCs w:val="21"/>
              </w:rPr>
              <w:t>进行服务器连接：</w:t>
            </w:r>
          </w:p>
          <w:p w14:paraId="442331EF" w14:textId="77777777" w:rsidR="002D31C3" w:rsidRPr="002F361F" w:rsidRDefault="002D31C3" w:rsidP="002D31C3">
            <w:pPr>
              <w:numPr>
                <w:ilvl w:val="255"/>
                <w:numId w:val="0"/>
              </w:numPr>
              <w:shd w:val="clear" w:color="auto" w:fill="F5F5F5"/>
              <w:snapToGrid w:val="0"/>
              <w:spacing w:before="60" w:after="60"/>
              <w:ind w:leftChars="200" w:left="420"/>
              <w:jc w:val="left"/>
              <w:rPr>
                <w:rFonts w:ascii="Consolas" w:hint="eastAsia"/>
                <w:color w:val="252525"/>
                <w:szCs w:val="21"/>
              </w:rPr>
            </w:pPr>
            <w:r w:rsidRPr="001C0D31">
              <w:rPr>
                <w:rFonts w:ascii="Consolas"/>
                <w:color w:val="252525"/>
                <w:szCs w:val="21"/>
              </w:rPr>
              <w:t xml:space="preserve">./target/release/dial-cli --mode master --api 0.0.0.0:8082 </w:t>
            </w:r>
          </w:p>
          <w:p w14:paraId="153F76D8" w14:textId="50F5FC5C" w:rsidR="002D31C3" w:rsidRDefault="002D31C3">
            <w:pPr>
              <w:numPr>
                <w:ilvl w:val="0"/>
                <w:numId w:val="64"/>
              </w:numPr>
              <w:adjustRightInd/>
              <w:snapToGrid w:val="0"/>
              <w:spacing w:before="60" w:after="60" w:line="300" w:lineRule="auto"/>
              <w:textAlignment w:val="auto"/>
              <w:rPr>
                <w:color w:val="333333"/>
                <w:szCs w:val="21"/>
              </w:rPr>
            </w:pPr>
            <w:r>
              <w:rPr>
                <w:rFonts w:hint="eastAsia"/>
                <w:color w:val="333333"/>
                <w:szCs w:val="21"/>
              </w:rPr>
              <w:t>在</w:t>
            </w:r>
            <w:r w:rsidR="00570209">
              <w:rPr>
                <w:rFonts w:hint="eastAsia"/>
                <w:color w:val="333333"/>
                <w:szCs w:val="21"/>
              </w:rPr>
              <w:t>M</w:t>
            </w:r>
            <w:r>
              <w:rPr>
                <w:rFonts w:hint="eastAsia"/>
                <w:color w:val="333333"/>
                <w:szCs w:val="21"/>
              </w:rPr>
              <w:t>aster</w:t>
            </w:r>
            <w:r>
              <w:rPr>
                <w:rFonts w:hint="eastAsia"/>
                <w:color w:val="333333"/>
                <w:szCs w:val="21"/>
              </w:rPr>
              <w:t>端进行大模型推理</w:t>
            </w:r>
            <w:r>
              <w:rPr>
                <w:color w:val="333333"/>
                <w:szCs w:val="21"/>
              </w:rPr>
              <w:t>：</w:t>
            </w:r>
          </w:p>
          <w:p w14:paraId="3E823371" w14:textId="3F25E563" w:rsidR="002D31C3" w:rsidRPr="002D31C3" w:rsidRDefault="00B350A6" w:rsidP="002D31C3">
            <w:pPr>
              <w:rPr>
                <w:color w:val="333333"/>
                <w:szCs w:val="21"/>
              </w:rPr>
            </w:pPr>
            <w:sdt>
              <w:sdtPr>
                <w:rPr>
                  <w:rFonts w:ascii="Consolas"/>
                  <w:color w:val="252525"/>
                  <w:szCs w:val="21"/>
                </w:rPr>
                <w:id w:val="-1400431503"/>
                <w:placeholder>
                  <w:docPart w:val="2FF8793F86AD4903B169EBF31E17B312"/>
                </w:placeholder>
                <w15:appearance w15:val="hidden"/>
                <w:text w:multiLine="1"/>
              </w:sdtPr>
              <w:sdtContent>
                <w:r w:rsidRPr="00D27FC4">
                  <w:rPr>
                    <w:rFonts w:ascii="Consolas" w:hint="eastAsia"/>
                    <w:color w:val="252525"/>
                    <w:szCs w:val="21"/>
                  </w:rPr>
                  <w:t xml:space="preserve">  ./target/release/dial-cli  --api-client http://127.0.0.1:8082 --image test3.png --ask "</w:t>
                </w:r>
                <w:r w:rsidRPr="00D27FC4">
                  <w:rPr>
                    <w:rFonts w:ascii="Consolas" w:hint="eastAsia"/>
                    <w:color w:val="252525"/>
                    <w:szCs w:val="21"/>
                  </w:rPr>
                  <w:t>请你判断一下图片中是否有人摔倒？</w:t>
                </w:r>
                <w:r w:rsidRPr="00D27FC4">
                  <w:rPr>
                    <w:rFonts w:ascii="Consolas" w:hint="eastAsia"/>
                    <w:color w:val="252525"/>
                    <w:szCs w:val="21"/>
                  </w:rPr>
                  <w:t>"</w:t>
                </w:r>
                <w:r w:rsidRPr="00D27FC4">
                  <w:rPr>
                    <w:rFonts w:ascii="Consolas"/>
                    <w:color w:val="252525"/>
                    <w:szCs w:val="21"/>
                  </w:rPr>
                  <w:br/>
                </w:r>
              </w:sdtContent>
            </w:sdt>
          </w:p>
        </w:tc>
      </w:tr>
      <w:tr w:rsidR="002D31C3" w14:paraId="25BCCF14" w14:textId="77777777">
        <w:tc>
          <w:tcPr>
            <w:tcW w:w="1555" w:type="dxa"/>
            <w:tcBorders>
              <w:top w:val="single" w:sz="4" w:space="0" w:color="auto"/>
              <w:left w:val="single" w:sz="4" w:space="0" w:color="auto"/>
              <w:bottom w:val="single" w:sz="4" w:space="0" w:color="auto"/>
              <w:right w:val="single" w:sz="4" w:space="0" w:color="auto"/>
            </w:tcBorders>
          </w:tcPr>
          <w:p w14:paraId="1EC8CF93" w14:textId="77777777" w:rsidR="002D31C3" w:rsidRDefault="002D31C3" w:rsidP="002D31C3">
            <w:pPr>
              <w:rPr>
                <w:color w:val="C00000"/>
                <w:szCs w:val="21"/>
              </w:rPr>
            </w:pPr>
            <w:r>
              <w:rPr>
                <w:b/>
                <w:bCs/>
                <w:color w:val="333333"/>
                <w:sz w:val="22"/>
                <w:szCs w:val="22"/>
              </w:rPr>
              <w:lastRenderedPageBreak/>
              <w:t>预期结果</w:t>
            </w:r>
          </w:p>
        </w:tc>
        <w:tc>
          <w:tcPr>
            <w:tcW w:w="8072" w:type="dxa"/>
            <w:tcBorders>
              <w:top w:val="single" w:sz="4" w:space="0" w:color="auto"/>
              <w:left w:val="single" w:sz="4" w:space="0" w:color="auto"/>
              <w:bottom w:val="single" w:sz="4" w:space="0" w:color="auto"/>
              <w:right w:val="single" w:sz="4" w:space="0" w:color="auto"/>
            </w:tcBorders>
          </w:tcPr>
          <w:p w14:paraId="18D00602" w14:textId="77777777" w:rsidR="002D31C3" w:rsidRDefault="002D31C3" w:rsidP="002D31C3">
            <w:pPr>
              <w:snapToGrid w:val="0"/>
              <w:spacing w:before="60" w:after="60" w:line="300" w:lineRule="auto"/>
              <w:jc w:val="left"/>
              <w:rPr>
                <w:color w:val="333333"/>
                <w:szCs w:val="21"/>
              </w:rPr>
            </w:pPr>
            <w:r>
              <w:rPr>
                <w:rFonts w:hint="eastAsia"/>
                <w:color w:val="333333"/>
                <w:szCs w:val="21"/>
              </w:rPr>
              <w:t>输入图片：</w:t>
            </w:r>
          </w:p>
          <w:p w14:paraId="7F8338C3" w14:textId="77777777" w:rsidR="002D31C3" w:rsidRDefault="002D31C3" w:rsidP="002D31C3">
            <w:pPr>
              <w:snapToGrid w:val="0"/>
              <w:spacing w:before="60" w:after="60" w:line="300" w:lineRule="auto"/>
              <w:jc w:val="left"/>
              <w:rPr>
                <w:color w:val="333333"/>
                <w:szCs w:val="21"/>
              </w:rPr>
            </w:pPr>
            <w:r>
              <w:rPr>
                <w:noProof/>
              </w:rPr>
              <w:drawing>
                <wp:inline distT="0" distB="0" distL="114300" distR="114300" wp14:anchorId="5F4F42F1" wp14:editId="7EC7EED7">
                  <wp:extent cx="4984750" cy="2787650"/>
                  <wp:effectExtent l="0" t="0" r="6350" b="12700"/>
                  <wp:docPr id="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
                          <pic:cNvPicPr>
                            <a:picLocks noChangeAspect="1"/>
                          </pic:cNvPicPr>
                        </pic:nvPicPr>
                        <pic:blipFill>
                          <a:blip r:embed="rId59"/>
                          <a:stretch>
                            <a:fillRect/>
                          </a:stretch>
                        </pic:blipFill>
                        <pic:spPr>
                          <a:xfrm>
                            <a:off x="0" y="0"/>
                            <a:ext cx="4984750" cy="2787650"/>
                          </a:xfrm>
                          <a:prstGeom prst="rect">
                            <a:avLst/>
                          </a:prstGeom>
                          <a:noFill/>
                          <a:ln>
                            <a:noFill/>
                          </a:ln>
                        </pic:spPr>
                      </pic:pic>
                    </a:graphicData>
                  </a:graphic>
                </wp:inline>
              </w:drawing>
            </w:r>
          </w:p>
          <w:p w14:paraId="6825A053" w14:textId="77777777" w:rsidR="002D31C3" w:rsidRDefault="002D31C3" w:rsidP="002D31C3">
            <w:pPr>
              <w:snapToGrid w:val="0"/>
              <w:spacing w:before="60" w:after="60" w:line="300" w:lineRule="auto"/>
              <w:jc w:val="left"/>
              <w:rPr>
                <w:color w:val="333333"/>
                <w:szCs w:val="21"/>
              </w:rPr>
            </w:pPr>
            <w:r>
              <w:rPr>
                <w:rFonts w:hint="eastAsia"/>
                <w:color w:val="333333"/>
                <w:szCs w:val="21"/>
              </w:rPr>
              <w:t>大模型推理结果：</w:t>
            </w:r>
          </w:p>
          <w:p w14:paraId="06848A5D" w14:textId="346A8196" w:rsidR="002D31C3" w:rsidRDefault="00EA0CD1" w:rsidP="002D31C3">
            <w:pPr>
              <w:snapToGrid w:val="0"/>
              <w:spacing w:before="60" w:after="60" w:line="300" w:lineRule="auto"/>
              <w:jc w:val="left"/>
              <w:rPr>
                <w:color w:val="333333"/>
                <w:szCs w:val="21"/>
              </w:rPr>
            </w:pPr>
            <w:r w:rsidRPr="00EA0CD1">
              <w:rPr>
                <w:noProof/>
                <w:color w:val="333333"/>
                <w:szCs w:val="21"/>
              </w:rPr>
              <w:drawing>
                <wp:inline distT="0" distB="0" distL="0" distR="0" wp14:anchorId="49E1D053" wp14:editId="69F69978">
                  <wp:extent cx="4988560" cy="1172845"/>
                  <wp:effectExtent l="0" t="0" r="2540" b="8255"/>
                  <wp:docPr id="5103770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88560" cy="1172845"/>
                          </a:xfrm>
                          <a:prstGeom prst="rect">
                            <a:avLst/>
                          </a:prstGeom>
                          <a:noFill/>
                          <a:ln>
                            <a:noFill/>
                          </a:ln>
                        </pic:spPr>
                      </pic:pic>
                    </a:graphicData>
                  </a:graphic>
                </wp:inline>
              </w:drawing>
            </w:r>
          </w:p>
        </w:tc>
      </w:tr>
    </w:tbl>
    <w:p w14:paraId="5760FC12" w14:textId="77777777" w:rsidR="00342A78" w:rsidRDefault="00000000">
      <w:pPr>
        <w:pStyle w:val="10"/>
        <w:numPr>
          <w:ilvl w:val="0"/>
          <w:numId w:val="15"/>
        </w:numPr>
        <w:spacing w:before="200" w:after="160" w:line="360" w:lineRule="auto"/>
        <w:rPr>
          <w:sz w:val="32"/>
          <w:szCs w:val="32"/>
        </w:rPr>
      </w:pPr>
      <w:bookmarkStart w:id="78" w:name="_Toc24430"/>
      <w:r>
        <w:rPr>
          <w:sz w:val="32"/>
          <w:szCs w:val="32"/>
        </w:rPr>
        <w:t>测试判据</w:t>
      </w:r>
      <w:bookmarkStart w:id="79" w:name="_Toc534816386"/>
      <w:bookmarkStart w:id="80" w:name="_Toc516665466"/>
      <w:bookmarkEnd w:id="78"/>
    </w:p>
    <w:p w14:paraId="3EB31528" w14:textId="77777777" w:rsidR="00342A78" w:rsidRDefault="00000000">
      <w:pPr>
        <w:spacing w:line="360" w:lineRule="auto"/>
        <w:ind w:firstLine="420"/>
        <w:rPr>
          <w:color w:val="000000"/>
          <w:sz w:val="24"/>
        </w:rPr>
      </w:pPr>
      <w:r>
        <w:rPr>
          <w:color w:val="000000"/>
          <w:sz w:val="24"/>
        </w:rPr>
        <w:t>本次测试为课题指标达标性测试，该方案中，针对课题任务书中要求的研究内容及</w:t>
      </w:r>
      <w:r>
        <w:rPr>
          <w:rFonts w:hint="eastAsia"/>
          <w:color w:val="000000"/>
          <w:sz w:val="24"/>
        </w:rPr>
        <w:t>结题</w:t>
      </w:r>
      <w:r>
        <w:rPr>
          <w:color w:val="000000"/>
          <w:sz w:val="24"/>
        </w:rPr>
        <w:t>考核指标均设置了测试用例（研究内容、考核指标及用例覆盖情况），当测试结果全部满足预期结果时，该测试任务达到任务书要求。其中，</w:t>
      </w:r>
      <w:r>
        <w:rPr>
          <w:rFonts w:hint="eastAsia"/>
          <w:color w:val="000000"/>
          <w:sz w:val="24"/>
        </w:rPr>
        <w:t>FRAME</w:t>
      </w:r>
      <w:r>
        <w:rPr>
          <w:rFonts w:hint="eastAsia"/>
          <w:color w:val="000000"/>
          <w:sz w:val="24"/>
        </w:rPr>
        <w:t>软件（</w:t>
      </w:r>
      <w:r>
        <w:rPr>
          <w:rFonts w:hint="eastAsia"/>
          <w:sz w:val="24"/>
        </w:rPr>
        <w:t>iSure QT</w:t>
      </w:r>
      <w:r>
        <w:rPr>
          <w:rFonts w:hint="eastAsia"/>
          <w:sz w:val="24"/>
        </w:rPr>
        <w:t>模型优化与部署客户端）</w:t>
      </w:r>
      <w:r>
        <w:rPr>
          <w:color w:val="000000"/>
          <w:sz w:val="24"/>
        </w:rPr>
        <w:t>的</w:t>
      </w:r>
      <w:r>
        <w:rPr>
          <w:rFonts w:hint="eastAsia"/>
          <w:color w:val="000000"/>
          <w:sz w:val="24"/>
        </w:rPr>
        <w:t>7</w:t>
      </w:r>
      <w:r>
        <w:rPr>
          <w:color w:val="000000"/>
          <w:sz w:val="24"/>
        </w:rPr>
        <w:t>项功能测试用例均满足预期结果时，判定</w:t>
      </w:r>
      <w:r>
        <w:rPr>
          <w:color w:val="000000"/>
          <w:sz w:val="24"/>
        </w:rPr>
        <w:t>QT</w:t>
      </w:r>
      <w:r>
        <w:rPr>
          <w:color w:val="000000"/>
          <w:sz w:val="24"/>
        </w:rPr>
        <w:t>软件功能性测试通过。</w:t>
      </w:r>
    </w:p>
    <w:p w14:paraId="773F7878" w14:textId="77777777" w:rsidR="00342A78" w:rsidRDefault="00000000">
      <w:pPr>
        <w:pStyle w:val="10"/>
        <w:numPr>
          <w:ilvl w:val="0"/>
          <w:numId w:val="15"/>
        </w:numPr>
        <w:spacing w:before="200" w:after="160" w:line="360" w:lineRule="auto"/>
        <w:rPr>
          <w:sz w:val="32"/>
          <w:szCs w:val="32"/>
        </w:rPr>
      </w:pPr>
      <w:bookmarkStart w:id="81" w:name="_Toc200294887"/>
      <w:bookmarkStart w:id="82" w:name="_Toc1039810831"/>
      <w:bookmarkStart w:id="83" w:name="_Toc17645"/>
      <w:r>
        <w:rPr>
          <w:sz w:val="32"/>
          <w:szCs w:val="32"/>
        </w:rPr>
        <w:t>测试组织与计划</w:t>
      </w:r>
      <w:bookmarkStart w:id="84" w:name="_Toc534816387"/>
      <w:bookmarkStart w:id="85" w:name="_Toc516665467"/>
      <w:bookmarkEnd w:id="79"/>
      <w:bookmarkEnd w:id="80"/>
      <w:bookmarkEnd w:id="81"/>
      <w:bookmarkEnd w:id="82"/>
      <w:bookmarkEnd w:id="83"/>
    </w:p>
    <w:p w14:paraId="58FD84BC" w14:textId="77777777" w:rsidR="00342A78" w:rsidRDefault="00000000">
      <w:pPr>
        <w:spacing w:line="360" w:lineRule="auto"/>
        <w:ind w:firstLine="420"/>
        <w:rPr>
          <w:color w:val="000000"/>
          <w:sz w:val="24"/>
        </w:rPr>
      </w:pPr>
      <w:r>
        <w:rPr>
          <w:color w:val="000000"/>
          <w:sz w:val="24"/>
        </w:rPr>
        <w:t>本测试由课题组负责组织。参与参试人员包括第三方测试机构、课题负责人和课题骨干等。测试任务预计于</w:t>
      </w:r>
      <w:r>
        <w:rPr>
          <w:color w:val="000000"/>
          <w:sz w:val="24"/>
        </w:rPr>
        <w:t>202</w:t>
      </w:r>
      <w:r>
        <w:rPr>
          <w:rFonts w:hint="eastAsia"/>
          <w:color w:val="000000"/>
          <w:sz w:val="24"/>
        </w:rPr>
        <w:t>6</w:t>
      </w:r>
      <w:r>
        <w:rPr>
          <w:color w:val="000000"/>
          <w:sz w:val="24"/>
        </w:rPr>
        <w:t>年</w:t>
      </w:r>
      <w:r>
        <w:rPr>
          <w:rFonts w:hint="eastAsia"/>
          <w:color w:val="000000"/>
          <w:sz w:val="24"/>
        </w:rPr>
        <w:t>8</w:t>
      </w:r>
      <w:r>
        <w:rPr>
          <w:color w:val="000000"/>
          <w:sz w:val="24"/>
        </w:rPr>
        <w:t>月</w:t>
      </w:r>
      <w:r>
        <w:rPr>
          <w:color w:val="000000"/>
          <w:sz w:val="24"/>
        </w:rPr>
        <w:t>21</w:t>
      </w:r>
      <w:r>
        <w:rPr>
          <w:color w:val="000000"/>
          <w:sz w:val="24"/>
        </w:rPr>
        <w:t>日开展，参与测试人员及分工主要包括：</w:t>
      </w:r>
      <w:bookmarkEnd w:id="84"/>
      <w:bookmarkEnd w:id="85"/>
    </w:p>
    <w:tbl>
      <w:tblPr>
        <w:tblStyle w:val="afff1"/>
        <w:tblW w:w="0" w:type="auto"/>
        <w:jc w:val="center"/>
        <w:tblLook w:val="04A0" w:firstRow="1" w:lastRow="0" w:firstColumn="1" w:lastColumn="0" w:noHBand="0" w:noVBand="1"/>
      </w:tblPr>
      <w:tblGrid>
        <w:gridCol w:w="525"/>
        <w:gridCol w:w="2391"/>
        <w:gridCol w:w="3286"/>
        <w:gridCol w:w="3425"/>
      </w:tblGrid>
      <w:tr w:rsidR="00342A78" w14:paraId="6E46BF68" w14:textId="77777777">
        <w:trPr>
          <w:trHeight w:val="1177"/>
          <w:jc w:val="center"/>
        </w:trPr>
        <w:tc>
          <w:tcPr>
            <w:tcW w:w="525" w:type="dxa"/>
          </w:tcPr>
          <w:p w14:paraId="10DA04EE" w14:textId="77777777" w:rsidR="00342A78" w:rsidRDefault="00000000">
            <w:pPr>
              <w:jc w:val="center"/>
              <w:rPr>
                <w:b/>
                <w:color w:val="000000"/>
              </w:rPr>
            </w:pPr>
            <w:r>
              <w:rPr>
                <w:b/>
                <w:color w:val="000000"/>
              </w:rPr>
              <w:t>序号</w:t>
            </w:r>
          </w:p>
        </w:tc>
        <w:tc>
          <w:tcPr>
            <w:tcW w:w="2391" w:type="dxa"/>
          </w:tcPr>
          <w:p w14:paraId="16FBCFC4" w14:textId="77777777" w:rsidR="00342A78" w:rsidRDefault="00000000">
            <w:pPr>
              <w:jc w:val="center"/>
              <w:rPr>
                <w:b/>
                <w:color w:val="000000"/>
              </w:rPr>
            </w:pPr>
            <w:r>
              <w:rPr>
                <w:b/>
                <w:color w:val="000000"/>
              </w:rPr>
              <w:t>内容</w:t>
            </w:r>
          </w:p>
        </w:tc>
        <w:tc>
          <w:tcPr>
            <w:tcW w:w="3286" w:type="dxa"/>
          </w:tcPr>
          <w:p w14:paraId="555E599C" w14:textId="77777777" w:rsidR="00342A78" w:rsidRDefault="00000000">
            <w:pPr>
              <w:jc w:val="center"/>
              <w:rPr>
                <w:b/>
                <w:color w:val="000000"/>
              </w:rPr>
            </w:pPr>
            <w:r>
              <w:rPr>
                <w:b/>
                <w:color w:val="000000"/>
              </w:rPr>
              <w:t>参与角色</w:t>
            </w:r>
          </w:p>
        </w:tc>
        <w:tc>
          <w:tcPr>
            <w:tcW w:w="3425" w:type="dxa"/>
          </w:tcPr>
          <w:p w14:paraId="1FA0937C" w14:textId="77777777" w:rsidR="00342A78" w:rsidRDefault="00000000">
            <w:pPr>
              <w:jc w:val="center"/>
              <w:rPr>
                <w:b/>
                <w:color w:val="000000"/>
              </w:rPr>
            </w:pPr>
            <w:r>
              <w:rPr>
                <w:b/>
                <w:color w:val="000000"/>
              </w:rPr>
              <w:t>参与人员</w:t>
            </w:r>
          </w:p>
        </w:tc>
      </w:tr>
      <w:tr w:rsidR="00342A78" w14:paraId="2C0EF305" w14:textId="77777777">
        <w:trPr>
          <w:trHeight w:val="1177"/>
          <w:jc w:val="center"/>
        </w:trPr>
        <w:tc>
          <w:tcPr>
            <w:tcW w:w="525" w:type="dxa"/>
          </w:tcPr>
          <w:p w14:paraId="2B29DDF0" w14:textId="77777777" w:rsidR="00342A78" w:rsidRDefault="00000000">
            <w:pPr>
              <w:jc w:val="center"/>
              <w:rPr>
                <w:color w:val="000000"/>
              </w:rPr>
            </w:pPr>
            <w:r>
              <w:rPr>
                <w:color w:val="000000"/>
              </w:rPr>
              <w:lastRenderedPageBreak/>
              <w:t>1</w:t>
            </w:r>
          </w:p>
        </w:tc>
        <w:tc>
          <w:tcPr>
            <w:tcW w:w="2391" w:type="dxa"/>
          </w:tcPr>
          <w:p w14:paraId="0033FC0F" w14:textId="77777777" w:rsidR="00342A78" w:rsidRDefault="00000000">
            <w:pPr>
              <w:rPr>
                <w:color w:val="000000"/>
              </w:rPr>
            </w:pPr>
            <w:r>
              <w:rPr>
                <w:color w:val="000000"/>
              </w:rPr>
              <w:t>介绍项目成果和测试大纲</w:t>
            </w:r>
          </w:p>
        </w:tc>
        <w:tc>
          <w:tcPr>
            <w:tcW w:w="3286" w:type="dxa"/>
          </w:tcPr>
          <w:p w14:paraId="655983F1" w14:textId="77777777" w:rsidR="00342A78" w:rsidRDefault="00000000">
            <w:pPr>
              <w:jc w:val="center"/>
              <w:rPr>
                <w:color w:val="000000"/>
              </w:rPr>
            </w:pPr>
            <w:r>
              <w:rPr>
                <w:color w:val="000000"/>
              </w:rPr>
              <w:t>课题负责人</w:t>
            </w:r>
          </w:p>
        </w:tc>
        <w:tc>
          <w:tcPr>
            <w:tcW w:w="3425" w:type="dxa"/>
          </w:tcPr>
          <w:p w14:paraId="3627B31B" w14:textId="77777777" w:rsidR="00342A78" w:rsidRDefault="00000000">
            <w:pPr>
              <w:rPr>
                <w:color w:val="000000"/>
              </w:rPr>
            </w:pPr>
            <w:r>
              <w:rPr>
                <w:color w:val="000000"/>
              </w:rPr>
              <w:t>常万里</w:t>
            </w:r>
          </w:p>
        </w:tc>
      </w:tr>
      <w:tr w:rsidR="00342A78" w14:paraId="25BF29BC" w14:textId="77777777">
        <w:trPr>
          <w:trHeight w:val="1177"/>
          <w:jc w:val="center"/>
        </w:trPr>
        <w:tc>
          <w:tcPr>
            <w:tcW w:w="525" w:type="dxa"/>
          </w:tcPr>
          <w:p w14:paraId="548DC2FC" w14:textId="77777777" w:rsidR="00342A78" w:rsidRDefault="00000000">
            <w:pPr>
              <w:jc w:val="center"/>
              <w:rPr>
                <w:color w:val="000000"/>
              </w:rPr>
            </w:pPr>
            <w:r>
              <w:rPr>
                <w:color w:val="000000"/>
              </w:rPr>
              <w:t>2</w:t>
            </w:r>
          </w:p>
        </w:tc>
        <w:tc>
          <w:tcPr>
            <w:tcW w:w="2391" w:type="dxa"/>
          </w:tcPr>
          <w:p w14:paraId="5D7E11EA" w14:textId="77777777" w:rsidR="00342A78" w:rsidRDefault="00000000">
            <w:pPr>
              <w:rPr>
                <w:color w:val="000000"/>
              </w:rPr>
            </w:pPr>
            <w:r>
              <w:rPr>
                <w:color w:val="000000"/>
              </w:rPr>
              <w:t>指标</w:t>
            </w:r>
            <w:r>
              <w:rPr>
                <w:color w:val="000000"/>
              </w:rPr>
              <w:t>1.1</w:t>
            </w:r>
            <w:r>
              <w:rPr>
                <w:color w:val="000000"/>
              </w:rPr>
              <w:t>多核心异构板卡</w:t>
            </w:r>
          </w:p>
        </w:tc>
        <w:tc>
          <w:tcPr>
            <w:tcW w:w="3286" w:type="dxa"/>
          </w:tcPr>
          <w:p w14:paraId="48822C14" w14:textId="77777777" w:rsidR="00342A78" w:rsidRDefault="00000000">
            <w:pPr>
              <w:rPr>
                <w:color w:val="000000"/>
              </w:rPr>
            </w:pPr>
            <w:r>
              <w:rPr>
                <w:color w:val="000000"/>
              </w:rPr>
              <w:t>第三方测试机构、课题骨干</w:t>
            </w:r>
          </w:p>
        </w:tc>
        <w:tc>
          <w:tcPr>
            <w:tcW w:w="3425" w:type="dxa"/>
          </w:tcPr>
          <w:p w14:paraId="44E1CE96" w14:textId="77777777" w:rsidR="00342A78" w:rsidRDefault="00000000">
            <w:pPr>
              <w:rPr>
                <w:color w:val="000000"/>
                <w:lang w:eastAsia="zh"/>
              </w:rPr>
            </w:pPr>
            <w:r>
              <w:rPr>
                <w:rFonts w:hint="eastAsia"/>
              </w:rPr>
              <w:t>陈毅杰、赵福阳、姚雅琪、蒋宽、郭晓波、黄嘉嘉、金思安、张鹤、郝泽钰、戴波、王义</w:t>
            </w:r>
          </w:p>
        </w:tc>
      </w:tr>
      <w:tr w:rsidR="00342A78" w14:paraId="0F663950" w14:textId="77777777">
        <w:trPr>
          <w:trHeight w:val="1177"/>
          <w:jc w:val="center"/>
        </w:trPr>
        <w:tc>
          <w:tcPr>
            <w:tcW w:w="525" w:type="dxa"/>
          </w:tcPr>
          <w:p w14:paraId="31B0D196" w14:textId="77777777" w:rsidR="00342A78" w:rsidRDefault="00000000">
            <w:pPr>
              <w:jc w:val="center"/>
              <w:rPr>
                <w:color w:val="000000"/>
              </w:rPr>
            </w:pPr>
            <w:r>
              <w:rPr>
                <w:color w:val="000000"/>
              </w:rPr>
              <w:t>3</w:t>
            </w:r>
          </w:p>
        </w:tc>
        <w:tc>
          <w:tcPr>
            <w:tcW w:w="2391" w:type="dxa"/>
          </w:tcPr>
          <w:p w14:paraId="67653B7C" w14:textId="77777777" w:rsidR="00342A78" w:rsidRDefault="00000000">
            <w:pPr>
              <w:rPr>
                <w:color w:val="000000"/>
              </w:rPr>
            </w:pPr>
            <w:r>
              <w:rPr>
                <w:color w:val="000000"/>
              </w:rPr>
              <w:t>指标</w:t>
            </w:r>
            <w:r>
              <w:rPr>
                <w:color w:val="000000"/>
              </w:rPr>
              <w:t>2.1</w:t>
            </w:r>
            <w:r>
              <w:rPr>
                <w:color w:val="000000"/>
              </w:rPr>
              <w:t>支持深度学习框架</w:t>
            </w:r>
          </w:p>
          <w:p w14:paraId="31A7F5A4" w14:textId="77777777" w:rsidR="00342A78" w:rsidRDefault="00342A78">
            <w:pPr>
              <w:rPr>
                <w:color w:val="000000"/>
              </w:rPr>
            </w:pPr>
          </w:p>
        </w:tc>
        <w:tc>
          <w:tcPr>
            <w:tcW w:w="3286" w:type="dxa"/>
          </w:tcPr>
          <w:p w14:paraId="13875625" w14:textId="77777777" w:rsidR="00342A78" w:rsidRDefault="00000000">
            <w:pPr>
              <w:rPr>
                <w:color w:val="000000"/>
              </w:rPr>
            </w:pPr>
            <w:r>
              <w:rPr>
                <w:color w:val="000000"/>
              </w:rPr>
              <w:t>第三方测试机构、课题骨干</w:t>
            </w:r>
          </w:p>
        </w:tc>
        <w:tc>
          <w:tcPr>
            <w:tcW w:w="3425" w:type="dxa"/>
          </w:tcPr>
          <w:p w14:paraId="4A007A72" w14:textId="77777777" w:rsidR="00342A78" w:rsidRDefault="00000000">
            <w:pPr>
              <w:rPr>
                <w:color w:val="000000"/>
              </w:rPr>
            </w:pPr>
            <w:r>
              <w:rPr>
                <w:rFonts w:hint="eastAsia"/>
              </w:rPr>
              <w:t>陈毅杰、赵福阳、姚雅琪、蒋宽、郭晓波、黄嘉嘉、金思安、张鹤、郝泽钰、戴波、王义</w:t>
            </w:r>
          </w:p>
        </w:tc>
      </w:tr>
      <w:tr w:rsidR="00342A78" w14:paraId="17C8662D" w14:textId="77777777">
        <w:trPr>
          <w:trHeight w:val="1177"/>
          <w:jc w:val="center"/>
        </w:trPr>
        <w:tc>
          <w:tcPr>
            <w:tcW w:w="525" w:type="dxa"/>
          </w:tcPr>
          <w:p w14:paraId="5FB179FE" w14:textId="77777777" w:rsidR="00342A78" w:rsidRDefault="00000000">
            <w:pPr>
              <w:jc w:val="center"/>
              <w:rPr>
                <w:color w:val="000000"/>
              </w:rPr>
            </w:pPr>
            <w:r>
              <w:rPr>
                <w:color w:val="000000"/>
              </w:rPr>
              <w:t>4</w:t>
            </w:r>
          </w:p>
        </w:tc>
        <w:tc>
          <w:tcPr>
            <w:tcW w:w="2391" w:type="dxa"/>
          </w:tcPr>
          <w:p w14:paraId="36A1ED80" w14:textId="77777777" w:rsidR="00342A78" w:rsidRDefault="00000000">
            <w:pPr>
              <w:rPr>
                <w:color w:val="000000"/>
              </w:rPr>
            </w:pPr>
            <w:r>
              <w:rPr>
                <w:color w:val="000000"/>
              </w:rPr>
              <w:t>指标</w:t>
            </w:r>
            <w:r>
              <w:rPr>
                <w:color w:val="000000"/>
              </w:rPr>
              <w:t>3.1</w:t>
            </w:r>
            <w:r>
              <w:rPr>
                <w:color w:val="000000"/>
              </w:rPr>
              <w:t>支持常用智能化算法</w:t>
            </w:r>
          </w:p>
        </w:tc>
        <w:tc>
          <w:tcPr>
            <w:tcW w:w="3286" w:type="dxa"/>
          </w:tcPr>
          <w:p w14:paraId="7D21145F" w14:textId="77777777" w:rsidR="00342A78" w:rsidRDefault="00000000">
            <w:pPr>
              <w:rPr>
                <w:color w:val="000000"/>
              </w:rPr>
            </w:pPr>
            <w:r>
              <w:rPr>
                <w:color w:val="000000"/>
              </w:rPr>
              <w:t>第三方测试机构、课题骨干</w:t>
            </w:r>
          </w:p>
        </w:tc>
        <w:tc>
          <w:tcPr>
            <w:tcW w:w="3425" w:type="dxa"/>
          </w:tcPr>
          <w:p w14:paraId="79178EA6" w14:textId="77777777" w:rsidR="00342A78" w:rsidRDefault="00000000">
            <w:pPr>
              <w:rPr>
                <w:color w:val="000000"/>
              </w:rPr>
            </w:pPr>
            <w:r>
              <w:rPr>
                <w:rFonts w:hint="eastAsia"/>
              </w:rPr>
              <w:t>陈毅杰、赵福阳、姚雅琪、蒋宽、郭晓波、黄嘉嘉、金思安、张鹤、郝泽钰、戴波、王义</w:t>
            </w:r>
          </w:p>
        </w:tc>
      </w:tr>
      <w:tr w:rsidR="00342A78" w14:paraId="00F4DC2E" w14:textId="77777777">
        <w:trPr>
          <w:trHeight w:val="1177"/>
          <w:jc w:val="center"/>
        </w:trPr>
        <w:tc>
          <w:tcPr>
            <w:tcW w:w="525" w:type="dxa"/>
          </w:tcPr>
          <w:p w14:paraId="7E04872A" w14:textId="77777777" w:rsidR="00342A78" w:rsidRDefault="00000000">
            <w:pPr>
              <w:jc w:val="center"/>
              <w:rPr>
                <w:color w:val="000000"/>
                <w:lang w:eastAsia="zh"/>
              </w:rPr>
            </w:pPr>
            <w:r>
              <w:rPr>
                <w:color w:val="000000"/>
                <w:lang w:eastAsia="zh"/>
              </w:rPr>
              <w:t>5</w:t>
            </w:r>
          </w:p>
        </w:tc>
        <w:tc>
          <w:tcPr>
            <w:tcW w:w="2391" w:type="dxa"/>
          </w:tcPr>
          <w:p w14:paraId="0EC246A7" w14:textId="77777777" w:rsidR="00342A78" w:rsidRDefault="00000000">
            <w:pPr>
              <w:widowControl/>
              <w:snapToGrid w:val="0"/>
              <w:spacing w:line="360" w:lineRule="auto"/>
              <w:rPr>
                <w:color w:val="000000"/>
              </w:rPr>
            </w:pPr>
            <w:r>
              <w:rPr>
                <w:color w:val="000000"/>
              </w:rPr>
              <w:t>指标</w:t>
            </w:r>
            <w:r>
              <w:rPr>
                <w:color w:val="000000"/>
              </w:rPr>
              <w:t>4.1</w:t>
            </w:r>
            <w:r>
              <w:rPr>
                <w:color w:val="000000"/>
              </w:rPr>
              <w:t>深度学习编译框架，推理速度提升；</w:t>
            </w:r>
          </w:p>
          <w:p w14:paraId="4E1D39D4" w14:textId="77777777" w:rsidR="00342A78" w:rsidRDefault="00342A78">
            <w:pPr>
              <w:rPr>
                <w:color w:val="000000"/>
              </w:rPr>
            </w:pPr>
          </w:p>
        </w:tc>
        <w:tc>
          <w:tcPr>
            <w:tcW w:w="3286" w:type="dxa"/>
          </w:tcPr>
          <w:p w14:paraId="52404697" w14:textId="77777777" w:rsidR="00342A78" w:rsidRDefault="00000000">
            <w:pPr>
              <w:rPr>
                <w:color w:val="000000"/>
              </w:rPr>
            </w:pPr>
            <w:r>
              <w:rPr>
                <w:color w:val="000000"/>
              </w:rPr>
              <w:t>第三方测试机构、课题骨干</w:t>
            </w:r>
          </w:p>
        </w:tc>
        <w:tc>
          <w:tcPr>
            <w:tcW w:w="3425" w:type="dxa"/>
          </w:tcPr>
          <w:p w14:paraId="06E10120" w14:textId="77777777" w:rsidR="00342A78" w:rsidRDefault="00000000">
            <w:pPr>
              <w:rPr>
                <w:color w:val="000000"/>
              </w:rPr>
            </w:pPr>
            <w:r>
              <w:rPr>
                <w:rFonts w:hint="eastAsia"/>
              </w:rPr>
              <w:t>陈毅杰、赵福阳、姚雅琪、蒋宽、郭晓波、黄嘉嘉、金思安、张鹤、郝泽钰、戴波、王义</w:t>
            </w:r>
          </w:p>
        </w:tc>
      </w:tr>
    </w:tbl>
    <w:p w14:paraId="4CAF82FD" w14:textId="77777777" w:rsidR="00342A78" w:rsidRDefault="00342A78">
      <w:pPr>
        <w:spacing w:line="360" w:lineRule="auto"/>
        <w:rPr>
          <w:color w:val="000000"/>
          <w:sz w:val="24"/>
        </w:rPr>
      </w:pPr>
    </w:p>
    <w:p w14:paraId="06B84A2B" w14:textId="77777777" w:rsidR="00342A78" w:rsidRDefault="00000000">
      <w:pPr>
        <w:pStyle w:val="10"/>
        <w:pageBreakBefore/>
        <w:spacing w:before="0" w:after="120" w:line="300" w:lineRule="auto"/>
      </w:pPr>
      <w:bookmarkStart w:id="86" w:name="_Toc29014"/>
      <w:r>
        <w:rPr>
          <w:sz w:val="32"/>
          <w:szCs w:val="32"/>
        </w:rPr>
        <w:lastRenderedPageBreak/>
        <w:t>附录</w:t>
      </w:r>
      <w:r>
        <w:rPr>
          <w:sz w:val="32"/>
          <w:szCs w:val="32"/>
        </w:rPr>
        <w:t>A PaddlePaddle 2.0</w:t>
      </w:r>
      <w:r>
        <w:rPr>
          <w:sz w:val="32"/>
          <w:szCs w:val="32"/>
        </w:rPr>
        <w:t>部署速度测试脚本（关键部分）</w:t>
      </w:r>
      <w:bookmarkEnd w:id="86"/>
    </w:p>
    <w:p w14:paraId="6701FE7A" w14:textId="77777777" w:rsidR="00342A78" w:rsidRDefault="00000000">
      <w:pPr>
        <w:spacing w:after="100" w:line="300" w:lineRule="auto"/>
      </w:pPr>
      <w:r>
        <w:rPr>
          <w:szCs w:val="21"/>
        </w:rPr>
        <w:t>本附录对应第</w:t>
      </w:r>
      <w:r>
        <w:rPr>
          <w:szCs w:val="21"/>
        </w:rPr>
        <w:t>7.3</w:t>
      </w:r>
      <w:r>
        <w:rPr>
          <w:szCs w:val="21"/>
        </w:rPr>
        <w:t>节测试用例</w:t>
      </w:r>
      <w:r>
        <w:rPr>
          <w:szCs w:val="21"/>
        </w:rPr>
        <w:t>3.3.1</w:t>
      </w:r>
      <w:r>
        <w:rPr>
          <w:szCs w:val="21"/>
        </w:rPr>
        <w:t>～</w:t>
      </w:r>
      <w:r>
        <w:rPr>
          <w:szCs w:val="21"/>
        </w:rPr>
        <w:t>3.3.6</w:t>
      </w:r>
      <w:r>
        <w:rPr>
          <w:szCs w:val="21"/>
        </w:rPr>
        <w:t>，仅列出测试环境固定、测试集固化、板端部署、推理计时、性能统计和结果保存所需的关键代码。代码中的</w:t>
      </w:r>
      <w:r>
        <w:rPr>
          <w:szCs w:val="21"/>
        </w:rPr>
        <w:t>“……”</w:t>
      </w:r>
      <w:r>
        <w:rPr>
          <w:szCs w:val="21"/>
        </w:rPr>
        <w:t>表示参数解析、通用校验、异常处理或各任务重复实现等非关键内容，完整脚本随受测软件一并交付。</w:t>
      </w:r>
    </w:p>
    <w:p w14:paraId="528C8AA0" w14:textId="77777777" w:rsidR="00342A78" w:rsidRDefault="00000000">
      <w:pPr>
        <w:pStyle w:val="21"/>
        <w:spacing w:before="180" w:after="120" w:line="300" w:lineRule="auto"/>
      </w:pPr>
      <w:bookmarkStart w:id="87" w:name="_Toc5273"/>
      <w:r>
        <w:rPr>
          <w:sz w:val="28"/>
          <w:szCs w:val="28"/>
        </w:rPr>
        <w:t xml:space="preserve">A.1  </w:t>
      </w:r>
      <w:r>
        <w:rPr>
          <w:sz w:val="28"/>
          <w:szCs w:val="28"/>
        </w:rPr>
        <w:t>脚本及用途</w:t>
      </w:r>
      <w:bookmarkEnd w:id="87"/>
    </w:p>
    <w:tbl>
      <w:tblPr>
        <w:tblStyle w:val="afff1"/>
        <w:tblW w:w="0" w:type="auto"/>
        <w:tblLayout w:type="fixed"/>
        <w:tblLook w:val="04A0" w:firstRow="1" w:lastRow="0" w:firstColumn="1" w:lastColumn="0" w:noHBand="0" w:noVBand="1"/>
      </w:tblPr>
      <w:tblGrid>
        <w:gridCol w:w="3452"/>
        <w:gridCol w:w="4289"/>
        <w:gridCol w:w="1886"/>
      </w:tblGrid>
      <w:tr w:rsidR="00342A78" w14:paraId="5D83B4DA" w14:textId="77777777">
        <w:tc>
          <w:tcPr>
            <w:tcW w:w="3452" w:type="dxa"/>
          </w:tcPr>
          <w:p w14:paraId="74AF0313" w14:textId="77777777" w:rsidR="00342A78" w:rsidRDefault="00000000">
            <w:r>
              <w:rPr>
                <w:b/>
                <w:bCs/>
                <w:szCs w:val="21"/>
              </w:rPr>
              <w:t>脚本路径</w:t>
            </w:r>
          </w:p>
        </w:tc>
        <w:tc>
          <w:tcPr>
            <w:tcW w:w="4289" w:type="dxa"/>
          </w:tcPr>
          <w:p w14:paraId="7915DFC4" w14:textId="77777777" w:rsidR="00342A78" w:rsidRDefault="00000000">
            <w:r>
              <w:rPr>
                <w:b/>
                <w:bCs/>
                <w:szCs w:val="21"/>
              </w:rPr>
              <w:t>用途</w:t>
            </w:r>
          </w:p>
        </w:tc>
        <w:tc>
          <w:tcPr>
            <w:tcW w:w="1886" w:type="dxa"/>
          </w:tcPr>
          <w:p w14:paraId="573669BF" w14:textId="77777777" w:rsidR="00342A78" w:rsidRDefault="00000000">
            <w:r>
              <w:rPr>
                <w:b/>
                <w:bCs/>
                <w:szCs w:val="21"/>
              </w:rPr>
              <w:t>对应环节</w:t>
            </w:r>
          </w:p>
        </w:tc>
      </w:tr>
      <w:tr w:rsidR="00342A78" w14:paraId="136FE37D" w14:textId="77777777">
        <w:tc>
          <w:tcPr>
            <w:tcW w:w="3452" w:type="dxa"/>
          </w:tcPr>
          <w:p w14:paraId="20BE01B0" w14:textId="77777777" w:rsidR="00342A78" w:rsidRDefault="00000000">
            <w:r>
              <w:rPr>
                <w:szCs w:val="21"/>
              </w:rPr>
              <w:t>scripts/set_board_performance.sh</w:t>
            </w:r>
          </w:p>
        </w:tc>
        <w:tc>
          <w:tcPr>
            <w:tcW w:w="4289" w:type="dxa"/>
          </w:tcPr>
          <w:p w14:paraId="34538565" w14:textId="77777777" w:rsidR="00342A78" w:rsidRDefault="00000000">
            <w:r>
              <w:rPr>
                <w:szCs w:val="21"/>
              </w:rPr>
              <w:t>固定</w:t>
            </w:r>
            <w:r>
              <w:rPr>
                <w:szCs w:val="21"/>
              </w:rPr>
              <w:t>CPU</w:t>
            </w:r>
            <w:r>
              <w:rPr>
                <w:szCs w:val="21"/>
              </w:rPr>
              <w:t>与</w:t>
            </w:r>
            <w:r>
              <w:rPr>
                <w:szCs w:val="21"/>
              </w:rPr>
              <w:t>NPU</w:t>
            </w:r>
            <w:r>
              <w:rPr>
                <w:szCs w:val="21"/>
              </w:rPr>
              <w:t>调频策略，记录</w:t>
            </w:r>
            <w:r>
              <w:rPr>
                <w:szCs w:val="21"/>
              </w:rPr>
              <w:t>governor</w:t>
            </w:r>
            <w:r>
              <w:rPr>
                <w:szCs w:val="21"/>
              </w:rPr>
              <w:t>原始状态</w:t>
            </w:r>
          </w:p>
        </w:tc>
        <w:tc>
          <w:tcPr>
            <w:tcW w:w="1886" w:type="dxa"/>
          </w:tcPr>
          <w:p w14:paraId="03313FF9" w14:textId="77777777" w:rsidR="00342A78" w:rsidRDefault="00000000">
            <w:r>
              <w:rPr>
                <w:szCs w:val="21"/>
              </w:rPr>
              <w:t>测试环境固定</w:t>
            </w:r>
          </w:p>
        </w:tc>
      </w:tr>
      <w:tr w:rsidR="00342A78" w14:paraId="4F844A47" w14:textId="77777777">
        <w:tc>
          <w:tcPr>
            <w:tcW w:w="3452" w:type="dxa"/>
          </w:tcPr>
          <w:p w14:paraId="4676F673" w14:textId="77777777" w:rsidR="00342A78" w:rsidRDefault="00000000">
            <w:r>
              <w:rPr>
                <w:szCs w:val="21"/>
              </w:rPr>
              <w:t>scripts/datasets/export_acceptance_subset.py</w:t>
            </w:r>
          </w:p>
        </w:tc>
        <w:tc>
          <w:tcPr>
            <w:tcW w:w="4289" w:type="dxa"/>
          </w:tcPr>
          <w:p w14:paraId="5CD9618F" w14:textId="77777777" w:rsidR="00342A78" w:rsidRDefault="00000000">
            <w:r>
              <w:rPr>
                <w:szCs w:val="21"/>
              </w:rPr>
              <w:t>按固定随机种子导出带标签测试子集及</w:t>
            </w:r>
            <w:r>
              <w:rPr>
                <w:szCs w:val="21"/>
              </w:rPr>
              <w:t>manifest</w:t>
            </w:r>
          </w:p>
        </w:tc>
        <w:tc>
          <w:tcPr>
            <w:tcW w:w="1886" w:type="dxa"/>
          </w:tcPr>
          <w:p w14:paraId="1A80853E" w14:textId="77777777" w:rsidR="00342A78" w:rsidRDefault="00000000">
            <w:r>
              <w:rPr>
                <w:szCs w:val="21"/>
              </w:rPr>
              <w:t>测试输入固化</w:t>
            </w:r>
          </w:p>
        </w:tc>
      </w:tr>
      <w:tr w:rsidR="00342A78" w14:paraId="058CCD74" w14:textId="77777777">
        <w:tc>
          <w:tcPr>
            <w:tcW w:w="3452" w:type="dxa"/>
          </w:tcPr>
          <w:p w14:paraId="21226CD2" w14:textId="77777777" w:rsidR="00342A78" w:rsidRDefault="00000000">
            <w:r>
              <w:rPr>
                <w:szCs w:val="21"/>
              </w:rPr>
              <w:t>scripts/deploy_rknn_runtime.sh</w:t>
            </w:r>
          </w:p>
        </w:tc>
        <w:tc>
          <w:tcPr>
            <w:tcW w:w="4289" w:type="dxa"/>
          </w:tcPr>
          <w:p w14:paraId="40B584C3" w14:textId="77777777" w:rsidR="00342A78" w:rsidRDefault="00000000">
            <w:r>
              <w:rPr>
                <w:szCs w:val="21"/>
              </w:rPr>
              <w:t>创建板端虚拟环境并部署</w:t>
            </w:r>
            <w:r>
              <w:rPr>
                <w:szCs w:val="21"/>
              </w:rPr>
              <w:t>RKNN</w:t>
            </w:r>
            <w:r>
              <w:rPr>
                <w:szCs w:val="21"/>
              </w:rPr>
              <w:t>运行代码</w:t>
            </w:r>
          </w:p>
        </w:tc>
        <w:tc>
          <w:tcPr>
            <w:tcW w:w="1886" w:type="dxa"/>
          </w:tcPr>
          <w:p w14:paraId="0EB309D4" w14:textId="77777777" w:rsidR="00342A78" w:rsidRDefault="00000000">
            <w:r>
              <w:rPr>
                <w:szCs w:val="21"/>
              </w:rPr>
              <w:t>板端环境部署</w:t>
            </w:r>
          </w:p>
        </w:tc>
      </w:tr>
      <w:tr w:rsidR="00342A78" w14:paraId="0B0BE62A" w14:textId="77777777">
        <w:tc>
          <w:tcPr>
            <w:tcW w:w="3452" w:type="dxa"/>
          </w:tcPr>
          <w:p w14:paraId="05B2A0E7" w14:textId="77777777" w:rsidR="00342A78" w:rsidRDefault="00000000">
            <w:r>
              <w:rPr>
                <w:szCs w:val="21"/>
              </w:rPr>
              <w:t>scripts/upload_rknn_to_board.sh</w:t>
            </w:r>
          </w:p>
        </w:tc>
        <w:tc>
          <w:tcPr>
            <w:tcW w:w="4289" w:type="dxa"/>
          </w:tcPr>
          <w:p w14:paraId="30D37584" w14:textId="77777777" w:rsidR="00342A78" w:rsidRDefault="00000000">
            <w:r>
              <w:rPr>
                <w:szCs w:val="21"/>
              </w:rPr>
              <w:t>上传</w:t>
            </w:r>
            <w:r>
              <w:rPr>
                <w:szCs w:val="21"/>
              </w:rPr>
              <w:t>RKNN</w:t>
            </w:r>
            <w:r>
              <w:rPr>
                <w:szCs w:val="21"/>
              </w:rPr>
              <w:t>模型及同名元数据文件</w:t>
            </w:r>
          </w:p>
        </w:tc>
        <w:tc>
          <w:tcPr>
            <w:tcW w:w="1886" w:type="dxa"/>
          </w:tcPr>
          <w:p w14:paraId="3B501A40" w14:textId="77777777" w:rsidR="00342A78" w:rsidRDefault="00000000">
            <w:r>
              <w:rPr>
                <w:szCs w:val="21"/>
              </w:rPr>
              <w:t>模型部署</w:t>
            </w:r>
          </w:p>
        </w:tc>
      </w:tr>
      <w:tr w:rsidR="00342A78" w14:paraId="1389739B" w14:textId="77777777">
        <w:tc>
          <w:tcPr>
            <w:tcW w:w="3452" w:type="dxa"/>
          </w:tcPr>
          <w:p w14:paraId="628995B9" w14:textId="77777777" w:rsidR="00342A78" w:rsidRDefault="00000000">
            <w:r>
              <w:rPr>
                <w:szCs w:val="21"/>
              </w:rPr>
              <w:t>scripts/compare_rknn_on_board.sh</w:t>
            </w:r>
          </w:p>
        </w:tc>
        <w:tc>
          <w:tcPr>
            <w:tcW w:w="4289" w:type="dxa"/>
          </w:tcPr>
          <w:p w14:paraId="5341CA73" w14:textId="77777777" w:rsidR="00342A78" w:rsidRDefault="00000000">
            <w:r>
              <w:rPr>
                <w:szCs w:val="21"/>
              </w:rPr>
              <w:t>统一调度基准模型与优化模型的对比测试</w:t>
            </w:r>
          </w:p>
        </w:tc>
        <w:tc>
          <w:tcPr>
            <w:tcW w:w="1886" w:type="dxa"/>
          </w:tcPr>
          <w:p w14:paraId="1E007B5D" w14:textId="77777777" w:rsidR="00342A78" w:rsidRDefault="00000000">
            <w:r>
              <w:rPr>
                <w:szCs w:val="21"/>
              </w:rPr>
              <w:t>测试入口</w:t>
            </w:r>
          </w:p>
        </w:tc>
      </w:tr>
      <w:tr w:rsidR="00342A78" w14:paraId="0AFFCBAE" w14:textId="77777777">
        <w:tc>
          <w:tcPr>
            <w:tcW w:w="3452" w:type="dxa"/>
          </w:tcPr>
          <w:p w14:paraId="1B24CC77" w14:textId="77777777" w:rsidR="00342A78" w:rsidRDefault="00000000">
            <w:r>
              <w:rPr>
                <w:szCs w:val="21"/>
              </w:rPr>
              <w:t>deploy/rknn/evaluate.py</w:t>
            </w:r>
          </w:p>
        </w:tc>
        <w:tc>
          <w:tcPr>
            <w:tcW w:w="4289" w:type="dxa"/>
          </w:tcPr>
          <w:p w14:paraId="6DC4ABD2" w14:textId="77777777" w:rsidR="00342A78" w:rsidRDefault="00000000">
            <w:r>
              <w:rPr>
                <w:szCs w:val="21"/>
              </w:rPr>
              <w:t>执行精度评估、固定输入性能测试并输出</w:t>
            </w:r>
            <w:r>
              <w:rPr>
                <w:szCs w:val="21"/>
              </w:rPr>
              <w:t>JSON</w:t>
            </w:r>
          </w:p>
        </w:tc>
        <w:tc>
          <w:tcPr>
            <w:tcW w:w="1886" w:type="dxa"/>
          </w:tcPr>
          <w:p w14:paraId="2D009924" w14:textId="77777777" w:rsidR="00342A78" w:rsidRDefault="00000000">
            <w:r>
              <w:rPr>
                <w:szCs w:val="21"/>
              </w:rPr>
              <w:t>性能与精度统计</w:t>
            </w:r>
          </w:p>
        </w:tc>
      </w:tr>
      <w:tr w:rsidR="00342A78" w14:paraId="2B3753F7" w14:textId="77777777">
        <w:tc>
          <w:tcPr>
            <w:tcW w:w="3452" w:type="dxa"/>
          </w:tcPr>
          <w:p w14:paraId="12357E46" w14:textId="77777777" w:rsidR="00342A78" w:rsidRDefault="00000000">
            <w:r>
              <w:rPr>
                <w:szCs w:val="21"/>
              </w:rPr>
              <w:t>deploy/rknn/common.py</w:t>
            </w:r>
          </w:p>
        </w:tc>
        <w:tc>
          <w:tcPr>
            <w:tcW w:w="4289" w:type="dxa"/>
          </w:tcPr>
          <w:p w14:paraId="2939EF6A" w14:textId="77777777" w:rsidR="00342A78" w:rsidRDefault="00000000">
            <w:r>
              <w:rPr>
                <w:szCs w:val="21"/>
              </w:rPr>
              <w:t>封装</w:t>
            </w:r>
            <w:r>
              <w:rPr>
                <w:szCs w:val="21"/>
              </w:rPr>
              <w:t>RKNN</w:t>
            </w:r>
            <w:r>
              <w:rPr>
                <w:szCs w:val="21"/>
              </w:rPr>
              <w:t>会话、输入准备及延迟统计</w:t>
            </w:r>
          </w:p>
        </w:tc>
        <w:tc>
          <w:tcPr>
            <w:tcW w:w="1886" w:type="dxa"/>
          </w:tcPr>
          <w:p w14:paraId="2EA280E3" w14:textId="77777777" w:rsidR="00342A78" w:rsidRDefault="00000000">
            <w:r>
              <w:rPr>
                <w:szCs w:val="21"/>
              </w:rPr>
              <w:t>公共运行时</w:t>
            </w:r>
          </w:p>
        </w:tc>
      </w:tr>
      <w:tr w:rsidR="00342A78" w14:paraId="5D859574" w14:textId="77777777">
        <w:tc>
          <w:tcPr>
            <w:tcW w:w="3452" w:type="dxa"/>
          </w:tcPr>
          <w:p w14:paraId="049CF9DC" w14:textId="77777777" w:rsidR="00342A78" w:rsidRDefault="00000000">
            <w:r>
              <w:rPr>
                <w:szCs w:val="21"/>
              </w:rPr>
              <w:t>deploy/rknn/run_sd15_lcm.py</w:t>
            </w:r>
          </w:p>
        </w:tc>
        <w:tc>
          <w:tcPr>
            <w:tcW w:w="4289" w:type="dxa"/>
          </w:tcPr>
          <w:p w14:paraId="152A1935" w14:textId="77777777" w:rsidR="00342A78" w:rsidRDefault="00000000">
            <w:r>
              <w:rPr>
                <w:szCs w:val="21"/>
              </w:rPr>
              <w:t>执行</w:t>
            </w:r>
            <w:r>
              <w:rPr>
                <w:szCs w:val="21"/>
              </w:rPr>
              <w:t>SD1.5 LCM</w:t>
            </w:r>
            <w:r>
              <w:rPr>
                <w:szCs w:val="21"/>
              </w:rPr>
              <w:t>端到端生成和</w:t>
            </w:r>
            <w:r>
              <w:rPr>
                <w:szCs w:val="21"/>
              </w:rPr>
              <w:t>U-Net</w:t>
            </w:r>
            <w:r>
              <w:rPr>
                <w:szCs w:val="21"/>
              </w:rPr>
              <w:t>计时</w:t>
            </w:r>
          </w:p>
        </w:tc>
        <w:tc>
          <w:tcPr>
            <w:tcW w:w="1886" w:type="dxa"/>
          </w:tcPr>
          <w:p w14:paraId="0B15C725" w14:textId="77777777" w:rsidR="00342A78" w:rsidRDefault="00000000">
            <w:r>
              <w:rPr>
                <w:szCs w:val="21"/>
              </w:rPr>
              <w:t>测试用例</w:t>
            </w:r>
            <w:r>
              <w:rPr>
                <w:szCs w:val="21"/>
              </w:rPr>
              <w:t>3.3.6</w:t>
            </w:r>
          </w:p>
        </w:tc>
      </w:tr>
    </w:tbl>
    <w:p w14:paraId="68C37A20" w14:textId="77777777" w:rsidR="00342A78" w:rsidRDefault="00000000">
      <w:pPr>
        <w:pStyle w:val="21"/>
        <w:spacing w:before="180" w:after="120" w:line="300" w:lineRule="auto"/>
      </w:pPr>
      <w:bookmarkStart w:id="88" w:name="_Toc13255"/>
      <w:r>
        <w:rPr>
          <w:sz w:val="28"/>
          <w:szCs w:val="28"/>
        </w:rPr>
        <w:t xml:space="preserve">A.2  </w:t>
      </w:r>
      <w:r>
        <w:rPr>
          <w:sz w:val="28"/>
          <w:szCs w:val="28"/>
        </w:rPr>
        <w:t>板端性能状态固定</w:t>
      </w:r>
      <w:bookmarkEnd w:id="88"/>
    </w:p>
    <w:p w14:paraId="2E31088D" w14:textId="77777777" w:rsidR="00342A78" w:rsidRDefault="00000000">
      <w:pPr>
        <w:spacing w:after="100" w:line="300" w:lineRule="auto"/>
      </w:pPr>
      <w:r>
        <w:rPr>
          <w:szCs w:val="21"/>
        </w:rPr>
        <w:t>文件：</w:t>
      </w:r>
      <w:r>
        <w:rPr>
          <w:szCs w:val="21"/>
        </w:rPr>
        <w:t>scripts/set_board_performance.sh</w:t>
      </w:r>
    </w:p>
    <w:p w14:paraId="2A21C46B" w14:textId="77777777" w:rsidR="00342A78" w:rsidRDefault="00000000">
      <w:pPr>
        <w:keepLines/>
        <w:shd w:val="clear" w:color="auto" w:fill="F2F2F2"/>
        <w:spacing w:after="140"/>
        <w:ind w:left="240" w:right="240"/>
      </w:pPr>
      <w:r>
        <w:rPr>
          <w:rFonts w:ascii="Consolas" w:eastAsia="等线" w:hAnsi="Consolas"/>
          <w:sz w:val="17"/>
          <w:szCs w:val="17"/>
        </w:rPr>
        <w:lastRenderedPageBreak/>
        <w:t>#!/usr/bin/env bash</w:t>
      </w:r>
      <w:r>
        <w:rPr>
          <w:rFonts w:ascii="Consolas" w:eastAsia="等线" w:hAnsi="Consolas"/>
          <w:sz w:val="17"/>
          <w:szCs w:val="17"/>
        </w:rPr>
        <w:br/>
        <w:t>set -euo pipefail</w:t>
      </w:r>
      <w:r>
        <w:rPr>
          <w:rFonts w:ascii="Consolas" w:eastAsia="等线" w:hAnsi="Consolas"/>
          <w:sz w:val="17"/>
          <w:szCs w:val="17"/>
        </w:rPr>
        <w:br/>
      </w:r>
      <w:r>
        <w:rPr>
          <w:rFonts w:ascii="Consolas" w:eastAsia="等线" w:hAnsi="Consolas"/>
          <w:sz w:val="17"/>
          <w:szCs w:val="17"/>
        </w:rPr>
        <w:br/>
        <w:t>HOST="</w:t>
      </w:r>
      <w:r>
        <w:rPr>
          <w:rFonts w:ascii="Consolas" w:eastAsia="等线" w:hAnsi="Consolas" w:hint="eastAsia"/>
          <w:sz w:val="17"/>
          <w:szCs w:val="17"/>
        </w:rPr>
        <w:t>rk3588s-vm0</w:t>
      </w:r>
      <w:r>
        <w:rPr>
          <w:rFonts w:ascii="Consolas" w:eastAsia="等线" w:hAnsi="Consolas"/>
          <w:sz w:val="17"/>
          <w:szCs w:val="17"/>
        </w:rPr>
        <w:t>"</w:t>
      </w:r>
      <w:r>
        <w:rPr>
          <w:rFonts w:ascii="Consolas" w:eastAsia="等线" w:hAnsi="Consolas"/>
          <w:sz w:val="17"/>
          <w:szCs w:val="17"/>
        </w:rPr>
        <w:br/>
        <w:t>CPU_GOVERNOR="performance"</w:t>
      </w:r>
      <w:r>
        <w:rPr>
          <w:rFonts w:ascii="Consolas" w:eastAsia="等线" w:hAnsi="Consolas"/>
          <w:sz w:val="17"/>
          <w:szCs w:val="17"/>
        </w:rPr>
        <w:br/>
        <w:t>NPU_GOVERNOR="performance"</w:t>
      </w:r>
      <w:r>
        <w:rPr>
          <w:rFonts w:ascii="Consolas" w:eastAsia="等线" w:hAnsi="Consolas"/>
          <w:sz w:val="17"/>
          <w:szCs w:val="17"/>
        </w:rPr>
        <w:br/>
        <w:t>...</w:t>
      </w:r>
      <w:r>
        <w:rPr>
          <w:rFonts w:ascii="Consolas" w:eastAsia="等线" w:hAnsi="Consolas"/>
          <w:sz w:val="17"/>
          <w:szCs w:val="17"/>
        </w:rPr>
        <w:br/>
        <w:t>write_governor() {</w:t>
      </w:r>
      <w:r>
        <w:rPr>
          <w:rFonts w:ascii="Consolas" w:eastAsia="等线" w:hAnsi="Consolas"/>
          <w:sz w:val="17"/>
          <w:szCs w:val="17"/>
        </w:rPr>
        <w:br/>
        <w:t xml:space="preserve">  local path="$1"</w:t>
      </w:r>
      <w:r>
        <w:rPr>
          <w:rFonts w:ascii="Consolas" w:eastAsia="等线" w:hAnsi="Consolas"/>
          <w:sz w:val="17"/>
          <w:szCs w:val="17"/>
        </w:rPr>
        <w:br/>
        <w:t xml:space="preserve">  local value="$2"</w:t>
      </w:r>
      <w:r>
        <w:rPr>
          <w:rFonts w:ascii="Consolas" w:eastAsia="等线" w:hAnsi="Consolas"/>
          <w:sz w:val="17"/>
          <w:szCs w:val="17"/>
        </w:rPr>
        <w:br/>
        <w:t xml:space="preserve">  [[ -w "${path}" ]] || return 1</w:t>
      </w:r>
      <w:r>
        <w:rPr>
          <w:rFonts w:ascii="Consolas" w:eastAsia="等线" w:hAnsi="Consolas"/>
          <w:sz w:val="17"/>
          <w:szCs w:val="17"/>
        </w:rPr>
        <w:br/>
        <w:t xml:space="preserve">  printf '%s\n' "${value}" &gt;"${path}"</w:t>
      </w:r>
      <w:r>
        <w:rPr>
          <w:rFonts w:ascii="Consolas" w:eastAsia="等线" w:hAnsi="Consolas"/>
          <w:sz w:val="17"/>
          <w:szCs w:val="17"/>
        </w:rPr>
        <w:br/>
        <w:t>}</w:t>
      </w:r>
      <w:r>
        <w:rPr>
          <w:rFonts w:ascii="Consolas" w:eastAsia="等线" w:hAnsi="Consolas"/>
          <w:sz w:val="17"/>
          <w:szCs w:val="17"/>
        </w:rPr>
        <w:br/>
        <w:t>...</w:t>
      </w:r>
      <w:r>
        <w:rPr>
          <w:rFonts w:ascii="Consolas" w:eastAsia="等线" w:hAnsi="Consolas"/>
          <w:sz w:val="17"/>
          <w:szCs w:val="17"/>
        </w:rPr>
        <w:br/>
        <w:t>for path in /sys/devices/system/cpu/cpu*/cpufreq/scaling_governor; do</w:t>
      </w:r>
      <w:r>
        <w:rPr>
          <w:rFonts w:ascii="Consolas" w:eastAsia="等线" w:hAnsi="Consolas"/>
          <w:sz w:val="17"/>
          <w:szCs w:val="17"/>
        </w:rPr>
        <w:br/>
        <w:t xml:space="preserve">  [[ -e "${path}" ]] || continue</w:t>
      </w:r>
      <w:r>
        <w:rPr>
          <w:rFonts w:ascii="Consolas" w:eastAsia="等线" w:hAnsi="Consolas"/>
          <w:sz w:val="17"/>
          <w:szCs w:val="17"/>
        </w:rPr>
        <w:br/>
        <w:t xml:space="preserve">  printf '%s\t%s\n' "${path}" "$(&lt;"${path}")" &gt;&gt;"${state_file}"</w:t>
      </w:r>
      <w:r>
        <w:rPr>
          <w:rFonts w:ascii="Consolas" w:eastAsia="等线" w:hAnsi="Consolas"/>
          <w:sz w:val="17"/>
          <w:szCs w:val="17"/>
        </w:rPr>
        <w:br/>
        <w:t xml:space="preserve">  write_governor "${path}" "${cpu_governor}"</w:t>
      </w:r>
      <w:r>
        <w:rPr>
          <w:rFonts w:ascii="Consolas" w:eastAsia="等线" w:hAnsi="Consolas"/>
          <w:sz w:val="17"/>
          <w:szCs w:val="17"/>
        </w:rPr>
        <w:br/>
        <w:t>done</w:t>
      </w:r>
      <w:r>
        <w:rPr>
          <w:rFonts w:ascii="Consolas" w:eastAsia="等线" w:hAnsi="Consolas"/>
          <w:sz w:val="17"/>
          <w:szCs w:val="17"/>
        </w:rPr>
        <w:br/>
      </w:r>
      <w:r>
        <w:rPr>
          <w:rFonts w:ascii="Consolas" w:eastAsia="等线" w:hAnsi="Consolas"/>
          <w:sz w:val="17"/>
          <w:szCs w:val="17"/>
        </w:rPr>
        <w:br/>
        <w:t>while read -r path; do</w:t>
      </w:r>
      <w:r>
        <w:rPr>
          <w:rFonts w:ascii="Consolas" w:eastAsia="等线" w:hAnsi="Consolas"/>
          <w:sz w:val="17"/>
          <w:szCs w:val="17"/>
        </w:rPr>
        <w:br/>
        <w:t xml:space="preserve">  [[ -n "${path}" ]] || continue</w:t>
      </w:r>
      <w:r>
        <w:rPr>
          <w:rFonts w:ascii="Consolas" w:eastAsia="等线" w:hAnsi="Consolas"/>
          <w:sz w:val="17"/>
          <w:szCs w:val="17"/>
        </w:rPr>
        <w:br/>
        <w:t xml:space="preserve">  printf '%s\t%s\n' "${path}" "$(&lt;"${path}")" &gt;&gt;"${state_file}"</w:t>
      </w:r>
      <w:r>
        <w:rPr>
          <w:rFonts w:ascii="Consolas" w:eastAsia="等线" w:hAnsi="Consolas"/>
          <w:sz w:val="17"/>
          <w:szCs w:val="17"/>
        </w:rPr>
        <w:br/>
        <w:t xml:space="preserve">  write_governor "${path}" "${npu_governor}"</w:t>
      </w:r>
      <w:r>
        <w:rPr>
          <w:rFonts w:ascii="Consolas" w:eastAsia="等线" w:hAnsi="Consolas"/>
          <w:sz w:val="17"/>
          <w:szCs w:val="17"/>
        </w:rPr>
        <w:br/>
        <w:t>done &lt; &lt;(find_npu_governor_files)</w:t>
      </w:r>
      <w:r>
        <w:rPr>
          <w:rFonts w:ascii="Consolas" w:eastAsia="等线" w:hAnsi="Consolas"/>
          <w:sz w:val="17"/>
          <w:szCs w:val="17"/>
        </w:rPr>
        <w:br/>
        <w:t>...</w:t>
      </w:r>
    </w:p>
    <w:p w14:paraId="6C790360" w14:textId="77777777" w:rsidR="00342A78" w:rsidRDefault="00000000">
      <w:pPr>
        <w:spacing w:after="100" w:line="300" w:lineRule="auto"/>
      </w:pPr>
      <w:r>
        <w:rPr>
          <w:szCs w:val="21"/>
        </w:rPr>
        <w:t>测试期间</w:t>
      </w:r>
      <w:r>
        <w:rPr>
          <w:szCs w:val="21"/>
        </w:rPr>
        <w:t>CPU</w:t>
      </w:r>
      <w:r>
        <w:rPr>
          <w:szCs w:val="21"/>
        </w:rPr>
        <w:t>和</w:t>
      </w:r>
      <w:r>
        <w:rPr>
          <w:szCs w:val="21"/>
        </w:rPr>
        <w:t>NPU</w:t>
      </w:r>
      <w:r>
        <w:rPr>
          <w:szCs w:val="21"/>
        </w:rPr>
        <w:t>均采用</w:t>
      </w:r>
      <w:r>
        <w:rPr>
          <w:szCs w:val="21"/>
        </w:rPr>
        <w:t>performance</w:t>
      </w:r>
      <w:r>
        <w:rPr>
          <w:szCs w:val="21"/>
        </w:rPr>
        <w:t>模式。脚本记录</w:t>
      </w:r>
      <w:r>
        <w:rPr>
          <w:szCs w:val="21"/>
        </w:rPr>
        <w:t>governor</w:t>
      </w:r>
      <w:r>
        <w:rPr>
          <w:szCs w:val="21"/>
        </w:rPr>
        <w:t>原始状态，并支持通过</w:t>
      </w:r>
      <w:r>
        <w:rPr>
          <w:szCs w:val="21"/>
        </w:rPr>
        <w:t>“--restore”</w:t>
      </w:r>
      <w:r>
        <w:rPr>
          <w:szCs w:val="21"/>
        </w:rPr>
        <w:t>恢复，确保各测试用例不受动态调频差异影响。</w:t>
      </w:r>
    </w:p>
    <w:p w14:paraId="79837727" w14:textId="77777777" w:rsidR="00342A78" w:rsidRDefault="00000000">
      <w:pPr>
        <w:pStyle w:val="21"/>
        <w:spacing w:before="180" w:after="120" w:line="300" w:lineRule="auto"/>
      </w:pPr>
      <w:bookmarkStart w:id="89" w:name="_Toc29708"/>
      <w:r>
        <w:rPr>
          <w:sz w:val="28"/>
          <w:szCs w:val="28"/>
        </w:rPr>
        <w:t xml:space="preserve">A.3  </w:t>
      </w:r>
      <w:r>
        <w:rPr>
          <w:sz w:val="28"/>
          <w:szCs w:val="28"/>
        </w:rPr>
        <w:t>固定测试子集导出</w:t>
      </w:r>
      <w:bookmarkEnd w:id="89"/>
    </w:p>
    <w:p w14:paraId="437F07FB" w14:textId="77777777" w:rsidR="00342A78" w:rsidRDefault="00000000">
      <w:pPr>
        <w:spacing w:after="100" w:line="300" w:lineRule="auto"/>
      </w:pPr>
      <w:r>
        <w:rPr>
          <w:szCs w:val="21"/>
        </w:rPr>
        <w:t>文件：</w:t>
      </w:r>
      <w:r>
        <w:rPr>
          <w:szCs w:val="21"/>
        </w:rPr>
        <w:t>scripts/datasets/export_acceptance_subset.py</w:t>
      </w:r>
    </w:p>
    <w:p w14:paraId="7B6208EA" w14:textId="77777777" w:rsidR="00342A78" w:rsidRDefault="00000000">
      <w:pPr>
        <w:keepLines/>
        <w:shd w:val="clear" w:color="auto" w:fill="F2F2F2"/>
        <w:spacing w:after="140"/>
        <w:ind w:left="240" w:right="240"/>
      </w:pPr>
      <w:r>
        <w:rPr>
          <w:rFonts w:ascii="Consolas" w:eastAsia="等线" w:hAnsi="Consolas"/>
          <w:sz w:val="17"/>
          <w:szCs w:val="17"/>
        </w:rPr>
        <w:lastRenderedPageBreak/>
        <w:t>def choose(paths: list[Path], count: int, seed: int) -&gt; list[Path]:</w:t>
      </w:r>
      <w:r>
        <w:rPr>
          <w:rFonts w:ascii="Consolas" w:eastAsia="等线" w:hAnsi="Consolas"/>
          <w:sz w:val="17"/>
          <w:szCs w:val="17"/>
        </w:rPr>
        <w:br/>
        <w:t xml:space="preserve">    if count &lt;= 0:</w:t>
      </w:r>
      <w:r>
        <w:rPr>
          <w:rFonts w:ascii="Consolas" w:eastAsia="等线" w:hAnsi="Consolas"/>
          <w:sz w:val="17"/>
          <w:szCs w:val="17"/>
        </w:rPr>
        <w:br/>
        <w:t xml:space="preserve">        raise ValueError("--samples must be positive")</w:t>
      </w:r>
      <w:r>
        <w:rPr>
          <w:rFonts w:ascii="Consolas" w:eastAsia="等线" w:hAnsi="Consolas"/>
          <w:sz w:val="17"/>
          <w:szCs w:val="17"/>
        </w:rPr>
        <w:br/>
        <w:t xml:space="preserve">    if len(paths) &lt; count:</w:t>
      </w:r>
      <w:r>
        <w:rPr>
          <w:rFonts w:ascii="Consolas" w:eastAsia="等线" w:hAnsi="Consolas"/>
          <w:sz w:val="17"/>
          <w:szCs w:val="17"/>
        </w:rPr>
        <w:br/>
        <w:t xml:space="preserve">        raise ValueError(f"requested {count} samples, but only found {len(paths)}")</w:t>
      </w:r>
      <w:r>
        <w:rPr>
          <w:rFonts w:ascii="Consolas" w:eastAsia="等线" w:hAnsi="Consolas"/>
          <w:sz w:val="17"/>
          <w:szCs w:val="17"/>
        </w:rPr>
        <w:br/>
        <w:t xml:space="preserve">    return sorted(random.Random(seed).sample(paths, count))</w:t>
      </w:r>
      <w:r>
        <w:rPr>
          <w:rFonts w:ascii="Consolas" w:eastAsia="等线" w:hAnsi="Consolas"/>
          <w:sz w:val="17"/>
          <w:szCs w:val="17"/>
        </w:rPr>
        <w:br/>
      </w:r>
      <w:r>
        <w:rPr>
          <w:rFonts w:ascii="Consolas" w:eastAsia="等线" w:hAnsi="Consolas"/>
          <w:sz w:val="17"/>
          <w:szCs w:val="17"/>
        </w:rPr>
        <w:br/>
        <w:t>...</w:t>
      </w:r>
      <w:r>
        <w:rPr>
          <w:rFonts w:ascii="Consolas" w:eastAsia="等线" w:hAnsi="Consolas"/>
          <w:sz w:val="17"/>
          <w:szCs w:val="17"/>
        </w:rPr>
        <w:br/>
        <w:t>selected = sorted(</w:t>
      </w:r>
      <w:r>
        <w:rPr>
          <w:rFonts w:ascii="Consolas" w:eastAsia="等线" w:hAnsi="Consolas"/>
          <w:sz w:val="17"/>
          <w:szCs w:val="17"/>
        </w:rPr>
        <w:br/>
        <w:t xml:space="preserve">    random.Random(seed).sample(candidates, count),</w:t>
      </w:r>
      <w:r>
        <w:rPr>
          <w:rFonts w:ascii="Consolas" w:eastAsia="等线" w:hAnsi="Consolas"/>
          <w:sz w:val="17"/>
          <w:szCs w:val="17"/>
        </w:rPr>
        <w:br/>
        <w:t xml:space="preserve">    key=lambda item: str(item["file_name"]),</w:t>
      </w:r>
      <w:r>
        <w:rPr>
          <w:rFonts w:ascii="Consolas" w:eastAsia="等线" w:hAnsi="Consolas"/>
          <w:sz w:val="17"/>
          <w:szCs w:val="17"/>
        </w:rPr>
        <w:br/>
        <w:t>)</w:t>
      </w:r>
      <w:r>
        <w:rPr>
          <w:rFonts w:ascii="Consolas" w:eastAsia="等线" w:hAnsi="Consolas"/>
          <w:sz w:val="17"/>
          <w:szCs w:val="17"/>
        </w:rPr>
        <w:br/>
        <w:t>...</w:t>
      </w:r>
      <w:r>
        <w:rPr>
          <w:rFonts w:ascii="Consolas" w:eastAsia="等线" w:hAnsi="Consolas"/>
          <w:sz w:val="17"/>
          <w:szCs w:val="17"/>
        </w:rPr>
        <w:br/>
        <w:t>manifest = {</w:t>
      </w:r>
      <w:r>
        <w:rPr>
          <w:rFonts w:ascii="Consolas" w:eastAsia="等线" w:hAnsi="Consolas"/>
          <w:sz w:val="17"/>
          <w:szCs w:val="17"/>
        </w:rPr>
        <w:br/>
        <w:t xml:space="preserve">    "seed": args.seed,</w:t>
      </w:r>
      <w:r>
        <w:rPr>
          <w:rFonts w:ascii="Consolas" w:eastAsia="等线" w:hAnsi="Consolas"/>
          <w:sz w:val="17"/>
          <w:szCs w:val="17"/>
        </w:rPr>
        <w:br/>
        <w:t xml:space="preserve">    "samples_per_task": args.samples,</w:t>
      </w:r>
      <w:r>
        <w:rPr>
          <w:rFonts w:ascii="Consolas" w:eastAsia="等线" w:hAnsi="Consolas"/>
          <w:sz w:val="17"/>
          <w:szCs w:val="17"/>
        </w:rPr>
        <w:br/>
        <w:t xml:space="preserve">    "tasks": args.tasks,</w:t>
      </w:r>
      <w:r>
        <w:rPr>
          <w:rFonts w:ascii="Consolas" w:eastAsia="等线" w:hAnsi="Consolas"/>
          <w:sz w:val="17"/>
          <w:szCs w:val="17"/>
        </w:rPr>
        <w:br/>
        <w:t xml:space="preserve">    "samples": [asdict(sample) for sample in selected],</w:t>
      </w:r>
      <w:r>
        <w:rPr>
          <w:rFonts w:ascii="Consolas" w:eastAsia="等线" w:hAnsi="Consolas"/>
          <w:sz w:val="17"/>
          <w:szCs w:val="17"/>
        </w:rPr>
        <w:br/>
        <w:t>}</w:t>
      </w:r>
      <w:r>
        <w:rPr>
          <w:rFonts w:ascii="Consolas" w:eastAsia="等线" w:hAnsi="Consolas"/>
          <w:sz w:val="17"/>
          <w:szCs w:val="17"/>
        </w:rPr>
        <w:br/>
        <w:t>(output / "manifest.json").write_text(</w:t>
      </w:r>
      <w:r>
        <w:rPr>
          <w:rFonts w:ascii="Consolas" w:eastAsia="等线" w:hAnsi="Consolas"/>
          <w:sz w:val="17"/>
          <w:szCs w:val="17"/>
        </w:rPr>
        <w:br/>
        <w:t xml:space="preserve">    json.dumps(manifest, ensure_ascii=False, indent=2) + "\n",</w:t>
      </w:r>
      <w:r>
        <w:rPr>
          <w:rFonts w:ascii="Consolas" w:eastAsia="等线" w:hAnsi="Consolas"/>
          <w:sz w:val="17"/>
          <w:szCs w:val="17"/>
        </w:rPr>
        <w:br/>
        <w:t xml:space="preserve">    encoding="utf-8",</w:t>
      </w:r>
      <w:r>
        <w:rPr>
          <w:rFonts w:ascii="Consolas" w:eastAsia="等线" w:hAnsi="Consolas"/>
          <w:sz w:val="17"/>
          <w:szCs w:val="17"/>
        </w:rPr>
        <w:br/>
        <w:t>)</w:t>
      </w:r>
    </w:p>
    <w:p w14:paraId="7AFCE5F3" w14:textId="77777777" w:rsidR="00342A78" w:rsidRDefault="00000000">
      <w:pPr>
        <w:spacing w:after="100" w:line="300" w:lineRule="auto"/>
      </w:pPr>
      <w:r>
        <w:rPr>
          <w:szCs w:val="21"/>
        </w:rPr>
        <w:t>各测试用例均以</w:t>
      </w:r>
      <w:r>
        <w:rPr>
          <w:szCs w:val="21"/>
        </w:rPr>
        <w:t>seed=2026</w:t>
      </w:r>
      <w:r>
        <w:rPr>
          <w:szCs w:val="21"/>
        </w:rPr>
        <w:t>生成固定子集；</w:t>
      </w:r>
      <w:r>
        <w:rPr>
          <w:szCs w:val="21"/>
        </w:rPr>
        <w:t>manifest.json</w:t>
      </w:r>
      <w:r>
        <w:rPr>
          <w:szCs w:val="21"/>
        </w:rPr>
        <w:t>记录任务、样本原路径、交付路径和标签，供第三方复测时核验测试输入的一致性。</w:t>
      </w:r>
    </w:p>
    <w:p w14:paraId="530E9FAD" w14:textId="77777777" w:rsidR="00342A78" w:rsidRDefault="00000000">
      <w:pPr>
        <w:pStyle w:val="21"/>
        <w:spacing w:before="180" w:after="120" w:line="300" w:lineRule="auto"/>
      </w:pPr>
      <w:bookmarkStart w:id="90" w:name="_Toc28614"/>
      <w:r>
        <w:rPr>
          <w:sz w:val="28"/>
          <w:szCs w:val="28"/>
        </w:rPr>
        <w:t xml:space="preserve">A.4  </w:t>
      </w:r>
      <w:r>
        <w:rPr>
          <w:sz w:val="28"/>
          <w:szCs w:val="28"/>
        </w:rPr>
        <w:t>板端运行环境与模型部署</w:t>
      </w:r>
      <w:bookmarkEnd w:id="90"/>
    </w:p>
    <w:p w14:paraId="7310882F" w14:textId="77777777" w:rsidR="00342A78" w:rsidRDefault="00000000">
      <w:pPr>
        <w:spacing w:after="100" w:line="300" w:lineRule="auto"/>
      </w:pPr>
      <w:r>
        <w:rPr>
          <w:szCs w:val="21"/>
        </w:rPr>
        <w:t>文件：</w:t>
      </w:r>
      <w:r>
        <w:rPr>
          <w:szCs w:val="21"/>
        </w:rPr>
        <w:t>scripts/deploy_rknn_runtime.sh</w:t>
      </w:r>
      <w:r>
        <w:rPr>
          <w:szCs w:val="21"/>
        </w:rPr>
        <w:t>（关键部分）</w:t>
      </w:r>
    </w:p>
    <w:p w14:paraId="5C457932" w14:textId="77777777" w:rsidR="00342A78" w:rsidRDefault="00000000">
      <w:pPr>
        <w:keepLines/>
        <w:shd w:val="clear" w:color="auto" w:fill="F2F2F2"/>
        <w:spacing w:after="140"/>
        <w:ind w:left="240" w:right="240"/>
      </w:pPr>
      <w:r>
        <w:rPr>
          <w:rFonts w:ascii="Consolas" w:eastAsia="等线" w:hAnsi="Consolas"/>
          <w:sz w:val="17"/>
          <w:szCs w:val="17"/>
        </w:rPr>
        <w:t>HOST="</w:t>
      </w:r>
      <w:r>
        <w:rPr>
          <w:rFonts w:ascii="Consolas" w:eastAsia="等线" w:hAnsi="Consolas" w:hint="eastAsia"/>
          <w:sz w:val="17"/>
          <w:szCs w:val="17"/>
        </w:rPr>
        <w:t>rk3588s-vm0</w:t>
      </w:r>
      <w:r>
        <w:rPr>
          <w:rFonts w:ascii="Consolas" w:eastAsia="等线" w:hAnsi="Consolas"/>
          <w:sz w:val="17"/>
          <w:szCs w:val="17"/>
        </w:rPr>
        <w:t>"</w:t>
      </w:r>
      <w:r>
        <w:rPr>
          <w:rFonts w:ascii="Consolas" w:eastAsia="等线" w:hAnsi="Consolas"/>
          <w:sz w:val="17"/>
          <w:szCs w:val="17"/>
        </w:rPr>
        <w:br/>
        <w:t>REMOTE_DIR="/root/EdgeInfer-RK3588S-rknn"</w:t>
      </w:r>
      <w:r>
        <w:rPr>
          <w:rFonts w:ascii="Consolas" w:eastAsia="等线" w:hAnsi="Consolas"/>
          <w:sz w:val="17"/>
          <w:szCs w:val="17"/>
        </w:rPr>
        <w:br/>
        <w:t>VENV_NAME=".venv-rk3588"</w:t>
      </w:r>
      <w:r>
        <w:rPr>
          <w:rFonts w:ascii="Consolas" w:eastAsia="等线" w:hAnsi="Consolas"/>
          <w:sz w:val="17"/>
          <w:szCs w:val="17"/>
        </w:rPr>
        <w:br/>
        <w:t>REQ_FILE=".../requirements/rk3588-rknn.txt"</w:t>
      </w:r>
      <w:r>
        <w:rPr>
          <w:rFonts w:ascii="Consolas" w:eastAsia="等线" w:hAnsi="Consolas"/>
          <w:sz w:val="17"/>
          <w:szCs w:val="17"/>
        </w:rPr>
        <w:br/>
        <w:t>...</w:t>
      </w:r>
      <w:r>
        <w:rPr>
          <w:rFonts w:ascii="Consolas" w:eastAsia="等线" w:hAnsi="Consolas"/>
          <w:sz w:val="17"/>
          <w:szCs w:val="17"/>
        </w:rPr>
        <w:br/>
        <w:t>scp "${REQ_FILE}" "${HOST}:${REMOTE_REQ}"</w:t>
      </w:r>
      <w:r>
        <w:rPr>
          <w:rFonts w:ascii="Consolas" w:eastAsia="等线" w:hAnsi="Consolas"/>
          <w:sz w:val="17"/>
          <w:szCs w:val="17"/>
        </w:rPr>
        <w:br/>
        <w:t>scp -r "${REPO_ROOT}/deploy/rknn" "${HOST}:${REMOTE_DEPLOY_DIR}/"</w:t>
      </w:r>
      <w:r>
        <w:rPr>
          <w:rFonts w:ascii="Consolas" w:eastAsia="等线" w:hAnsi="Consolas"/>
          <w:sz w:val="17"/>
          <w:szCs w:val="17"/>
        </w:rPr>
        <w:br/>
        <w:t>...</w:t>
      </w:r>
      <w:r>
        <w:rPr>
          <w:rFonts w:ascii="Consolas" w:eastAsia="等线" w:hAnsi="Consolas"/>
          <w:sz w:val="17"/>
          <w:szCs w:val="17"/>
        </w:rPr>
        <w:br/>
        <w:t>python3 -m venv "${VENV_PATH}"</w:t>
      </w:r>
      <w:r>
        <w:rPr>
          <w:rFonts w:ascii="Consolas" w:eastAsia="等线" w:hAnsi="Consolas"/>
          <w:sz w:val="17"/>
          <w:szCs w:val="17"/>
        </w:rPr>
        <w:br/>
        <w:t>"${PYTHON_BIN}" -m pip install --no-cache-dir -r "${REMOTE_REQ}"</w:t>
      </w:r>
      <w:r>
        <w:rPr>
          <w:rFonts w:ascii="Consolas" w:eastAsia="等线" w:hAnsi="Consolas"/>
          <w:sz w:val="17"/>
          <w:szCs w:val="17"/>
        </w:rPr>
        <w:br/>
        <w:t>...</w:t>
      </w:r>
      <w:r>
        <w:rPr>
          <w:rFonts w:ascii="Consolas" w:eastAsia="等线" w:hAnsi="Consolas"/>
          <w:sz w:val="17"/>
          <w:szCs w:val="17"/>
        </w:rPr>
        <w:br/>
        <w:t>for module in ("numpy", "PIL", "cv2", "rknnlite.api"):</w:t>
      </w:r>
      <w:r>
        <w:rPr>
          <w:rFonts w:ascii="Consolas" w:eastAsia="等线" w:hAnsi="Consolas"/>
          <w:sz w:val="17"/>
          <w:szCs w:val="17"/>
        </w:rPr>
        <w:br/>
        <w:t xml:space="preserve">    importlib.import_module(module)</w:t>
      </w:r>
      <w:r>
        <w:rPr>
          <w:rFonts w:ascii="Consolas" w:eastAsia="等线" w:hAnsi="Consolas"/>
          <w:sz w:val="17"/>
          <w:szCs w:val="17"/>
        </w:rPr>
        <w:br/>
        <w:t xml:space="preserve">    print(f"{module}: OK")</w:t>
      </w:r>
    </w:p>
    <w:p w14:paraId="70475265" w14:textId="77777777" w:rsidR="00342A78" w:rsidRDefault="00000000">
      <w:pPr>
        <w:spacing w:after="100" w:line="300" w:lineRule="auto"/>
      </w:pPr>
      <w:r>
        <w:rPr>
          <w:szCs w:val="21"/>
        </w:rPr>
        <w:t>文件：</w:t>
      </w:r>
      <w:r>
        <w:rPr>
          <w:szCs w:val="21"/>
        </w:rPr>
        <w:t>scripts/upload_rknn_to_board.sh</w:t>
      </w:r>
      <w:r>
        <w:rPr>
          <w:szCs w:val="21"/>
        </w:rPr>
        <w:t>（关键部分）</w:t>
      </w:r>
    </w:p>
    <w:p w14:paraId="7B30E7B8" w14:textId="77777777" w:rsidR="00342A78" w:rsidRDefault="00000000">
      <w:pPr>
        <w:keepLines/>
        <w:shd w:val="clear" w:color="auto" w:fill="F2F2F2"/>
        <w:spacing w:after="140"/>
        <w:ind w:left="240" w:right="240"/>
      </w:pPr>
      <w:r>
        <w:rPr>
          <w:rFonts w:ascii="Consolas" w:eastAsia="等线" w:hAnsi="Consolas"/>
          <w:sz w:val="17"/>
          <w:szCs w:val="17"/>
        </w:rPr>
        <w:lastRenderedPageBreak/>
        <w:t>for model_path in "$@"; do</w:t>
      </w:r>
      <w:r>
        <w:rPr>
          <w:rFonts w:ascii="Consolas" w:eastAsia="等线" w:hAnsi="Consolas"/>
          <w:sz w:val="17"/>
          <w:szCs w:val="17"/>
        </w:rPr>
        <w:br/>
        <w:t xml:space="preserve">  [[ -f "${model_path}" ]] || die "RKNN model not found: ${model_path}"</w:t>
      </w:r>
      <w:r>
        <w:rPr>
          <w:rFonts w:ascii="Consolas" w:eastAsia="等线" w:hAnsi="Consolas"/>
          <w:sz w:val="17"/>
          <w:szCs w:val="17"/>
        </w:rPr>
        <w:br/>
        <w:t xml:space="preserve">  metadata_path="${model_path}.json"</w:t>
      </w:r>
      <w:r>
        <w:rPr>
          <w:rFonts w:ascii="Consolas" w:eastAsia="等线" w:hAnsi="Consolas"/>
          <w:sz w:val="17"/>
          <w:szCs w:val="17"/>
        </w:rPr>
        <w:br/>
        <w:t xml:space="preserve">  [[ -f "${metadata_path}" ]] || die "metadata sidecar not found: ${metadata_path}"</w:t>
      </w:r>
      <w:r>
        <w:rPr>
          <w:rFonts w:ascii="Consolas" w:eastAsia="等线" w:hAnsi="Consolas"/>
          <w:sz w:val="17"/>
          <w:szCs w:val="17"/>
        </w:rPr>
        <w:br/>
        <w:t xml:space="preserve">  LOCAL_FILES+=("${model_path}" "${metadata_path}")</w:t>
      </w:r>
      <w:r>
        <w:rPr>
          <w:rFonts w:ascii="Consolas" w:eastAsia="等线" w:hAnsi="Consolas"/>
          <w:sz w:val="17"/>
          <w:szCs w:val="17"/>
        </w:rPr>
        <w:br/>
        <w:t>done</w:t>
      </w:r>
      <w:r>
        <w:rPr>
          <w:rFonts w:ascii="Consolas" w:eastAsia="等线" w:hAnsi="Consolas"/>
          <w:sz w:val="17"/>
          <w:szCs w:val="17"/>
        </w:rPr>
        <w:br/>
        <w:t>...</w:t>
      </w:r>
      <w:r>
        <w:rPr>
          <w:rFonts w:ascii="Consolas" w:eastAsia="等线" w:hAnsi="Consolas"/>
          <w:sz w:val="17"/>
          <w:szCs w:val="17"/>
        </w:rPr>
        <w:br/>
        <w:t>scp "${LOCAL_FILES[@]}" "${HOST}:${REMOTE_MODEL_DIR}/"</w:t>
      </w:r>
    </w:p>
    <w:p w14:paraId="1E3687F0" w14:textId="77777777" w:rsidR="00342A78" w:rsidRDefault="00000000">
      <w:pPr>
        <w:spacing w:after="100" w:line="300" w:lineRule="auto"/>
      </w:pPr>
      <w:r>
        <w:rPr>
          <w:szCs w:val="21"/>
        </w:rPr>
        <w:t>模型上传环节同时检查并上传同名</w:t>
      </w:r>
      <w:r>
        <w:rPr>
          <w:szCs w:val="21"/>
        </w:rPr>
        <w:t>.rknn.json</w:t>
      </w:r>
      <w:r>
        <w:rPr>
          <w:szCs w:val="21"/>
        </w:rPr>
        <w:t>元数据，保留输入名称、形状、布局、量化模式和任务类型等信息。</w:t>
      </w:r>
    </w:p>
    <w:p w14:paraId="2D09D309" w14:textId="77777777" w:rsidR="00342A78" w:rsidRDefault="00000000">
      <w:pPr>
        <w:pStyle w:val="21"/>
        <w:spacing w:before="180" w:after="120" w:line="300" w:lineRule="auto"/>
      </w:pPr>
      <w:bookmarkStart w:id="91" w:name="_Toc17705"/>
      <w:r>
        <w:rPr>
          <w:sz w:val="28"/>
          <w:szCs w:val="28"/>
        </w:rPr>
        <w:t xml:space="preserve">A.5  </w:t>
      </w:r>
      <w:r>
        <w:rPr>
          <w:sz w:val="28"/>
          <w:szCs w:val="28"/>
        </w:rPr>
        <w:t>统一对比测试入口</w:t>
      </w:r>
      <w:bookmarkEnd w:id="91"/>
    </w:p>
    <w:p w14:paraId="6CF1D9BB" w14:textId="77777777" w:rsidR="00342A78" w:rsidRDefault="00000000">
      <w:pPr>
        <w:spacing w:after="100" w:line="300" w:lineRule="auto"/>
      </w:pPr>
      <w:r>
        <w:rPr>
          <w:szCs w:val="21"/>
        </w:rPr>
        <w:t>文件：</w:t>
      </w:r>
      <w:r>
        <w:rPr>
          <w:szCs w:val="21"/>
        </w:rPr>
        <w:t>scripts/compare_rknn_on_board.sh</w:t>
      </w:r>
      <w:r>
        <w:rPr>
          <w:szCs w:val="21"/>
        </w:rPr>
        <w:t>（关键部分）</w:t>
      </w:r>
    </w:p>
    <w:p w14:paraId="153AD67E" w14:textId="77777777" w:rsidR="00342A78" w:rsidRDefault="00000000">
      <w:pPr>
        <w:keepLines/>
        <w:shd w:val="clear" w:color="auto" w:fill="F2F2F2"/>
        <w:spacing w:after="140"/>
        <w:ind w:left="240" w:right="240"/>
      </w:pPr>
      <w:r>
        <w:rPr>
          <w:rFonts w:ascii="Consolas" w:eastAsia="等线" w:hAnsi="Consolas"/>
          <w:sz w:val="17"/>
          <w:szCs w:val="17"/>
        </w:rPr>
        <w:t>REMOTE_PYTHON="${REMOTE_DIR}/${VENV_NAME}/bin/python"</w:t>
      </w:r>
      <w:r>
        <w:rPr>
          <w:rFonts w:ascii="Consolas" w:eastAsia="等线" w:hAnsi="Consolas"/>
          <w:sz w:val="17"/>
          <w:szCs w:val="17"/>
        </w:rPr>
        <w:br/>
        <w:t>...</w:t>
      </w:r>
      <w:r>
        <w:rPr>
          <w:rFonts w:ascii="Consolas" w:eastAsia="等线" w:hAnsi="Consolas"/>
          <w:sz w:val="17"/>
          <w:szCs w:val="17"/>
        </w:rPr>
        <w:br/>
        <w:t>if [[ -n "${DATASET_DIR}" ]]; then</w:t>
      </w:r>
      <w:r>
        <w:rPr>
          <w:rFonts w:ascii="Consolas" w:eastAsia="等线" w:hAnsi="Consolas"/>
          <w:sz w:val="17"/>
          <w:szCs w:val="17"/>
        </w:rPr>
        <w:br/>
        <w:t xml:space="preserve">  ssh "${HOST}" "mkdir -p '${REMOTE_DATASET_DIR}'"</w:t>
      </w:r>
      <w:r>
        <w:rPr>
          <w:rFonts w:ascii="Consolas" w:eastAsia="等线" w:hAnsi="Consolas"/>
          <w:sz w:val="17"/>
          <w:szCs w:val="17"/>
        </w:rPr>
        <w:br/>
        <w:t xml:space="preserve">  scp -r "${DATASET_DIR}/." "${HOST}:${REMOTE_DATASET_DIR}/"</w:t>
      </w:r>
      <w:r>
        <w:rPr>
          <w:rFonts w:ascii="Consolas" w:eastAsia="等线" w:hAnsi="Consolas"/>
          <w:sz w:val="17"/>
          <w:szCs w:val="17"/>
        </w:rPr>
        <w:br/>
        <w:t>fi</w:t>
      </w:r>
      <w:r>
        <w:rPr>
          <w:rFonts w:ascii="Consolas" w:eastAsia="等线" w:hAnsi="Consolas"/>
          <w:sz w:val="17"/>
          <w:szCs w:val="17"/>
        </w:rPr>
        <w:br/>
        <w:t>...</w:t>
      </w:r>
      <w:r>
        <w:rPr>
          <w:rFonts w:ascii="Consolas" w:eastAsia="等线" w:hAnsi="Consolas"/>
          <w:sz w:val="17"/>
          <w:szCs w:val="17"/>
        </w:rPr>
        <w:br/>
        <w:t>"${REMOTE_PYTHON}" -m deploy.rknn.evaluate \</w:t>
      </w:r>
      <w:r>
        <w:rPr>
          <w:rFonts w:ascii="Consolas" w:eastAsia="等线" w:hAnsi="Consolas"/>
          <w:sz w:val="17"/>
          <w:szCs w:val="17"/>
        </w:rPr>
        <w:br/>
        <w:t xml:space="preserve">  --task "${TASK}" \</w:t>
      </w:r>
      <w:r>
        <w:rPr>
          <w:rFonts w:ascii="Consolas" w:eastAsia="等线" w:hAnsi="Consolas"/>
          <w:sz w:val="17"/>
          <w:szCs w:val="17"/>
        </w:rPr>
        <w:br/>
        <w:t xml:space="preserve">  --baseline "${BASELINE}" \</w:t>
      </w:r>
      <w:r>
        <w:rPr>
          <w:rFonts w:ascii="Consolas" w:eastAsia="等线" w:hAnsi="Consolas"/>
          <w:sz w:val="17"/>
          <w:szCs w:val="17"/>
        </w:rPr>
        <w:br/>
        <w:t xml:space="preserve">  --candidate "${CANDIDATE}" \</w:t>
      </w:r>
      <w:r>
        <w:rPr>
          <w:rFonts w:ascii="Consolas" w:eastAsia="等线" w:hAnsi="Consolas"/>
          <w:sz w:val="17"/>
          <w:szCs w:val="17"/>
        </w:rPr>
        <w:br/>
        <w:t xml:space="preserve">  --dataset-dir "${REMOTE_DATASET_DIR}" \</w:t>
      </w:r>
      <w:r>
        <w:rPr>
          <w:rFonts w:ascii="Consolas" w:eastAsia="等线" w:hAnsi="Consolas"/>
          <w:sz w:val="17"/>
          <w:szCs w:val="17"/>
        </w:rPr>
        <w:br/>
        <w:t xml:space="preserve">  --output "${BATCH_OUTPUT}" \</w:t>
      </w:r>
      <w:r>
        <w:rPr>
          <w:rFonts w:ascii="Consolas" w:eastAsia="等线" w:hAnsi="Consolas"/>
          <w:sz w:val="17"/>
          <w:szCs w:val="17"/>
        </w:rPr>
        <w:br/>
        <w:t xml:space="preserve">  "${TASK_ARGS[@]}"</w:t>
      </w:r>
    </w:p>
    <w:p w14:paraId="0D43677C" w14:textId="77777777" w:rsidR="00342A78" w:rsidRDefault="00000000">
      <w:pPr>
        <w:spacing w:after="100" w:line="300" w:lineRule="auto"/>
      </w:pPr>
      <w:r>
        <w:rPr>
          <w:szCs w:val="21"/>
        </w:rPr>
        <w:t>普通视觉模型统一采用以下调用模板：</w:t>
      </w:r>
    </w:p>
    <w:p w14:paraId="6DE5AD00" w14:textId="77777777" w:rsidR="00342A78" w:rsidRDefault="00000000">
      <w:pPr>
        <w:keepLines/>
        <w:shd w:val="clear" w:color="auto" w:fill="F2F2F2"/>
        <w:spacing w:after="140"/>
        <w:ind w:left="240" w:right="240"/>
      </w:pPr>
      <w:r>
        <w:rPr>
          <w:rFonts w:ascii="Consolas" w:eastAsia="等线" w:hAnsi="Consolas"/>
          <w:sz w:val="17"/>
          <w:szCs w:val="17"/>
        </w:rPr>
        <w:t>bash scripts/compare_rknn_on_board.sh \</w:t>
      </w:r>
      <w:r>
        <w:rPr>
          <w:rFonts w:ascii="Consolas" w:eastAsia="等线" w:hAnsi="Consolas"/>
          <w:sz w:val="17"/>
          <w:szCs w:val="17"/>
        </w:rPr>
        <w:br/>
        <w:t xml:space="preserve">  --host </w:t>
      </w:r>
      <w:r>
        <w:rPr>
          <w:rFonts w:ascii="Consolas" w:eastAsia="等线" w:hAnsi="Consolas" w:hint="eastAsia"/>
          <w:sz w:val="17"/>
          <w:szCs w:val="17"/>
        </w:rPr>
        <w:t>rk3588s-vm0</w:t>
      </w:r>
      <w:r>
        <w:rPr>
          <w:rFonts w:ascii="Consolas" w:eastAsia="等线" w:hAnsi="Consolas"/>
          <w:sz w:val="17"/>
          <w:szCs w:val="17"/>
        </w:rPr>
        <w:t xml:space="preserve"> \</w:t>
      </w:r>
      <w:r>
        <w:rPr>
          <w:rFonts w:ascii="Consolas" w:eastAsia="等线" w:hAnsi="Consolas"/>
          <w:sz w:val="17"/>
          <w:szCs w:val="17"/>
        </w:rPr>
        <w:br/>
        <w:t xml:space="preserve">  --remote-dir /root/EdgeInfer-RK3588S-rknn \</w:t>
      </w:r>
      <w:r>
        <w:rPr>
          <w:rFonts w:ascii="Consolas" w:eastAsia="等线" w:hAnsi="Consolas"/>
          <w:sz w:val="17"/>
          <w:szCs w:val="17"/>
        </w:rPr>
        <w:br/>
        <w:t xml:space="preserve">  --task &lt;task&gt; \</w:t>
      </w:r>
      <w:r>
        <w:rPr>
          <w:rFonts w:ascii="Consolas" w:eastAsia="等线" w:hAnsi="Consolas"/>
          <w:sz w:val="17"/>
          <w:szCs w:val="17"/>
        </w:rPr>
        <w:br/>
        <w:t xml:space="preserve">  --baseline &lt;board-baseline.rknn&gt; \</w:t>
      </w:r>
      <w:r>
        <w:rPr>
          <w:rFonts w:ascii="Consolas" w:eastAsia="等线" w:hAnsi="Consolas"/>
          <w:sz w:val="17"/>
          <w:szCs w:val="17"/>
        </w:rPr>
        <w:br/>
        <w:t xml:space="preserve">  --candidate &lt;board-candidate.rknn&gt; \</w:t>
      </w:r>
      <w:r>
        <w:rPr>
          <w:rFonts w:ascii="Consolas" w:eastAsia="等线" w:hAnsi="Consolas"/>
          <w:sz w:val="17"/>
          <w:szCs w:val="17"/>
        </w:rPr>
        <w:br/>
        <w:t xml:space="preserve">  --dataset-dir &lt;local-fixed-subset&gt; \</w:t>
      </w:r>
      <w:r>
        <w:rPr>
          <w:rFonts w:ascii="Consolas" w:eastAsia="等线" w:hAnsi="Consolas"/>
          <w:sz w:val="17"/>
          <w:szCs w:val="17"/>
        </w:rPr>
        <w:br/>
        <w:t xml:space="preserve">  --batch-output &lt;board-result.json&gt; \</w:t>
      </w:r>
      <w:r>
        <w:rPr>
          <w:rFonts w:ascii="Consolas" w:eastAsia="等线" w:hAnsi="Consolas"/>
          <w:sz w:val="17"/>
          <w:szCs w:val="17"/>
        </w:rPr>
        <w:br/>
        <w:t xml:space="preserve">  --npu-governor performance -- \</w:t>
      </w:r>
      <w:r>
        <w:rPr>
          <w:rFonts w:ascii="Consolas" w:eastAsia="等线" w:hAnsi="Consolas"/>
          <w:sz w:val="17"/>
          <w:szCs w:val="17"/>
        </w:rPr>
        <w:br/>
        <w:t xml:space="preserve">  --warmup 100 --benchmark-runs 1000 --core-mask 0_1_2</w:t>
      </w:r>
    </w:p>
    <w:p w14:paraId="1F2AD89B" w14:textId="77777777" w:rsidR="00342A78" w:rsidRDefault="00000000">
      <w:pPr>
        <w:pStyle w:val="21"/>
        <w:spacing w:before="180" w:after="120" w:line="300" w:lineRule="auto"/>
      </w:pPr>
      <w:bookmarkStart w:id="92" w:name="_Toc12472"/>
      <w:r>
        <w:rPr>
          <w:sz w:val="28"/>
          <w:szCs w:val="28"/>
        </w:rPr>
        <w:t xml:space="preserve">A.6  </w:t>
      </w:r>
      <w:r>
        <w:rPr>
          <w:sz w:val="28"/>
          <w:szCs w:val="28"/>
        </w:rPr>
        <w:t>固定输入计时及统计</w:t>
      </w:r>
      <w:bookmarkEnd w:id="92"/>
    </w:p>
    <w:p w14:paraId="49C472AC" w14:textId="77777777" w:rsidR="00342A78" w:rsidRDefault="00000000">
      <w:pPr>
        <w:spacing w:after="100" w:line="300" w:lineRule="auto"/>
      </w:pPr>
      <w:r>
        <w:rPr>
          <w:szCs w:val="21"/>
        </w:rPr>
        <w:t>文件：</w:t>
      </w:r>
      <w:r>
        <w:rPr>
          <w:szCs w:val="21"/>
        </w:rPr>
        <w:t>deploy/rknn/evaluate.py</w:t>
      </w:r>
      <w:r>
        <w:rPr>
          <w:szCs w:val="21"/>
        </w:rPr>
        <w:t>（关键部分）</w:t>
      </w:r>
    </w:p>
    <w:p w14:paraId="10700B73" w14:textId="77777777" w:rsidR="00342A78" w:rsidRDefault="00000000">
      <w:pPr>
        <w:keepLines/>
        <w:shd w:val="clear" w:color="auto" w:fill="F2F2F2"/>
        <w:spacing w:after="140"/>
        <w:ind w:left="240" w:right="240"/>
      </w:pPr>
      <w:r>
        <w:rPr>
          <w:rFonts w:ascii="Consolas" w:eastAsia="等线" w:hAnsi="Consolas"/>
          <w:sz w:val="17"/>
          <w:szCs w:val="17"/>
        </w:rPr>
        <w:lastRenderedPageBreak/>
        <w:t>def benchmark_preloaded_input(session, inputs, warmup, runs):</w:t>
      </w:r>
      <w:r>
        <w:rPr>
          <w:rFonts w:ascii="Consolas" w:eastAsia="等线" w:hAnsi="Consolas"/>
          <w:sz w:val="17"/>
          <w:szCs w:val="17"/>
        </w:rPr>
        <w:br/>
        <w:t xml:space="preserve">    prepared, data_format = session.prepare_inputs(inputs)</w:t>
      </w:r>
      <w:r>
        <w:rPr>
          <w:rFonts w:ascii="Consolas" w:eastAsia="等线" w:hAnsi="Consolas"/>
          <w:sz w:val="17"/>
          <w:szCs w:val="17"/>
        </w:rPr>
        <w:br/>
        <w:t xml:space="preserve">    for _ in range(warmup):</w:t>
      </w:r>
      <w:r>
        <w:rPr>
          <w:rFonts w:ascii="Consolas" w:eastAsia="等线" w:hAnsi="Consolas"/>
          <w:sz w:val="17"/>
          <w:szCs w:val="17"/>
        </w:rPr>
        <w:br/>
        <w:t xml:space="preserve">        session.infer_prepared(prepared, data_format)</w:t>
      </w:r>
      <w:r>
        <w:rPr>
          <w:rFonts w:ascii="Consolas" w:eastAsia="等线" w:hAnsi="Consolas"/>
          <w:sz w:val="17"/>
          <w:szCs w:val="17"/>
        </w:rPr>
        <w:br/>
      </w:r>
      <w:r>
        <w:rPr>
          <w:rFonts w:ascii="Consolas" w:eastAsia="等线" w:hAnsi="Consolas"/>
          <w:sz w:val="17"/>
          <w:szCs w:val="17"/>
        </w:rPr>
        <w:br/>
        <w:t xml:space="preserve">    latencies = []</w:t>
      </w:r>
      <w:r>
        <w:rPr>
          <w:rFonts w:ascii="Consolas" w:eastAsia="等线" w:hAnsi="Consolas"/>
          <w:sz w:val="17"/>
          <w:szCs w:val="17"/>
        </w:rPr>
        <w:br/>
        <w:t xml:space="preserve">    for _ in range(runs):</w:t>
      </w:r>
      <w:r>
        <w:rPr>
          <w:rFonts w:ascii="Consolas" w:eastAsia="等线" w:hAnsi="Consolas"/>
          <w:sz w:val="17"/>
          <w:szCs w:val="17"/>
        </w:rPr>
        <w:br/>
        <w:t xml:space="preserve">        start = time.perf_counter()</w:t>
      </w:r>
      <w:r>
        <w:rPr>
          <w:rFonts w:ascii="Consolas" w:eastAsia="等线" w:hAnsi="Consolas"/>
          <w:sz w:val="17"/>
          <w:szCs w:val="17"/>
        </w:rPr>
        <w:br/>
        <w:t xml:space="preserve">        session.infer_prepared(prepared, data_format)</w:t>
      </w:r>
      <w:r>
        <w:rPr>
          <w:rFonts w:ascii="Consolas" w:eastAsia="等线" w:hAnsi="Consolas"/>
          <w:sz w:val="17"/>
          <w:szCs w:val="17"/>
        </w:rPr>
        <w:br/>
        <w:t xml:space="preserve">        latencies.append((time.perf_counter() - start) * 1000.0)</w:t>
      </w:r>
      <w:r>
        <w:rPr>
          <w:rFonts w:ascii="Consolas" w:eastAsia="等线" w:hAnsi="Consolas"/>
          <w:sz w:val="17"/>
          <w:szCs w:val="17"/>
        </w:rPr>
        <w:br/>
        <w:t xml:space="preserve">    return summarize_latencies(latencies)</w:t>
      </w:r>
      <w:r>
        <w:rPr>
          <w:rFonts w:ascii="Consolas" w:eastAsia="等线" w:hAnsi="Consolas"/>
          <w:sz w:val="17"/>
          <w:szCs w:val="17"/>
        </w:rPr>
        <w:br/>
      </w:r>
      <w:r>
        <w:rPr>
          <w:rFonts w:ascii="Consolas" w:eastAsia="等线" w:hAnsi="Consolas"/>
          <w:sz w:val="17"/>
          <w:szCs w:val="17"/>
        </w:rPr>
        <w:br/>
        <w:t>...</w:t>
      </w:r>
      <w:r>
        <w:rPr>
          <w:rFonts w:ascii="Consolas" w:eastAsia="等线" w:hAnsi="Consolas"/>
          <w:sz w:val="17"/>
          <w:szCs w:val="17"/>
        </w:rPr>
        <w:br/>
        <w:t>baseline = RknnLiteSession(args.baseline, core_mask=args.core_mask)</w:t>
      </w:r>
      <w:r>
        <w:rPr>
          <w:rFonts w:ascii="Consolas" w:eastAsia="等线" w:hAnsi="Consolas"/>
          <w:sz w:val="17"/>
          <w:szCs w:val="17"/>
        </w:rPr>
        <w:br/>
        <w:t>baseline_latency = benchmark_preloaded_input(</w:t>
      </w:r>
      <w:r>
        <w:rPr>
          <w:rFonts w:ascii="Consolas" w:eastAsia="等线" w:hAnsi="Consolas"/>
          <w:sz w:val="17"/>
          <w:szCs w:val="17"/>
        </w:rPr>
        <w:br/>
        <w:t xml:space="preserve">    baseline, benchmark_input, args.warmup, args.benchmark_runs</w:t>
      </w:r>
      <w:r>
        <w:rPr>
          <w:rFonts w:ascii="Consolas" w:eastAsia="等线" w:hAnsi="Consolas"/>
          <w:sz w:val="17"/>
          <w:szCs w:val="17"/>
        </w:rPr>
        <w:br/>
        <w:t>)</w:t>
      </w:r>
      <w:r>
        <w:rPr>
          <w:rFonts w:ascii="Consolas" w:eastAsia="等线" w:hAnsi="Consolas"/>
          <w:sz w:val="17"/>
          <w:szCs w:val="17"/>
        </w:rPr>
        <w:br/>
        <w:t>baseline_metrics = evaluate_model(...)</w:t>
      </w:r>
      <w:r>
        <w:rPr>
          <w:rFonts w:ascii="Consolas" w:eastAsia="等线" w:hAnsi="Consolas"/>
          <w:sz w:val="17"/>
          <w:szCs w:val="17"/>
        </w:rPr>
        <w:br/>
        <w:t>baseline.release()</w:t>
      </w:r>
      <w:r>
        <w:rPr>
          <w:rFonts w:ascii="Consolas" w:eastAsia="等线" w:hAnsi="Consolas"/>
          <w:sz w:val="17"/>
          <w:szCs w:val="17"/>
        </w:rPr>
        <w:br/>
      </w:r>
      <w:r>
        <w:rPr>
          <w:rFonts w:ascii="Consolas" w:eastAsia="等线" w:hAnsi="Consolas"/>
          <w:sz w:val="17"/>
          <w:szCs w:val="17"/>
        </w:rPr>
        <w:br/>
        <w:t>candidate = RknnLiteSession(args.candidate, core_mask=args.core_mask)</w:t>
      </w:r>
      <w:r>
        <w:rPr>
          <w:rFonts w:ascii="Consolas" w:eastAsia="等线" w:hAnsi="Consolas"/>
          <w:sz w:val="17"/>
          <w:szCs w:val="17"/>
        </w:rPr>
        <w:br/>
        <w:t>candidate_latency = benchmark_preloaded_input(</w:t>
      </w:r>
      <w:r>
        <w:rPr>
          <w:rFonts w:ascii="Consolas" w:eastAsia="等线" w:hAnsi="Consolas"/>
          <w:sz w:val="17"/>
          <w:szCs w:val="17"/>
        </w:rPr>
        <w:br/>
        <w:t xml:space="preserve">    candidate, benchmark_input, args.warmup, args.benchmark_runs</w:t>
      </w:r>
      <w:r>
        <w:rPr>
          <w:rFonts w:ascii="Consolas" w:eastAsia="等线" w:hAnsi="Consolas"/>
          <w:sz w:val="17"/>
          <w:szCs w:val="17"/>
        </w:rPr>
        <w:br/>
        <w:t>)</w:t>
      </w:r>
      <w:r>
        <w:rPr>
          <w:rFonts w:ascii="Consolas" w:eastAsia="等线" w:hAnsi="Consolas"/>
          <w:sz w:val="17"/>
          <w:szCs w:val="17"/>
        </w:rPr>
        <w:br/>
        <w:t>candidate_metrics = evaluate_model(...)</w:t>
      </w:r>
      <w:r>
        <w:rPr>
          <w:rFonts w:ascii="Consolas" w:eastAsia="等线" w:hAnsi="Consolas"/>
          <w:sz w:val="17"/>
          <w:szCs w:val="17"/>
        </w:rPr>
        <w:br/>
        <w:t>candidate.release()</w:t>
      </w:r>
      <w:r>
        <w:rPr>
          <w:rFonts w:ascii="Consolas" w:eastAsia="等线" w:hAnsi="Consolas"/>
          <w:sz w:val="17"/>
          <w:szCs w:val="17"/>
        </w:rPr>
        <w:br/>
      </w:r>
      <w:r>
        <w:rPr>
          <w:rFonts w:ascii="Consolas" w:eastAsia="等线" w:hAnsi="Consolas"/>
          <w:sz w:val="17"/>
          <w:szCs w:val="17"/>
        </w:rPr>
        <w:br/>
        <w:t>speedup = baseline_latency["avg_ms"] / candidate_latency["avg_ms"]</w:t>
      </w:r>
    </w:p>
    <w:p w14:paraId="357401E3" w14:textId="77777777" w:rsidR="00342A78" w:rsidRDefault="00000000">
      <w:pPr>
        <w:spacing w:after="100" w:line="300" w:lineRule="auto"/>
      </w:pPr>
      <w:r>
        <w:rPr>
          <w:szCs w:val="21"/>
        </w:rPr>
        <w:t>文件：</w:t>
      </w:r>
      <w:r>
        <w:rPr>
          <w:szCs w:val="21"/>
        </w:rPr>
        <w:t>deploy/rknn/common.py</w:t>
      </w:r>
      <w:r>
        <w:rPr>
          <w:szCs w:val="21"/>
        </w:rPr>
        <w:t>（统计关键部分）</w:t>
      </w:r>
    </w:p>
    <w:p w14:paraId="3E792367" w14:textId="77777777" w:rsidR="00342A78" w:rsidRDefault="00000000">
      <w:pPr>
        <w:keepLines/>
        <w:shd w:val="clear" w:color="auto" w:fill="F2F2F2"/>
        <w:spacing w:after="140"/>
        <w:ind w:left="240" w:right="240"/>
      </w:pPr>
      <w:r>
        <w:rPr>
          <w:rFonts w:ascii="Consolas" w:eastAsia="等线" w:hAnsi="Consolas"/>
          <w:sz w:val="17"/>
          <w:szCs w:val="17"/>
        </w:rPr>
        <w:t>def summarize_latencies(latencies_ms):</w:t>
      </w:r>
      <w:r>
        <w:rPr>
          <w:rFonts w:ascii="Consolas" w:eastAsia="等线" w:hAnsi="Consolas"/>
          <w:sz w:val="17"/>
          <w:szCs w:val="17"/>
        </w:rPr>
        <w:br/>
        <w:t xml:space="preserve">    sorted_latencies = sorted(latencies_ms)</w:t>
      </w:r>
      <w:r>
        <w:rPr>
          <w:rFonts w:ascii="Consolas" w:eastAsia="等线" w:hAnsi="Consolas"/>
          <w:sz w:val="17"/>
          <w:szCs w:val="17"/>
        </w:rPr>
        <w:br/>
        <w:t xml:space="preserve">    return {</w:t>
      </w:r>
      <w:r>
        <w:rPr>
          <w:rFonts w:ascii="Consolas" w:eastAsia="等线" w:hAnsi="Consolas"/>
          <w:sz w:val="17"/>
          <w:szCs w:val="17"/>
        </w:rPr>
        <w:br/>
        <w:t xml:space="preserve">        "avg_ms": statistics.fmean(latencies_ms),</w:t>
      </w:r>
      <w:r>
        <w:rPr>
          <w:rFonts w:ascii="Consolas" w:eastAsia="等线" w:hAnsi="Consolas"/>
          <w:sz w:val="17"/>
          <w:szCs w:val="17"/>
        </w:rPr>
        <w:br/>
        <w:t xml:space="preserve">        "min_ms": sorted_latencies[0],</w:t>
      </w:r>
      <w:r>
        <w:rPr>
          <w:rFonts w:ascii="Consolas" w:eastAsia="等线" w:hAnsi="Consolas"/>
          <w:sz w:val="17"/>
          <w:szCs w:val="17"/>
        </w:rPr>
        <w:br/>
        <w:t xml:space="preserve">        "p50_ms": percentile(sorted_latencies, 0.50),</w:t>
      </w:r>
      <w:r>
        <w:rPr>
          <w:rFonts w:ascii="Consolas" w:eastAsia="等线" w:hAnsi="Consolas"/>
          <w:sz w:val="17"/>
          <w:szCs w:val="17"/>
        </w:rPr>
        <w:br/>
        <w:t xml:space="preserve">        "p95_ms": percentile(sorted_latencies, 0.95),</w:t>
      </w:r>
      <w:r>
        <w:rPr>
          <w:rFonts w:ascii="Consolas" w:eastAsia="等线" w:hAnsi="Consolas"/>
          <w:sz w:val="17"/>
          <w:szCs w:val="17"/>
        </w:rPr>
        <w:br/>
        <w:t xml:space="preserve">        "max_ms": sorted_latencies[-1],</w:t>
      </w:r>
      <w:r>
        <w:rPr>
          <w:rFonts w:ascii="Consolas" w:eastAsia="等线" w:hAnsi="Consolas"/>
          <w:sz w:val="17"/>
          <w:szCs w:val="17"/>
        </w:rPr>
        <w:br/>
        <w:t xml:space="preserve">    }</w:t>
      </w:r>
    </w:p>
    <w:p w14:paraId="484FFA43" w14:textId="77777777" w:rsidR="00342A78" w:rsidRDefault="00000000">
      <w:pPr>
        <w:spacing w:after="100" w:line="300" w:lineRule="auto"/>
      </w:pPr>
      <w:r>
        <w:rPr>
          <w:szCs w:val="21"/>
        </w:rPr>
        <w:t>计时前仅准备一次输入缓冲区；计时区间包含一次完整同步</w:t>
      </w:r>
      <w:r>
        <w:rPr>
          <w:szCs w:val="21"/>
        </w:rPr>
        <w:t>runtime.inference()</w:t>
      </w:r>
      <w:r>
        <w:rPr>
          <w:szCs w:val="21"/>
        </w:rPr>
        <w:t>调用。基准模型会话结束并释放资源后，再加载优化模型，避免两个模型同时占用</w:t>
      </w:r>
      <w:r>
        <w:rPr>
          <w:szCs w:val="21"/>
        </w:rPr>
        <w:t>NPU</w:t>
      </w:r>
      <w:r>
        <w:rPr>
          <w:szCs w:val="21"/>
        </w:rPr>
        <w:t>运行时资源。脚本输出平均时延、</w:t>
      </w:r>
      <w:r>
        <w:rPr>
          <w:szCs w:val="21"/>
        </w:rPr>
        <w:t>P50</w:t>
      </w:r>
      <w:r>
        <w:rPr>
          <w:szCs w:val="21"/>
        </w:rPr>
        <w:t>、</w:t>
      </w:r>
      <w:r>
        <w:rPr>
          <w:szCs w:val="21"/>
        </w:rPr>
        <w:t>P95</w:t>
      </w:r>
      <w:r>
        <w:rPr>
          <w:szCs w:val="21"/>
        </w:rPr>
        <w:t>等统计量，并将结果写入</w:t>
      </w:r>
      <w:r>
        <w:rPr>
          <w:szCs w:val="21"/>
        </w:rPr>
        <w:t>JSON</w:t>
      </w:r>
      <w:r>
        <w:rPr>
          <w:szCs w:val="21"/>
        </w:rPr>
        <w:t>文件。</w:t>
      </w:r>
    </w:p>
    <w:p w14:paraId="3F40BFFF" w14:textId="77777777" w:rsidR="00342A78" w:rsidRDefault="00000000">
      <w:pPr>
        <w:spacing w:after="100" w:line="300" w:lineRule="auto"/>
      </w:pPr>
      <w:r>
        <w:rPr>
          <w:b/>
          <w:bCs/>
          <w:szCs w:val="21"/>
        </w:rPr>
        <w:t>基准模型平均单次推理时延为</w:t>
      </w:r>
      <w:r>
        <w:rPr>
          <w:b/>
          <w:bCs/>
          <w:szCs w:val="21"/>
        </w:rPr>
        <w:t>Tb</w:t>
      </w:r>
      <w:r>
        <w:rPr>
          <w:b/>
          <w:bCs/>
          <w:szCs w:val="21"/>
        </w:rPr>
        <w:t>，优化模型平均单次推理时延为</w:t>
      </w:r>
      <w:r>
        <w:rPr>
          <w:b/>
          <w:bCs/>
          <w:szCs w:val="21"/>
        </w:rPr>
        <w:t>To</w:t>
      </w:r>
      <w:r>
        <w:rPr>
          <w:b/>
          <w:bCs/>
          <w:szCs w:val="21"/>
        </w:rPr>
        <w:t>；加速比</w:t>
      </w:r>
      <w:r>
        <w:rPr>
          <w:b/>
          <w:bCs/>
          <w:szCs w:val="21"/>
        </w:rPr>
        <w:t>S=Tb÷To</w:t>
      </w:r>
      <w:r>
        <w:rPr>
          <w:b/>
          <w:bCs/>
          <w:szCs w:val="21"/>
        </w:rPr>
        <w:t>，部署速度提升率</w:t>
      </w:r>
      <w:r>
        <w:rPr>
          <w:b/>
          <w:bCs/>
          <w:szCs w:val="21"/>
        </w:rPr>
        <w:t>P=</w:t>
      </w:r>
      <w:r>
        <w:rPr>
          <w:b/>
          <w:bCs/>
          <w:szCs w:val="21"/>
        </w:rPr>
        <w:t>（</w:t>
      </w:r>
      <w:r>
        <w:rPr>
          <w:b/>
          <w:bCs/>
          <w:szCs w:val="21"/>
        </w:rPr>
        <w:t>S</w:t>
      </w:r>
      <w:r>
        <w:rPr>
          <w:b/>
          <w:bCs/>
          <w:szCs w:val="21"/>
        </w:rPr>
        <w:t>－</w:t>
      </w:r>
      <w:r>
        <w:rPr>
          <w:b/>
          <w:bCs/>
          <w:szCs w:val="21"/>
        </w:rPr>
        <w:t>1</w:t>
      </w:r>
      <w:r>
        <w:rPr>
          <w:b/>
          <w:bCs/>
          <w:szCs w:val="21"/>
        </w:rPr>
        <w:t>）</w:t>
      </w:r>
      <w:r>
        <w:rPr>
          <w:b/>
          <w:bCs/>
          <w:szCs w:val="21"/>
        </w:rPr>
        <w:t>×100%</w:t>
      </w:r>
      <w:r>
        <w:rPr>
          <w:b/>
          <w:bCs/>
          <w:szCs w:val="21"/>
        </w:rPr>
        <w:t>，时延降低率</w:t>
      </w:r>
      <w:r>
        <w:rPr>
          <w:b/>
          <w:bCs/>
          <w:szCs w:val="21"/>
        </w:rPr>
        <w:t>L=</w:t>
      </w:r>
      <w:r>
        <w:rPr>
          <w:b/>
          <w:bCs/>
          <w:szCs w:val="21"/>
        </w:rPr>
        <w:t>（</w:t>
      </w:r>
      <w:r>
        <w:rPr>
          <w:b/>
          <w:bCs/>
          <w:szCs w:val="21"/>
        </w:rPr>
        <w:t>Tb</w:t>
      </w:r>
      <w:r>
        <w:rPr>
          <w:b/>
          <w:bCs/>
          <w:szCs w:val="21"/>
        </w:rPr>
        <w:t>－</w:t>
      </w:r>
      <w:r>
        <w:rPr>
          <w:b/>
          <w:bCs/>
          <w:szCs w:val="21"/>
        </w:rPr>
        <w:t>To</w:t>
      </w:r>
      <w:r>
        <w:rPr>
          <w:b/>
          <w:bCs/>
          <w:szCs w:val="21"/>
        </w:rPr>
        <w:t>）</w:t>
      </w:r>
      <w:r>
        <w:rPr>
          <w:b/>
          <w:bCs/>
          <w:szCs w:val="21"/>
        </w:rPr>
        <w:t>÷Tb×100%</w:t>
      </w:r>
      <w:r>
        <w:rPr>
          <w:b/>
          <w:bCs/>
          <w:szCs w:val="21"/>
        </w:rPr>
        <w:t>。</w:t>
      </w:r>
      <w:r>
        <w:rPr>
          <w:b/>
          <w:bCs/>
          <w:szCs w:val="21"/>
        </w:rPr>
        <w:t>P</w:t>
      </w:r>
      <w:r>
        <w:rPr>
          <w:b/>
          <w:bCs/>
          <w:szCs w:val="21"/>
        </w:rPr>
        <w:t>不低于</w:t>
      </w:r>
      <w:r>
        <w:rPr>
          <w:b/>
          <w:bCs/>
          <w:szCs w:val="21"/>
        </w:rPr>
        <w:t>30%</w:t>
      </w:r>
      <w:r>
        <w:rPr>
          <w:b/>
          <w:bCs/>
          <w:szCs w:val="21"/>
        </w:rPr>
        <w:t>等价于</w:t>
      </w:r>
      <w:r>
        <w:rPr>
          <w:b/>
          <w:bCs/>
          <w:szCs w:val="21"/>
        </w:rPr>
        <w:t>S</w:t>
      </w:r>
      <w:r>
        <w:rPr>
          <w:b/>
          <w:bCs/>
          <w:szCs w:val="21"/>
        </w:rPr>
        <w:t>不低于</w:t>
      </w:r>
      <w:r>
        <w:rPr>
          <w:b/>
          <w:bCs/>
          <w:szCs w:val="21"/>
        </w:rPr>
        <w:t>1.30</w:t>
      </w:r>
      <w:r>
        <w:rPr>
          <w:b/>
          <w:bCs/>
          <w:szCs w:val="21"/>
        </w:rPr>
        <w:t>，而不是</w:t>
      </w:r>
      <w:r>
        <w:rPr>
          <w:b/>
          <w:bCs/>
          <w:szCs w:val="21"/>
        </w:rPr>
        <w:lastRenderedPageBreak/>
        <w:t>时延降低率不低于</w:t>
      </w:r>
      <w:r>
        <w:rPr>
          <w:b/>
          <w:bCs/>
          <w:szCs w:val="21"/>
        </w:rPr>
        <w:t>30%</w:t>
      </w:r>
      <w:r>
        <w:rPr>
          <w:b/>
          <w:bCs/>
          <w:szCs w:val="21"/>
        </w:rPr>
        <w:t>。</w:t>
      </w:r>
    </w:p>
    <w:p w14:paraId="32126371" w14:textId="77777777" w:rsidR="00342A78" w:rsidRDefault="00000000">
      <w:pPr>
        <w:pStyle w:val="21"/>
        <w:spacing w:before="180" w:after="120" w:line="300" w:lineRule="auto"/>
      </w:pPr>
      <w:bookmarkStart w:id="93" w:name="_Toc6805"/>
      <w:r>
        <w:rPr>
          <w:sz w:val="28"/>
          <w:szCs w:val="28"/>
        </w:rPr>
        <w:t xml:space="preserve">A.7  </w:t>
      </w:r>
      <w:r>
        <w:rPr>
          <w:sz w:val="28"/>
          <w:szCs w:val="28"/>
        </w:rPr>
        <w:t>各测试用例模型参数</w:t>
      </w:r>
      <w:bookmarkEnd w:id="93"/>
    </w:p>
    <w:p w14:paraId="067DBCAC" w14:textId="77777777" w:rsidR="00342A78" w:rsidRDefault="00000000">
      <w:pPr>
        <w:spacing w:after="100" w:line="300" w:lineRule="auto"/>
      </w:pPr>
      <w:r>
        <w:rPr>
          <w:szCs w:val="21"/>
        </w:rPr>
        <w:t>下表列出统一调用模板中的关键差异参数。基准、</w:t>
      </w:r>
      <w:r>
        <w:rPr>
          <w:szCs w:val="21"/>
        </w:rPr>
        <w:t>INT8</w:t>
      </w:r>
      <w:r>
        <w:rPr>
          <w:szCs w:val="21"/>
        </w:rPr>
        <w:t>量化、剪枝、剪枝</w:t>
      </w:r>
      <w:r>
        <w:rPr>
          <w:szCs w:val="21"/>
        </w:rPr>
        <w:t>+INT8</w:t>
      </w:r>
      <w:r>
        <w:rPr>
          <w:szCs w:val="21"/>
        </w:rPr>
        <w:t>量化模型均采用相同测试流程；指标判定采用正式测试模型清单中确定的优化模型。</w:t>
      </w:r>
    </w:p>
    <w:tbl>
      <w:tblPr>
        <w:tblStyle w:val="afff1"/>
        <w:tblW w:w="0" w:type="auto"/>
        <w:tblLayout w:type="fixed"/>
        <w:tblLook w:val="04A0" w:firstRow="1" w:lastRow="0" w:firstColumn="1" w:lastColumn="0" w:noHBand="0" w:noVBand="1"/>
      </w:tblPr>
      <w:tblGrid>
        <w:gridCol w:w="1768"/>
        <w:gridCol w:w="2259"/>
        <w:gridCol w:w="3833"/>
        <w:gridCol w:w="1767"/>
      </w:tblGrid>
      <w:tr w:rsidR="00342A78" w14:paraId="607CCE1B" w14:textId="77777777">
        <w:tc>
          <w:tcPr>
            <w:tcW w:w="1768" w:type="dxa"/>
          </w:tcPr>
          <w:p w14:paraId="20BBC510" w14:textId="77777777" w:rsidR="00342A78" w:rsidRDefault="00000000">
            <w:r>
              <w:rPr>
                <w:b/>
                <w:bCs/>
                <w:szCs w:val="21"/>
              </w:rPr>
              <w:t>用例</w:t>
            </w:r>
          </w:p>
        </w:tc>
        <w:tc>
          <w:tcPr>
            <w:tcW w:w="2259" w:type="dxa"/>
          </w:tcPr>
          <w:p w14:paraId="5E83C197" w14:textId="77777777" w:rsidR="00342A78" w:rsidRDefault="00000000">
            <w:r>
              <w:rPr>
                <w:b/>
                <w:bCs/>
                <w:szCs w:val="21"/>
              </w:rPr>
              <w:t>任务</w:t>
            </w:r>
            <w:r>
              <w:rPr>
                <w:b/>
                <w:bCs/>
                <w:szCs w:val="21"/>
              </w:rPr>
              <w:t>/</w:t>
            </w:r>
            <w:r>
              <w:rPr>
                <w:b/>
                <w:bCs/>
                <w:szCs w:val="21"/>
              </w:rPr>
              <w:t>数据集</w:t>
            </w:r>
          </w:p>
        </w:tc>
        <w:tc>
          <w:tcPr>
            <w:tcW w:w="3833" w:type="dxa"/>
          </w:tcPr>
          <w:p w14:paraId="7FA6A255" w14:textId="77777777" w:rsidR="00342A78" w:rsidRDefault="00000000">
            <w:r>
              <w:rPr>
                <w:b/>
                <w:bCs/>
                <w:szCs w:val="21"/>
              </w:rPr>
              <w:t>基准模型</w:t>
            </w:r>
          </w:p>
        </w:tc>
        <w:tc>
          <w:tcPr>
            <w:tcW w:w="1767" w:type="dxa"/>
          </w:tcPr>
          <w:p w14:paraId="36AE86F9" w14:textId="77777777" w:rsidR="00342A78" w:rsidRDefault="00000000">
            <w:r>
              <w:rPr>
                <w:b/>
                <w:bCs/>
                <w:szCs w:val="21"/>
              </w:rPr>
              <w:t>优化模型</w:t>
            </w:r>
          </w:p>
        </w:tc>
      </w:tr>
      <w:tr w:rsidR="00342A78" w14:paraId="391C7817" w14:textId="77777777">
        <w:tc>
          <w:tcPr>
            <w:tcW w:w="1768" w:type="dxa"/>
          </w:tcPr>
          <w:p w14:paraId="2EFBBEDF" w14:textId="77777777" w:rsidR="00342A78" w:rsidRDefault="00000000">
            <w:r>
              <w:rPr>
                <w:szCs w:val="21"/>
              </w:rPr>
              <w:t>3.3.1 LPRNet</w:t>
            </w:r>
          </w:p>
        </w:tc>
        <w:tc>
          <w:tcPr>
            <w:tcW w:w="2259" w:type="dxa"/>
          </w:tcPr>
          <w:p w14:paraId="0AD63B6B" w14:textId="77777777" w:rsidR="00342A78" w:rsidRDefault="00000000">
            <w:r>
              <w:rPr>
                <w:szCs w:val="21"/>
              </w:rPr>
              <w:t>lprnet / CCPD2019</w:t>
            </w:r>
          </w:p>
        </w:tc>
        <w:tc>
          <w:tcPr>
            <w:tcW w:w="3833" w:type="dxa"/>
          </w:tcPr>
          <w:p w14:paraId="57B23982" w14:textId="77777777" w:rsidR="00342A78" w:rsidRDefault="00000000">
            <w:r>
              <w:rPr>
                <w:szCs w:val="21"/>
              </w:rPr>
              <w:t>lprnet/baseline/lprnet_baseline_fp.rknn</w:t>
            </w:r>
          </w:p>
        </w:tc>
        <w:tc>
          <w:tcPr>
            <w:tcW w:w="1767" w:type="dxa"/>
          </w:tcPr>
          <w:p w14:paraId="6B550E8F" w14:textId="77777777" w:rsidR="00342A78" w:rsidRDefault="00000000">
            <w:r>
              <w:rPr>
                <w:szCs w:val="21"/>
              </w:rPr>
              <w:t>INT8</w:t>
            </w:r>
            <w:r>
              <w:rPr>
                <w:szCs w:val="21"/>
              </w:rPr>
              <w:t>量化、剪枝、剪枝</w:t>
            </w:r>
            <w:r>
              <w:rPr>
                <w:szCs w:val="21"/>
              </w:rPr>
              <w:t>+INT8</w:t>
            </w:r>
            <w:r>
              <w:rPr>
                <w:szCs w:val="21"/>
              </w:rPr>
              <w:t>量化</w:t>
            </w:r>
          </w:p>
        </w:tc>
      </w:tr>
      <w:tr w:rsidR="00342A78" w14:paraId="6C428BE9" w14:textId="77777777">
        <w:tc>
          <w:tcPr>
            <w:tcW w:w="1768" w:type="dxa"/>
          </w:tcPr>
          <w:p w14:paraId="1437D2D0" w14:textId="77777777" w:rsidR="00342A78" w:rsidRDefault="00000000">
            <w:r>
              <w:rPr>
                <w:szCs w:val="21"/>
              </w:rPr>
              <w:t>3.3.2 ResNet50</w:t>
            </w:r>
          </w:p>
        </w:tc>
        <w:tc>
          <w:tcPr>
            <w:tcW w:w="2259" w:type="dxa"/>
          </w:tcPr>
          <w:p w14:paraId="3C9F41D7" w14:textId="77777777" w:rsidR="00342A78" w:rsidRDefault="00000000">
            <w:r>
              <w:rPr>
                <w:szCs w:val="21"/>
              </w:rPr>
              <w:t>resnet50 / ImageNet</w:t>
            </w:r>
          </w:p>
        </w:tc>
        <w:tc>
          <w:tcPr>
            <w:tcW w:w="3833" w:type="dxa"/>
          </w:tcPr>
          <w:p w14:paraId="44ADAB7F" w14:textId="77777777" w:rsidR="00342A78" w:rsidRDefault="00000000">
            <w:r>
              <w:rPr>
                <w:szCs w:val="21"/>
              </w:rPr>
              <w:t>resnet50/baseline/baseline.rknn</w:t>
            </w:r>
          </w:p>
        </w:tc>
        <w:tc>
          <w:tcPr>
            <w:tcW w:w="1767" w:type="dxa"/>
          </w:tcPr>
          <w:p w14:paraId="55991189" w14:textId="77777777" w:rsidR="00342A78" w:rsidRDefault="00000000">
            <w:r>
              <w:rPr>
                <w:szCs w:val="21"/>
              </w:rPr>
              <w:t>INT8</w:t>
            </w:r>
            <w:r>
              <w:rPr>
                <w:szCs w:val="21"/>
              </w:rPr>
              <w:t>量化、剪枝、剪枝</w:t>
            </w:r>
            <w:r>
              <w:rPr>
                <w:szCs w:val="21"/>
              </w:rPr>
              <w:t>+INT8</w:t>
            </w:r>
            <w:r>
              <w:rPr>
                <w:szCs w:val="21"/>
              </w:rPr>
              <w:t>量化</w:t>
            </w:r>
          </w:p>
        </w:tc>
      </w:tr>
      <w:tr w:rsidR="00342A78" w14:paraId="59F3C333" w14:textId="77777777">
        <w:tc>
          <w:tcPr>
            <w:tcW w:w="1768" w:type="dxa"/>
          </w:tcPr>
          <w:p w14:paraId="4FFE4D00" w14:textId="77777777" w:rsidR="00342A78" w:rsidRDefault="00000000">
            <w:r>
              <w:rPr>
                <w:szCs w:val="21"/>
              </w:rPr>
              <w:t>3.3.3 MobileViT-S</w:t>
            </w:r>
          </w:p>
        </w:tc>
        <w:tc>
          <w:tcPr>
            <w:tcW w:w="2259" w:type="dxa"/>
          </w:tcPr>
          <w:p w14:paraId="69DCCD71" w14:textId="77777777" w:rsidR="00342A78" w:rsidRDefault="00000000">
            <w:r>
              <w:rPr>
                <w:szCs w:val="21"/>
              </w:rPr>
              <w:t>mobilevit / ImageNet</w:t>
            </w:r>
          </w:p>
        </w:tc>
        <w:tc>
          <w:tcPr>
            <w:tcW w:w="3833" w:type="dxa"/>
          </w:tcPr>
          <w:p w14:paraId="56C25D16" w14:textId="77777777" w:rsidR="00342A78" w:rsidRDefault="00000000">
            <w:r>
              <w:rPr>
                <w:szCs w:val="21"/>
              </w:rPr>
              <w:t>mobilevit_s/baseline/mobilevit_small_baseline_fp.rknn</w:t>
            </w:r>
          </w:p>
        </w:tc>
        <w:tc>
          <w:tcPr>
            <w:tcW w:w="1767" w:type="dxa"/>
          </w:tcPr>
          <w:p w14:paraId="797A0A8D" w14:textId="77777777" w:rsidR="00342A78" w:rsidRDefault="00000000">
            <w:r>
              <w:rPr>
                <w:szCs w:val="21"/>
              </w:rPr>
              <w:t>INT8</w:t>
            </w:r>
            <w:r>
              <w:rPr>
                <w:szCs w:val="21"/>
              </w:rPr>
              <w:t>量化、剪枝、剪枝</w:t>
            </w:r>
            <w:r>
              <w:rPr>
                <w:szCs w:val="21"/>
              </w:rPr>
              <w:t>+INT8</w:t>
            </w:r>
            <w:r>
              <w:rPr>
                <w:szCs w:val="21"/>
              </w:rPr>
              <w:t>量化</w:t>
            </w:r>
          </w:p>
        </w:tc>
      </w:tr>
      <w:tr w:rsidR="00342A78" w14:paraId="2BFBF7FA" w14:textId="77777777">
        <w:tc>
          <w:tcPr>
            <w:tcW w:w="1768" w:type="dxa"/>
          </w:tcPr>
          <w:p w14:paraId="77945EA8" w14:textId="77777777" w:rsidR="00342A78" w:rsidRDefault="00000000">
            <w:r>
              <w:rPr>
                <w:szCs w:val="21"/>
              </w:rPr>
              <w:t>3.3.4 BiSeNetV2</w:t>
            </w:r>
          </w:p>
        </w:tc>
        <w:tc>
          <w:tcPr>
            <w:tcW w:w="2259" w:type="dxa"/>
          </w:tcPr>
          <w:p w14:paraId="120038C9" w14:textId="77777777" w:rsidR="00342A78" w:rsidRDefault="00000000">
            <w:r>
              <w:rPr>
                <w:szCs w:val="21"/>
              </w:rPr>
              <w:t>bisenetv2 / Cityscapes</w:t>
            </w:r>
          </w:p>
        </w:tc>
        <w:tc>
          <w:tcPr>
            <w:tcW w:w="3833" w:type="dxa"/>
          </w:tcPr>
          <w:p w14:paraId="2D8F4446" w14:textId="77777777" w:rsidR="00342A78" w:rsidRDefault="00000000">
            <w:r>
              <w:rPr>
                <w:szCs w:val="21"/>
              </w:rPr>
              <w:t>bisenetv2/baseline/bisenetv2_baseline_fp.rknn</w:t>
            </w:r>
          </w:p>
        </w:tc>
        <w:tc>
          <w:tcPr>
            <w:tcW w:w="1767" w:type="dxa"/>
          </w:tcPr>
          <w:p w14:paraId="6C3AEF51" w14:textId="77777777" w:rsidR="00342A78" w:rsidRDefault="00000000">
            <w:r>
              <w:rPr>
                <w:szCs w:val="21"/>
              </w:rPr>
              <w:t>INT8</w:t>
            </w:r>
            <w:r>
              <w:rPr>
                <w:szCs w:val="21"/>
              </w:rPr>
              <w:t>量化、剪枝、剪枝</w:t>
            </w:r>
            <w:r>
              <w:rPr>
                <w:szCs w:val="21"/>
              </w:rPr>
              <w:t>+INT8</w:t>
            </w:r>
            <w:r>
              <w:rPr>
                <w:szCs w:val="21"/>
              </w:rPr>
              <w:t>量化</w:t>
            </w:r>
          </w:p>
        </w:tc>
      </w:tr>
      <w:tr w:rsidR="00342A78" w14:paraId="3EFD0FBE" w14:textId="77777777">
        <w:tc>
          <w:tcPr>
            <w:tcW w:w="1768" w:type="dxa"/>
          </w:tcPr>
          <w:p w14:paraId="7C650DE7" w14:textId="77777777" w:rsidR="00342A78" w:rsidRDefault="00000000">
            <w:r>
              <w:rPr>
                <w:szCs w:val="21"/>
              </w:rPr>
              <w:t>3.3.5 YOLOv5-S</w:t>
            </w:r>
          </w:p>
        </w:tc>
        <w:tc>
          <w:tcPr>
            <w:tcW w:w="2259" w:type="dxa"/>
          </w:tcPr>
          <w:p w14:paraId="4BD36030" w14:textId="77777777" w:rsidR="00342A78" w:rsidRDefault="00000000">
            <w:r>
              <w:rPr>
                <w:szCs w:val="21"/>
              </w:rPr>
              <w:t>yolov5 / COCO 2017</w:t>
            </w:r>
          </w:p>
        </w:tc>
        <w:tc>
          <w:tcPr>
            <w:tcW w:w="3833" w:type="dxa"/>
          </w:tcPr>
          <w:p w14:paraId="071DE24A" w14:textId="77777777" w:rsidR="00342A78" w:rsidRDefault="00000000">
            <w:r>
              <w:rPr>
                <w:szCs w:val="21"/>
              </w:rPr>
              <w:t>yolov5_s/baseline/yolov5s_baseline_fp.rknn</w:t>
            </w:r>
          </w:p>
        </w:tc>
        <w:tc>
          <w:tcPr>
            <w:tcW w:w="1767" w:type="dxa"/>
          </w:tcPr>
          <w:p w14:paraId="207EE3FC" w14:textId="77777777" w:rsidR="00342A78" w:rsidRDefault="00000000">
            <w:r>
              <w:rPr>
                <w:szCs w:val="21"/>
              </w:rPr>
              <w:t>INT8</w:t>
            </w:r>
            <w:r>
              <w:rPr>
                <w:szCs w:val="21"/>
              </w:rPr>
              <w:t>量化、剪枝、剪枝</w:t>
            </w:r>
            <w:r>
              <w:rPr>
                <w:szCs w:val="21"/>
              </w:rPr>
              <w:t>+INT8</w:t>
            </w:r>
            <w:r>
              <w:rPr>
                <w:szCs w:val="21"/>
              </w:rPr>
              <w:t>量化</w:t>
            </w:r>
          </w:p>
        </w:tc>
      </w:tr>
      <w:tr w:rsidR="00342A78" w14:paraId="7E265487" w14:textId="77777777">
        <w:tc>
          <w:tcPr>
            <w:tcW w:w="1768" w:type="dxa"/>
          </w:tcPr>
          <w:p w14:paraId="0D51B3A9" w14:textId="77777777" w:rsidR="00342A78" w:rsidRDefault="00000000">
            <w:r>
              <w:rPr>
                <w:szCs w:val="21"/>
              </w:rPr>
              <w:t>3.3.6 SD1.5 LCM</w:t>
            </w:r>
          </w:p>
        </w:tc>
        <w:tc>
          <w:tcPr>
            <w:tcW w:w="2259" w:type="dxa"/>
          </w:tcPr>
          <w:p w14:paraId="12660063" w14:textId="77777777" w:rsidR="00342A78" w:rsidRDefault="00000000">
            <w:r>
              <w:rPr>
                <w:szCs w:val="21"/>
              </w:rPr>
              <w:t xml:space="preserve">sd15_lcm / </w:t>
            </w:r>
            <w:r>
              <w:rPr>
                <w:szCs w:val="21"/>
              </w:rPr>
              <w:t>固定提示词与随机种子</w:t>
            </w:r>
          </w:p>
        </w:tc>
        <w:tc>
          <w:tcPr>
            <w:tcW w:w="3833" w:type="dxa"/>
          </w:tcPr>
          <w:p w14:paraId="6E298CF6" w14:textId="77777777" w:rsidR="00342A78" w:rsidRDefault="00000000">
            <w:r>
              <w:rPr>
                <w:szCs w:val="21"/>
              </w:rPr>
              <w:t>sd15_lcm/baseline</w:t>
            </w:r>
            <w:r>
              <w:rPr>
                <w:szCs w:val="21"/>
              </w:rPr>
              <w:t>组件</w:t>
            </w:r>
          </w:p>
        </w:tc>
        <w:tc>
          <w:tcPr>
            <w:tcW w:w="1767" w:type="dxa"/>
          </w:tcPr>
          <w:p w14:paraId="4B119FA5" w14:textId="77777777" w:rsidR="00342A78" w:rsidRDefault="00000000">
            <w:r>
              <w:rPr>
                <w:szCs w:val="21"/>
              </w:rPr>
              <w:t>sd15_lcm/pruned</w:t>
            </w:r>
            <w:r>
              <w:rPr>
                <w:szCs w:val="21"/>
              </w:rPr>
              <w:t>组件</w:t>
            </w:r>
          </w:p>
        </w:tc>
      </w:tr>
    </w:tbl>
    <w:p w14:paraId="1F85CC36" w14:textId="77777777" w:rsidR="00342A78" w:rsidRDefault="00000000">
      <w:pPr>
        <w:spacing w:after="100" w:line="300" w:lineRule="auto"/>
      </w:pPr>
      <w:r>
        <w:rPr>
          <w:szCs w:val="21"/>
        </w:rPr>
        <w:t>本地模型根目录为</w:t>
      </w:r>
      <w:r>
        <w:rPr>
          <w:szCs w:val="21"/>
        </w:rPr>
        <w:t>model_zoo</w:t>
      </w:r>
      <w:r>
        <w:rPr>
          <w:szCs w:val="21"/>
        </w:rPr>
        <w:t>；模型部署到板端后，统一位于</w:t>
      </w:r>
      <w:r>
        <w:rPr>
          <w:szCs w:val="21"/>
        </w:rPr>
        <w:t>/root/EdgeInfer-RK3588S-rknn/models/manual/&lt;model&gt;/</w:t>
      </w:r>
      <w:r>
        <w:rPr>
          <w:szCs w:val="21"/>
        </w:rPr>
        <w:t>。</w:t>
      </w:r>
    </w:p>
    <w:p w14:paraId="6AF7EF2F" w14:textId="77777777" w:rsidR="00342A78" w:rsidRDefault="00000000">
      <w:pPr>
        <w:pStyle w:val="21"/>
        <w:spacing w:before="180" w:after="120" w:line="300" w:lineRule="auto"/>
      </w:pPr>
      <w:bookmarkStart w:id="94" w:name="_Toc18519"/>
      <w:r>
        <w:rPr>
          <w:sz w:val="28"/>
          <w:szCs w:val="28"/>
        </w:rPr>
        <w:t>A.8  SD1.5 LCM</w:t>
      </w:r>
      <w:r>
        <w:rPr>
          <w:sz w:val="28"/>
          <w:szCs w:val="28"/>
        </w:rPr>
        <w:t>端到端测试</w:t>
      </w:r>
      <w:bookmarkEnd w:id="94"/>
    </w:p>
    <w:p w14:paraId="449FC76C" w14:textId="77777777" w:rsidR="00342A78" w:rsidRDefault="00000000">
      <w:pPr>
        <w:spacing w:after="100" w:line="300" w:lineRule="auto"/>
      </w:pPr>
      <w:r>
        <w:rPr>
          <w:szCs w:val="21"/>
        </w:rPr>
        <w:t>文件：</w:t>
      </w:r>
      <w:r>
        <w:rPr>
          <w:szCs w:val="21"/>
        </w:rPr>
        <w:t>deploy/rknn/run_sd15_lcm.py</w:t>
      </w:r>
      <w:r>
        <w:rPr>
          <w:szCs w:val="21"/>
        </w:rPr>
        <w:t>（关键部分）</w:t>
      </w:r>
    </w:p>
    <w:p w14:paraId="40B2630F" w14:textId="77777777" w:rsidR="00342A78" w:rsidRDefault="00000000">
      <w:pPr>
        <w:keepLines/>
        <w:shd w:val="clear" w:color="auto" w:fill="F2F2F2"/>
        <w:spacing w:after="140"/>
        <w:ind w:left="240" w:right="240"/>
      </w:pPr>
      <w:r>
        <w:rPr>
          <w:rFonts w:ascii="Consolas" w:eastAsia="等线" w:hAnsi="Consolas"/>
          <w:sz w:val="17"/>
          <w:szCs w:val="17"/>
        </w:rPr>
        <w:lastRenderedPageBreak/>
        <w:t>sessions = {</w:t>
      </w:r>
      <w:r>
        <w:rPr>
          <w:rFonts w:ascii="Consolas" w:eastAsia="等线" w:hAnsi="Consolas"/>
          <w:sz w:val="17"/>
          <w:szCs w:val="17"/>
        </w:rPr>
        <w:br/>
        <w:t xml:space="preserve">    "text_encoder": RknnLiteSession(args.text_encoder, core_mask=args.core_mask),</w:t>
      </w:r>
      <w:r>
        <w:rPr>
          <w:rFonts w:ascii="Consolas" w:eastAsia="等线" w:hAnsi="Consolas"/>
          <w:sz w:val="17"/>
          <w:szCs w:val="17"/>
        </w:rPr>
        <w:br/>
        <w:t xml:space="preserve">    "unet": RknnLiteSession(args.unet, core_mask=args.core_mask),</w:t>
      </w:r>
      <w:r>
        <w:rPr>
          <w:rFonts w:ascii="Consolas" w:eastAsia="等线" w:hAnsi="Consolas"/>
          <w:sz w:val="17"/>
          <w:szCs w:val="17"/>
        </w:rPr>
        <w:br/>
        <w:t xml:space="preserve">    "vae_decoder": RknnLiteSession(args.vae_decoder, core_mask=args.core_mask),</w:t>
      </w:r>
      <w:r>
        <w:rPr>
          <w:rFonts w:ascii="Consolas" w:eastAsia="等线" w:hAnsi="Consolas"/>
          <w:sz w:val="17"/>
          <w:szCs w:val="17"/>
        </w:rPr>
        <w:br/>
        <w:t>}</w:t>
      </w:r>
      <w:r>
        <w:rPr>
          <w:rFonts w:ascii="Consolas" w:eastAsia="等线" w:hAnsi="Consolas"/>
          <w:sz w:val="17"/>
          <w:szCs w:val="17"/>
        </w:rPr>
        <w:br/>
        <w:t>...</w:t>
      </w:r>
      <w:r>
        <w:rPr>
          <w:rFonts w:ascii="Consolas" w:eastAsia="等线" w:hAnsi="Consolas"/>
          <w:sz w:val="17"/>
          <w:szCs w:val="17"/>
        </w:rPr>
        <w:br/>
        <w:t>for _ in range(args.iterations):</w:t>
      </w:r>
      <w:r>
        <w:rPr>
          <w:rFonts w:ascii="Consolas" w:eastAsia="等线" w:hAnsi="Consolas"/>
          <w:sz w:val="17"/>
          <w:szCs w:val="17"/>
        </w:rPr>
        <w:br/>
        <w:t xml:space="preserve">    start = time.perf_counter()</w:t>
      </w:r>
      <w:r>
        <w:rPr>
          <w:rFonts w:ascii="Consolas" w:eastAsia="等线" w:hAnsi="Consolas"/>
          <w:sz w:val="17"/>
          <w:szCs w:val="17"/>
        </w:rPr>
        <w:br/>
        <w:t xml:space="preserve">    last_image, last_unet_stats = generate_image(args, sessions, tokenizer)</w:t>
      </w:r>
      <w:r>
        <w:rPr>
          <w:rFonts w:ascii="Consolas" w:eastAsia="等线" w:hAnsi="Consolas"/>
          <w:sz w:val="17"/>
          <w:szCs w:val="17"/>
        </w:rPr>
        <w:br/>
        <w:t xml:space="preserve">    pipeline_latencies_ms.append((time.perf_counter() - start) * 1000.0)</w:t>
      </w:r>
      <w:r>
        <w:rPr>
          <w:rFonts w:ascii="Consolas" w:eastAsia="等线" w:hAnsi="Consolas"/>
          <w:sz w:val="17"/>
          <w:szCs w:val="17"/>
        </w:rPr>
        <w:br/>
        <w:t>...</w:t>
      </w:r>
      <w:r>
        <w:rPr>
          <w:rFonts w:ascii="Consolas" w:eastAsia="等线" w:hAnsi="Consolas"/>
          <w:sz w:val="17"/>
          <w:szCs w:val="17"/>
        </w:rPr>
        <w:br/>
        <w:t>unet_inference_stats = sessions["unet"].benchmark(</w:t>
      </w:r>
      <w:r>
        <w:rPr>
          <w:rFonts w:ascii="Consolas" w:eastAsia="等线" w:hAnsi="Consolas"/>
          <w:sz w:val="17"/>
          <w:szCs w:val="17"/>
        </w:rPr>
        <w:br/>
        <w:t xml:space="preserve">    benchmark_inputs,</w:t>
      </w:r>
      <w:r>
        <w:rPr>
          <w:rFonts w:ascii="Consolas" w:eastAsia="等线" w:hAnsi="Consolas"/>
          <w:sz w:val="17"/>
          <w:szCs w:val="17"/>
        </w:rPr>
        <w:br/>
        <w:t xml:space="preserve">    warmup=args.warmup,</w:t>
      </w:r>
      <w:r>
        <w:rPr>
          <w:rFonts w:ascii="Consolas" w:eastAsia="等线" w:hAnsi="Consolas"/>
          <w:sz w:val="17"/>
          <w:szCs w:val="17"/>
        </w:rPr>
        <w:br/>
        <w:t xml:space="preserve">    runs=args.benchmark_runs,</w:t>
      </w:r>
      <w:r>
        <w:rPr>
          <w:rFonts w:ascii="Consolas" w:eastAsia="等线" w:hAnsi="Consolas"/>
          <w:sz w:val="17"/>
          <w:szCs w:val="17"/>
        </w:rPr>
        <w:br/>
        <w:t>)</w:t>
      </w:r>
      <w:r>
        <w:rPr>
          <w:rFonts w:ascii="Consolas" w:eastAsia="等线" w:hAnsi="Consolas"/>
          <w:sz w:val="17"/>
          <w:szCs w:val="17"/>
        </w:rPr>
        <w:br/>
        <w:t>...</w:t>
      </w:r>
      <w:r>
        <w:rPr>
          <w:rFonts w:ascii="Consolas" w:eastAsia="等线" w:hAnsi="Consolas"/>
          <w:sz w:val="17"/>
          <w:szCs w:val="17"/>
        </w:rPr>
        <w:br/>
        <w:t>last_image.save(output_path)</w:t>
      </w:r>
      <w:r>
        <w:rPr>
          <w:rFonts w:ascii="Consolas" w:eastAsia="等线" w:hAnsi="Consolas"/>
          <w:sz w:val="17"/>
          <w:szCs w:val="17"/>
        </w:rPr>
        <w:br/>
        <w:t>print_benchmark("  unet_inference_latency", unet_inference_stats)</w:t>
      </w:r>
      <w:r>
        <w:rPr>
          <w:rFonts w:ascii="Consolas" w:eastAsia="等线" w:hAnsi="Consolas"/>
          <w:sz w:val="17"/>
          <w:szCs w:val="17"/>
        </w:rPr>
        <w:br/>
        <w:t>print_benchmark("  pipeline_latency", summarize_latencies(pipeline_latencies_ms))</w:t>
      </w:r>
    </w:p>
    <w:p w14:paraId="168F14B6" w14:textId="77777777" w:rsidR="00342A78" w:rsidRDefault="00000000">
      <w:r>
        <w:t>SD 1.5 LCM</w:t>
      </w:r>
      <w:r>
        <w:t>不采用</w:t>
      </w:r>
      <w:r>
        <w:t>A.5</w:t>
      </w:r>
      <w:r>
        <w:t>普通视觉模型的</w:t>
      </w:r>
      <w:r>
        <w:t>100</w:t>
      </w:r>
      <w:r>
        <w:t>次预热和</w:t>
      </w:r>
      <w:r>
        <w:t>1000</w:t>
      </w:r>
      <w:r>
        <w:t>次计时参数。本用例显式使用</w:t>
      </w:r>
      <w:r>
        <w:t>--iterations 5 --warmup 1 --benchmark-runs 3</w:t>
      </w:r>
      <w:r>
        <w:t>：完整生成管线重复</w:t>
      </w:r>
      <w:r>
        <w:t>5</w:t>
      </w:r>
      <w:r>
        <w:t>次，</w:t>
      </w:r>
      <w:r>
        <w:t>U-Net</w:t>
      </w:r>
      <w:r>
        <w:t>固定输入计时预热</w:t>
      </w:r>
      <w:r>
        <w:t>1</w:t>
      </w:r>
      <w:r>
        <w:t>次、正式计时</w:t>
      </w:r>
      <w:r>
        <w:t>3</w:t>
      </w:r>
      <w:r>
        <w:t>次。</w:t>
      </w:r>
    </w:p>
    <w:p w14:paraId="56F49370" w14:textId="77777777" w:rsidR="00342A78" w:rsidRDefault="00000000">
      <w:pPr>
        <w:spacing w:after="100" w:line="300" w:lineRule="auto"/>
      </w:pPr>
      <w:r>
        <w:rPr>
          <w:szCs w:val="21"/>
        </w:rPr>
        <w:t>SD 1.5 LCM</w:t>
      </w:r>
      <w:r>
        <w:rPr>
          <w:szCs w:val="21"/>
        </w:rPr>
        <w:t>基准管线和优化管线使用相同的单个提示词、随机种子、图像尺寸和推理步数；同时记录</w:t>
      </w:r>
      <w:r>
        <w:rPr>
          <w:szCs w:val="21"/>
        </w:rPr>
        <w:t>U-Net</w:t>
      </w:r>
      <w:r>
        <w:rPr>
          <w:szCs w:val="21"/>
        </w:rPr>
        <w:t>固定输入推理时延和完整生成管线的单次生成时延。每条管线只保存最后一次生成的</w:t>
      </w:r>
      <w:r>
        <w:rPr>
          <w:szCs w:val="21"/>
        </w:rPr>
        <w:t>1</w:t>
      </w:r>
      <w:r>
        <w:rPr>
          <w:szCs w:val="21"/>
        </w:rPr>
        <w:t>幅图像，供部署可用性核验。</w:t>
      </w:r>
    </w:p>
    <w:p w14:paraId="42E5A6CC" w14:textId="77777777" w:rsidR="00342A78" w:rsidRDefault="00342A78"/>
    <w:sectPr w:rsidR="00342A78">
      <w:headerReference w:type="default" r:id="rId61"/>
      <w:headerReference w:type="first" r:id="rId62"/>
      <w:pgSz w:w="11906" w:h="16838"/>
      <w:pgMar w:top="1644" w:right="851" w:bottom="567" w:left="851" w:header="737" w:footer="454" w:gutter="567"/>
      <w:pgNumType w:start="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Qingfeng Li" w:date="2026-08-19T16:35:00Z" w:initials="">
    <w:p w14:paraId="7FB1AA9A" w14:textId="77777777" w:rsidR="00342A78" w:rsidRDefault="008152E4">
      <w:pPr>
        <w:pStyle w:val="af5"/>
        <w:numPr>
          <w:ilvl w:val="0"/>
          <w:numId w:val="14"/>
        </w:numPr>
      </w:pPr>
      <w:r>
        <w:rPr>
          <w:rStyle w:val="afff6"/>
        </w:rPr>
        <w:annotationRef/>
      </w:r>
      <w:r>
        <w:rPr>
          <w:rFonts w:hint="eastAsia"/>
        </w:rPr>
        <w:t>测试对象，阐述清楚几个模块之前的关系。如果可以的话，画一张图，重点突出</w:t>
      </w:r>
      <w:r>
        <w:rPr>
          <w:rFonts w:hint="eastAsia"/>
        </w:rPr>
        <w:t>AiRE</w:t>
      </w:r>
      <w:r>
        <w:rPr>
          <w:rFonts w:hint="eastAsia"/>
        </w:rPr>
        <w:t>和</w:t>
      </w:r>
      <w:r>
        <w:rPr>
          <w:rFonts w:hint="eastAsia"/>
        </w:rPr>
        <w:t>FRAME,</w:t>
      </w:r>
    </w:p>
    <w:p w14:paraId="0F12A265" w14:textId="77777777" w:rsidR="00342A78" w:rsidRDefault="00000000">
      <w:pPr>
        <w:pStyle w:val="af5"/>
        <w:numPr>
          <w:ilvl w:val="0"/>
          <w:numId w:val="14"/>
        </w:numPr>
        <w:ind w:leftChars="86" w:left="541"/>
      </w:pPr>
      <w:r>
        <w:rPr>
          <w:rFonts w:hint="eastAsia"/>
        </w:rPr>
        <w:t>和课题任务书中，预期成果的对照关系太弱。</w:t>
      </w:r>
    </w:p>
    <w:p w14:paraId="4E8AC81F" w14:textId="77777777" w:rsidR="00342A78" w:rsidRDefault="00000000">
      <w:pPr>
        <w:pStyle w:val="af5"/>
        <w:numPr>
          <w:ilvl w:val="0"/>
          <w:numId w:val="14"/>
        </w:numPr>
        <w:ind w:leftChars="86" w:left="541"/>
      </w:pPr>
      <w:r>
        <w:rPr>
          <w:rFonts w:hint="eastAsia"/>
        </w:rPr>
        <w:t>要提一下</w:t>
      </w:r>
      <w:r>
        <w:rPr>
          <w:rFonts w:hint="eastAsia"/>
        </w:rPr>
        <w:t>iSure</w:t>
      </w:r>
      <w:r>
        <w:rPr>
          <w:rFonts w:hint="eastAsia"/>
        </w:rPr>
        <w:t>，或者看是否要把中期的那个图配上去。</w:t>
      </w:r>
    </w:p>
    <w:p w14:paraId="2F45FA0E" w14:textId="77777777" w:rsidR="00342A78" w:rsidRDefault="00342A78">
      <w:pPr>
        <w:pStyle w:val="af5"/>
      </w:pPr>
    </w:p>
    <w:p w14:paraId="55682B60" w14:textId="77777777" w:rsidR="00342A78" w:rsidRDefault="00342A78">
      <w:pPr>
        <w:pStyle w:val="af5"/>
      </w:pPr>
    </w:p>
    <w:p w14:paraId="096F9950" w14:textId="77777777" w:rsidR="00342A78" w:rsidRDefault="00342A78">
      <w:pPr>
        <w:pStyle w:val="af5"/>
      </w:pPr>
    </w:p>
    <w:p w14:paraId="26E60F30" w14:textId="77777777" w:rsidR="00342A78" w:rsidRDefault="00342A78">
      <w:pPr>
        <w:pStyle w:val="af5"/>
      </w:pPr>
    </w:p>
    <w:p w14:paraId="2E548936" w14:textId="77777777" w:rsidR="00342A78" w:rsidRDefault="00342A78">
      <w:pPr>
        <w:pStyle w:val="af5"/>
      </w:pPr>
    </w:p>
  </w:comment>
  <w:comment w:id="30" w:author="Qingfeng Li" w:date="2026-08-19T18:59:00Z" w:initials="">
    <w:p w14:paraId="7C5E6C74" w14:textId="77777777" w:rsidR="00342A78" w:rsidRDefault="008152E4">
      <w:pPr>
        <w:pStyle w:val="af5"/>
      </w:pPr>
      <w:r>
        <w:rPr>
          <w:rStyle w:val="afff6"/>
        </w:rPr>
        <w:annotationRef/>
      </w:r>
      <w:r>
        <w:rPr>
          <w:rFonts w:hint="eastAsia"/>
        </w:rPr>
        <w:t>感觉这个图连线是错误的，核对。</w:t>
      </w:r>
    </w:p>
  </w:comment>
  <w:comment w:id="38" w:author="Qingfeng Li" w:date="2026-08-20T18:45:00Z" w:initials="">
    <w:p w14:paraId="0DFECAB6" w14:textId="77777777" w:rsidR="00342A78" w:rsidRDefault="008152E4">
      <w:pPr>
        <w:pStyle w:val="af5"/>
      </w:pPr>
      <w:r>
        <w:rPr>
          <w:rStyle w:val="afff6"/>
        </w:rPr>
        <w:annotationRef/>
      </w:r>
      <w:r>
        <w:rPr>
          <w:rFonts w:hint="eastAsia"/>
        </w:rPr>
        <w:t>预期成果的覆盖也最好对照一下。</w:t>
      </w:r>
    </w:p>
  </w:comment>
  <w:comment w:id="39" w:author="Qingfeng Li" w:date="2026-08-20T18:52:00Z" w:initials="">
    <w:p w14:paraId="407708E6" w14:textId="77777777" w:rsidR="00342A78" w:rsidRDefault="008152E4">
      <w:pPr>
        <w:pStyle w:val="af5"/>
      </w:pPr>
      <w:r>
        <w:rPr>
          <w:rStyle w:val="afff6"/>
        </w:rPr>
        <w:annotationRef/>
      </w:r>
      <w:r>
        <w:rPr>
          <w:rFonts w:hint="eastAsia"/>
        </w:rPr>
        <w:t>考核指标要把指标内容也标识上，认真核对。</w:t>
      </w:r>
    </w:p>
    <w:p w14:paraId="413EBAAA" w14:textId="77777777" w:rsidR="00342A78" w:rsidRDefault="00342A78">
      <w:pPr>
        <w:pStyle w:val="af5"/>
      </w:pPr>
    </w:p>
    <w:p w14:paraId="318CA9DC" w14:textId="77777777" w:rsidR="00342A78" w:rsidRDefault="00000000">
      <w:pPr>
        <w:pStyle w:val="af5"/>
      </w:pPr>
      <w:r>
        <w:rPr>
          <w:rFonts w:hint="eastAsia"/>
        </w:rPr>
        <w:t>要有明确有用例，对应“支持</w:t>
      </w:r>
      <w:r>
        <w:rPr>
          <w:rFonts w:hint="eastAsia"/>
        </w:rPr>
        <w:t>8CPU+2AI</w:t>
      </w:r>
      <w:r>
        <w:rPr>
          <w:rFonts w:hint="eastAsia"/>
        </w:rPr>
        <w:t>核心异构板卡”，不要让专家猜或者自己找。</w:t>
      </w:r>
    </w:p>
  </w:comment>
  <w:comment w:id="41" w:author="Qingfeng Li" w:date="2026-08-20T18:47:00Z" w:initials="">
    <w:p w14:paraId="1BB73DAB" w14:textId="77777777" w:rsidR="00342A78" w:rsidRDefault="008152E4">
      <w:pPr>
        <w:pStyle w:val="af5"/>
      </w:pPr>
      <w:r>
        <w:rPr>
          <w:rStyle w:val="afff6"/>
        </w:rPr>
        <w:annotationRef/>
      </w:r>
      <w:r>
        <w:rPr>
          <w:rFonts w:hint="eastAsia"/>
        </w:rPr>
        <w:t>核对下任务书，是推理速度还是部署速度？</w:t>
      </w:r>
    </w:p>
  </w:comment>
  <w:comment w:id="48" w:author="Qingfeng Li" w:date="2026-08-19T21:13:00Z" w:initials="">
    <w:p w14:paraId="60FEE601" w14:textId="77777777" w:rsidR="00342A78" w:rsidRDefault="008152E4">
      <w:pPr>
        <w:pStyle w:val="af5"/>
      </w:pPr>
      <w:r>
        <w:rPr>
          <w:rStyle w:val="afff6"/>
        </w:rPr>
        <w:annotationRef/>
      </w:r>
      <w:r>
        <w:rPr>
          <w:rFonts w:hint="eastAsia"/>
        </w:rPr>
        <w:t>对照项目任务书，</w:t>
      </w:r>
      <w:r>
        <w:rPr>
          <w:rFonts w:hint="eastAsia"/>
        </w:rPr>
        <w:t>AiRE-</w:t>
      </w:r>
      <w:r>
        <w:rPr>
          <w:rFonts w:hint="eastAsia"/>
        </w:rPr>
        <w:t>嵌入式智能软件环境</w:t>
      </w:r>
    </w:p>
  </w:comment>
  <w:comment w:id="68" w:author="Qingfeng Li" w:date="2026-08-19T21:05:00Z" w:initials="">
    <w:p w14:paraId="1253757B" w14:textId="77777777" w:rsidR="00342A78" w:rsidRDefault="008152E4">
      <w:pPr>
        <w:pStyle w:val="af5"/>
      </w:pPr>
      <w:r>
        <w:rPr>
          <w:rStyle w:val="afff6"/>
        </w:rPr>
        <w:annotationRef/>
      </w:r>
      <w:r>
        <w:rPr>
          <w:rFonts w:hint="eastAsia"/>
        </w:rPr>
        <w:t>这个表格比较怪。</w:t>
      </w:r>
    </w:p>
    <w:p w14:paraId="104B74DA" w14:textId="77777777" w:rsidR="00342A78" w:rsidRDefault="00000000">
      <w:pPr>
        <w:pStyle w:val="af5"/>
      </w:pPr>
      <w:r>
        <w:rPr>
          <w:rFonts w:hint="eastAsia"/>
        </w:rPr>
        <w:t>软件环境：客户端、服务端、板卡部署端</w:t>
      </w:r>
    </w:p>
    <w:p w14:paraId="529859C1" w14:textId="77777777" w:rsidR="00342A78" w:rsidRDefault="00342A78">
      <w:pPr>
        <w:pStyle w:val="af5"/>
      </w:pPr>
    </w:p>
    <w:p w14:paraId="2868173B" w14:textId="77777777" w:rsidR="00342A78" w:rsidRDefault="00000000">
      <w:pPr>
        <w:pStyle w:val="af5"/>
      </w:pPr>
      <w:r>
        <w:rPr>
          <w:rFonts w:hint="eastAsia"/>
        </w:rPr>
        <w:t>硬件环境：服务器、嵌入式板卡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548936" w15:done="1"/>
  <w15:commentEx w15:paraId="7C5E6C74" w15:done="1"/>
  <w15:commentEx w15:paraId="0DFECAB6" w15:done="1"/>
  <w15:commentEx w15:paraId="318CA9DC" w15:done="1"/>
  <w15:commentEx w15:paraId="1BB73DAB" w15:done="1"/>
  <w15:commentEx w15:paraId="60FEE601" w15:done="1"/>
  <w15:commentEx w15:paraId="2868173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548936" w16cid:durableId="2E548936"/>
  <w16cid:commentId w16cid:paraId="7C5E6C74" w16cid:durableId="7C5E6C74"/>
  <w16cid:commentId w16cid:paraId="0DFECAB6" w16cid:durableId="0DFECAB6"/>
  <w16cid:commentId w16cid:paraId="318CA9DC" w16cid:durableId="318CA9DC"/>
  <w16cid:commentId w16cid:paraId="1BB73DAB" w16cid:durableId="1BB73DAB"/>
  <w16cid:commentId w16cid:paraId="60FEE601" w16cid:durableId="60FEE601"/>
  <w16cid:commentId w16cid:paraId="2868173B" w16cid:durableId="286817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CCCB5" w14:textId="77777777" w:rsidR="00526EC7" w:rsidRDefault="00526EC7">
      <w:r>
        <w:separator/>
      </w:r>
    </w:p>
  </w:endnote>
  <w:endnote w:type="continuationSeparator" w:id="0">
    <w:p w14:paraId="0F8C4758" w14:textId="77777777" w:rsidR="00526EC7" w:rsidRDefault="00526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宋黑简体">
    <w:altName w:val="宋体"/>
    <w:charset w:val="86"/>
    <w:family w:val="auto"/>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ewCenturySchlbk">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roma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minorHAnsi">
    <w:altName w:val="Segoe Print"/>
    <w:charset w:val="00"/>
    <w:family w:val="auto"/>
    <w:pitch w:val="default"/>
  </w:font>
  <w:font w:name="minorEastAsia">
    <w:altName w:val="宋体"/>
    <w:charset w:val="00"/>
    <w:family w:val="roman"/>
    <w:pitch w:val="default"/>
  </w:font>
  <w:font w:name="方正隶二简体">
    <w:altName w:val="微软雅黑"/>
    <w:charset w:val="86"/>
    <w:family w:val="auto"/>
    <w:pitch w:val="default"/>
    <w:sig w:usb0="00000000" w:usb1="00000000" w:usb2="00000000" w:usb3="00000000" w:csb0="00040000" w:csb1="00000000"/>
  </w:font>
  <w:font w:name="方正大标宋简体">
    <w:altName w:val="微软雅黑"/>
    <w:charset w:val="86"/>
    <w:family w:val="auto"/>
    <w:pitch w:val="default"/>
    <w:sig w:usb0="00000000" w:usb1="00000000" w:usb2="00000000" w:usb3="00000000" w:csb0="00040000" w:csb1="00000000"/>
  </w:font>
  <w:font w:name="魏碑体">
    <w:altName w:val="宋体"/>
    <w:charset w:val="86"/>
    <w:family w:val="modern"/>
    <w:pitch w:val="default"/>
    <w:sig w:usb0="00000000" w:usb1="00000000" w:usb2="00000010" w:usb3="00000000" w:csb0="00040000" w:csb1="00000000"/>
  </w:font>
  <w:font w:name="华文琥珀">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104B" w14:textId="77777777" w:rsidR="00342A78" w:rsidRDefault="00000000">
    <w:pPr>
      <w:jc w:val="right"/>
      <w:rPr>
        <w:kern w:val="4"/>
        <w:position w:val="-4"/>
        <w:sz w:val="18"/>
        <w:szCs w:val="18"/>
      </w:rPr>
    </w:pPr>
    <w:r>
      <w:rPr>
        <w:rFonts w:ascii="华文琥珀" w:eastAsia="华文琥珀"/>
        <w:noProof/>
        <w:sz w:val="20"/>
      </w:rPr>
      <mc:AlternateContent>
        <mc:Choice Requires="wps">
          <w:drawing>
            <wp:anchor distT="0" distB="0" distL="114300" distR="114300" simplePos="0" relativeHeight="251660288" behindDoc="0" locked="0" layoutInCell="1" allowOverlap="1" wp14:anchorId="6A1EFBC3" wp14:editId="41AD55C3">
              <wp:simplePos x="0" y="0"/>
              <wp:positionH relativeFrom="column">
                <wp:posOffset>-66675</wp:posOffset>
              </wp:positionH>
              <wp:positionV relativeFrom="paragraph">
                <wp:posOffset>-16510</wp:posOffset>
              </wp:positionV>
              <wp:extent cx="6200775" cy="0"/>
              <wp:effectExtent l="0" t="4445" r="0" b="508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0775"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Line 13" o:spid="_x0000_s1026" o:spt="20" style="position:absolute;left:0pt;margin-left:-5.25pt;margin-top:-1.3pt;height:0pt;width:488.25pt;z-index:251660288;mso-width-relative:page;mso-height-relative:page;" filled="f" stroked="t" coordsize="21600,21600" o:gfxdata="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Htuf1gAAAAkBAAAPAAAAAAAAAAEAIAAAACIAAABk&#10;cnMvZG93bnJldi54bWxQSwECFAAUAAAACACHTuJAqIE9Mc8BAACuAwAADgAAAAAAAAABACAAAAAl&#10;AQAAZHJzL2Uyb0RvYy54bWxQSwUGAAAAAAYABgBZAQAAZgUAAAAA&#10;">
              <v:fill on="f" focussize="0,0"/>
              <v:stroke color="#000000" joinstyle="round"/>
              <v:imagedata o:title=""/>
              <o:lock v:ext="edit" aspectratio="f"/>
            </v:line>
          </w:pict>
        </mc:Fallback>
      </mc:AlternateContent>
    </w:r>
    <w:r>
      <w:rPr>
        <w:rFonts w:ascii="华文中宋" w:eastAsia="华文中宋" w:hAnsi="华文中宋"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C6BB" w14:textId="77777777" w:rsidR="00526EC7" w:rsidRDefault="00526EC7">
      <w:r>
        <w:separator/>
      </w:r>
    </w:p>
  </w:footnote>
  <w:footnote w:type="continuationSeparator" w:id="0">
    <w:p w14:paraId="3755B63B" w14:textId="77777777" w:rsidR="00526EC7" w:rsidRDefault="00526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4B0A" w14:textId="77777777" w:rsidR="00342A78" w:rsidRDefault="00342A78">
    <w:pPr>
      <w:pStyle w:val="aff4"/>
    </w:pPr>
  </w:p>
  <w:p w14:paraId="54B2A655" w14:textId="77777777" w:rsidR="00342A78" w:rsidRDefault="00000000">
    <w:r>
      <w:rPr>
        <w:rFonts w:hint="eastAsia"/>
        <w:sz w:val="18"/>
        <w:szCs w:val="18"/>
      </w:rPr>
      <w:t>分</w:t>
    </w:r>
    <w:r>
      <w:rPr>
        <w:rFonts w:hint="eastAsia"/>
        <w:sz w:val="18"/>
        <w:szCs w:val="18"/>
      </w:rPr>
      <w:t xml:space="preserve"> </w:t>
    </w:r>
    <w:r>
      <w:rPr>
        <w:rFonts w:hint="eastAsia"/>
        <w:sz w:val="18"/>
        <w:szCs w:val="18"/>
      </w:rPr>
      <w:t>分散对齐</w:t>
    </w:r>
  </w:p>
  <w:p w14:paraId="64A3F3B4" w14:textId="77777777" w:rsidR="00342A78" w:rsidRDefault="00342A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
      <w:gridCol w:w="983"/>
      <w:gridCol w:w="983"/>
      <w:gridCol w:w="984"/>
      <w:gridCol w:w="984"/>
      <w:gridCol w:w="984"/>
      <w:gridCol w:w="984"/>
      <w:gridCol w:w="984"/>
    </w:tblGrid>
    <w:tr w:rsidR="00342A78" w14:paraId="3ABB232B" w14:textId="77777777">
      <w:trPr>
        <w:jc w:val="right"/>
      </w:trPr>
      <w:tc>
        <w:tcPr>
          <w:tcW w:w="984" w:type="dxa"/>
        </w:tcPr>
        <w:p w14:paraId="3EA9B37A"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课</w:t>
          </w:r>
        </w:p>
      </w:tc>
      <w:tc>
        <w:tcPr>
          <w:tcW w:w="983" w:type="dxa"/>
        </w:tcPr>
        <w:p w14:paraId="0F571BC0"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题</w:t>
          </w:r>
        </w:p>
      </w:tc>
      <w:tc>
        <w:tcPr>
          <w:tcW w:w="983" w:type="dxa"/>
        </w:tcPr>
        <w:p w14:paraId="1BD05E2F"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验</w:t>
          </w:r>
        </w:p>
      </w:tc>
      <w:tc>
        <w:tcPr>
          <w:tcW w:w="984" w:type="dxa"/>
        </w:tcPr>
        <w:p w14:paraId="23B9E4DA"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收</w:t>
          </w:r>
        </w:p>
      </w:tc>
      <w:tc>
        <w:tcPr>
          <w:tcW w:w="984" w:type="dxa"/>
        </w:tcPr>
        <w:p w14:paraId="2D8D4661"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测</w:t>
          </w:r>
        </w:p>
      </w:tc>
      <w:tc>
        <w:tcPr>
          <w:tcW w:w="984" w:type="dxa"/>
        </w:tcPr>
        <w:p w14:paraId="1FD1C025"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试</w:t>
          </w:r>
        </w:p>
      </w:tc>
      <w:tc>
        <w:tcPr>
          <w:tcW w:w="984" w:type="dxa"/>
        </w:tcPr>
        <w:p w14:paraId="4CC51B2A"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报</w:t>
          </w:r>
        </w:p>
      </w:tc>
      <w:tc>
        <w:tcPr>
          <w:tcW w:w="984" w:type="dxa"/>
        </w:tcPr>
        <w:p w14:paraId="40AFFE4A"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告</w:t>
          </w:r>
        </w:p>
      </w:tc>
    </w:tr>
  </w:tbl>
  <w:p w14:paraId="3840EAA2" w14:textId="77777777" w:rsidR="00342A78" w:rsidRDefault="00000000">
    <w:pPr>
      <w:pBdr>
        <w:bottom w:val="single" w:sz="4" w:space="1" w:color="auto"/>
      </w:pBdr>
      <w:spacing w:line="240" w:lineRule="atLeast"/>
      <w:ind w:leftChars="877" w:left="1842"/>
      <w:jc w:val="right"/>
      <w:rPr>
        <w:rFonts w:ascii="宋体" w:hAnsi="宋体" w:hint="eastAsia"/>
        <w:spacing w:val="100"/>
        <w:szCs w:val="21"/>
      </w:rPr>
    </w:pPr>
    <w:r>
      <w:rPr>
        <w:rFonts w:ascii="魏碑体" w:eastAsia="魏碑体"/>
        <w:noProof/>
      </w:rPr>
      <w:drawing>
        <wp:anchor distT="0" distB="0" distL="114300" distR="114300" simplePos="0" relativeHeight="251659264" behindDoc="0" locked="0" layoutInCell="1" allowOverlap="1" wp14:anchorId="39F46BA9" wp14:editId="70D302CA">
          <wp:simplePos x="0" y="0"/>
          <wp:positionH relativeFrom="column">
            <wp:posOffset>-101600</wp:posOffset>
          </wp:positionH>
          <wp:positionV relativeFrom="paragraph">
            <wp:posOffset>-461010</wp:posOffset>
          </wp:positionV>
          <wp:extent cx="1267460" cy="496570"/>
          <wp:effectExtent l="0" t="0" r="0" b="0"/>
          <wp:wrapTight wrapText="bothSides">
            <wp:wrapPolygon edited="0">
              <wp:start x="1624" y="0"/>
              <wp:lineTo x="0" y="9944"/>
              <wp:lineTo x="0" y="20716"/>
              <wp:lineTo x="9420" y="20716"/>
              <wp:lineTo x="12343" y="20716"/>
              <wp:lineTo x="17865" y="20716"/>
              <wp:lineTo x="20788" y="18230"/>
              <wp:lineTo x="21113" y="3315"/>
              <wp:lineTo x="15591" y="0"/>
              <wp:lineTo x="1624" y="0"/>
            </wp:wrapPolygon>
          </wp:wrapTight>
          <wp:docPr id="1" name="图片 1" descr="评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评测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67200" cy="496800"/>
                  </a:xfrm>
                  <a:prstGeom prst="rect">
                    <a:avLst/>
                  </a:prstGeom>
                  <a:noFill/>
                </pic:spPr>
              </pic:pic>
            </a:graphicData>
          </a:graphic>
        </wp:anchor>
      </w:drawing>
    </w:r>
    <w:r>
      <w:rPr>
        <w:rFonts w:ascii="宋体" w:hAnsi="宋体" w:hint="eastAsia"/>
        <w:sz w:val="18"/>
        <w:szCs w:val="18"/>
      </w:rPr>
      <w:t>表格编号：</w:t>
    </w:r>
    <w:r>
      <w:rPr>
        <w:sz w:val="18"/>
        <w:szCs w:val="18"/>
      </w:rPr>
      <w:t>CSTC</w:t>
    </w:r>
    <w:r>
      <w:rPr>
        <w:rFonts w:hint="eastAsia"/>
        <w:sz w:val="18"/>
        <w:szCs w:val="18"/>
      </w:rPr>
      <w:t>ZD00BG141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1"/>
      <w:tblpPr w:leftFromText="180" w:rightFromText="180" w:vertAnchor="page" w:horzAnchor="margin" w:tblpXSpec="center" w:tblpY="73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
      <w:gridCol w:w="972"/>
      <w:gridCol w:w="931"/>
      <w:gridCol w:w="930"/>
      <w:gridCol w:w="971"/>
      <w:gridCol w:w="972"/>
      <w:gridCol w:w="972"/>
      <w:gridCol w:w="972"/>
      <w:gridCol w:w="972"/>
      <w:gridCol w:w="972"/>
    </w:tblGrid>
    <w:tr w:rsidR="00342A78" w14:paraId="0BAA286D" w14:textId="77777777">
      <w:tc>
        <w:tcPr>
          <w:tcW w:w="973" w:type="dxa"/>
        </w:tcPr>
        <w:p w14:paraId="135943B2"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课</w:t>
          </w:r>
        </w:p>
      </w:tc>
      <w:tc>
        <w:tcPr>
          <w:tcW w:w="972" w:type="dxa"/>
        </w:tcPr>
        <w:p w14:paraId="6286C7FF"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题</w:t>
          </w:r>
        </w:p>
      </w:tc>
      <w:tc>
        <w:tcPr>
          <w:tcW w:w="931" w:type="dxa"/>
        </w:tcPr>
        <w:p w14:paraId="67B374A6"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结</w:t>
          </w:r>
        </w:p>
      </w:tc>
      <w:tc>
        <w:tcPr>
          <w:tcW w:w="930" w:type="dxa"/>
        </w:tcPr>
        <w:p w14:paraId="6A8EFD89"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题</w:t>
          </w:r>
        </w:p>
      </w:tc>
      <w:tc>
        <w:tcPr>
          <w:tcW w:w="971" w:type="dxa"/>
        </w:tcPr>
        <w:p w14:paraId="0AA16CEE"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检</w:t>
          </w:r>
        </w:p>
      </w:tc>
      <w:tc>
        <w:tcPr>
          <w:tcW w:w="972" w:type="dxa"/>
        </w:tcPr>
        <w:p w14:paraId="6DDC991C"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查</w:t>
          </w:r>
        </w:p>
      </w:tc>
      <w:tc>
        <w:tcPr>
          <w:tcW w:w="972" w:type="dxa"/>
        </w:tcPr>
        <w:p w14:paraId="42EABF48"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测</w:t>
          </w:r>
        </w:p>
      </w:tc>
      <w:tc>
        <w:tcPr>
          <w:tcW w:w="972" w:type="dxa"/>
        </w:tcPr>
        <w:p w14:paraId="42B90D97"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试</w:t>
          </w:r>
        </w:p>
      </w:tc>
      <w:tc>
        <w:tcPr>
          <w:tcW w:w="972" w:type="dxa"/>
        </w:tcPr>
        <w:p w14:paraId="504B2AED"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方</w:t>
          </w:r>
        </w:p>
      </w:tc>
      <w:tc>
        <w:tcPr>
          <w:tcW w:w="972" w:type="dxa"/>
        </w:tcPr>
        <w:p w14:paraId="6EBAB477" w14:textId="77777777" w:rsidR="00342A78" w:rsidRDefault="00000000">
          <w:pPr>
            <w:spacing w:line="240" w:lineRule="atLeast"/>
            <w:jc w:val="distribute"/>
            <w:rPr>
              <w:rFonts w:ascii="方正大标宋简体" w:eastAsia="方正大标宋简体"/>
              <w:spacing w:val="100"/>
              <w:sz w:val="40"/>
              <w:szCs w:val="40"/>
            </w:rPr>
          </w:pPr>
          <w:r>
            <w:rPr>
              <w:rFonts w:ascii="方正大标宋简体" w:eastAsia="方正大标宋简体" w:hint="eastAsia"/>
              <w:spacing w:val="100"/>
              <w:sz w:val="40"/>
              <w:szCs w:val="40"/>
            </w:rPr>
            <w:t>案</w:t>
          </w:r>
        </w:p>
      </w:tc>
    </w:tr>
  </w:tbl>
  <w:p w14:paraId="19DDA65B" w14:textId="77777777" w:rsidR="00342A78" w:rsidRDefault="00342A78">
    <w:pPr>
      <w:pBdr>
        <w:bottom w:val="single" w:sz="4" w:space="1" w:color="auto"/>
      </w:pBdr>
      <w:spacing w:line="240" w:lineRule="atLeast"/>
      <w:ind w:leftChars="877" w:left="1842"/>
      <w:jc w:val="right"/>
      <w:rPr>
        <w:rFonts w:ascii="宋体" w:hAnsi="宋体" w:hint="eastAsia"/>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F4BE" w14:textId="77777777" w:rsidR="00342A78" w:rsidRDefault="00342A78">
    <w:pPr>
      <w:pStyle w:val="aff4"/>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57B3BF"/>
    <w:multiLevelType w:val="singleLevel"/>
    <w:tmpl w:val="8D57B3BF"/>
    <w:lvl w:ilvl="0">
      <w:start w:val="1"/>
      <w:numFmt w:val="decimal"/>
      <w:suff w:val="space"/>
      <w:lvlText w:val="%1."/>
      <w:lvlJc w:val="left"/>
    </w:lvl>
  </w:abstractNum>
  <w:abstractNum w:abstractNumId="1" w15:restartNumberingAfterBreak="0">
    <w:nsid w:val="8E2892A7"/>
    <w:multiLevelType w:val="singleLevel"/>
    <w:tmpl w:val="8E2892A7"/>
    <w:lvl w:ilvl="0">
      <w:start w:val="1"/>
      <w:numFmt w:val="decimal"/>
      <w:suff w:val="space"/>
      <w:lvlText w:val="%1."/>
      <w:lvlJc w:val="left"/>
      <w:rPr>
        <w:rFonts w:hint="default"/>
        <w:b w:val="0"/>
        <w:bCs w:val="0"/>
      </w:rPr>
    </w:lvl>
  </w:abstractNum>
  <w:abstractNum w:abstractNumId="2" w15:restartNumberingAfterBreak="0">
    <w:nsid w:val="8F3BD057"/>
    <w:multiLevelType w:val="singleLevel"/>
    <w:tmpl w:val="8F3BD057"/>
    <w:lvl w:ilvl="0">
      <w:start w:val="1"/>
      <w:numFmt w:val="decimal"/>
      <w:suff w:val="space"/>
      <w:lvlText w:val="%1."/>
      <w:lvlJc w:val="left"/>
    </w:lvl>
  </w:abstractNum>
  <w:abstractNum w:abstractNumId="3" w15:restartNumberingAfterBreak="0">
    <w:nsid w:val="9E853A4A"/>
    <w:multiLevelType w:val="singleLevel"/>
    <w:tmpl w:val="9E853A4A"/>
    <w:lvl w:ilvl="0">
      <w:start w:val="1"/>
      <w:numFmt w:val="decimal"/>
      <w:suff w:val="space"/>
      <w:lvlText w:val="%1."/>
      <w:lvlJc w:val="left"/>
      <w:rPr>
        <w:rFonts w:hint="default"/>
        <w:b w:val="0"/>
        <w:bCs w:val="0"/>
      </w:rPr>
    </w:lvl>
  </w:abstractNum>
  <w:abstractNum w:abstractNumId="4" w15:restartNumberingAfterBreak="0">
    <w:nsid w:val="AD739BDD"/>
    <w:multiLevelType w:val="singleLevel"/>
    <w:tmpl w:val="AD739BDD"/>
    <w:lvl w:ilvl="0">
      <w:start w:val="1"/>
      <w:numFmt w:val="decimal"/>
      <w:suff w:val="space"/>
      <w:lvlText w:val="%1."/>
      <w:lvlJc w:val="left"/>
      <w:rPr>
        <w:rFonts w:ascii="Times New Roman" w:hAnsi="Times New Roman" w:cs="Times New Roman" w:hint="default"/>
      </w:rPr>
    </w:lvl>
  </w:abstractNum>
  <w:abstractNum w:abstractNumId="5" w15:restartNumberingAfterBreak="0">
    <w:nsid w:val="B0EA8AD6"/>
    <w:multiLevelType w:val="singleLevel"/>
    <w:tmpl w:val="B0EA8AD6"/>
    <w:lvl w:ilvl="0">
      <w:start w:val="1"/>
      <w:numFmt w:val="decimal"/>
      <w:suff w:val="space"/>
      <w:lvlText w:val="%1."/>
      <w:lvlJc w:val="left"/>
      <w:rPr>
        <w:rFonts w:ascii="Times New Roman" w:hAnsi="Times New Roman" w:cs="Times New Roman" w:hint="default"/>
        <w:color w:val="000000" w:themeColor="text1"/>
      </w:rPr>
    </w:lvl>
  </w:abstractNum>
  <w:abstractNum w:abstractNumId="6" w15:restartNumberingAfterBreak="0">
    <w:nsid w:val="BD3CEFC6"/>
    <w:multiLevelType w:val="singleLevel"/>
    <w:tmpl w:val="BD3CEFC6"/>
    <w:lvl w:ilvl="0">
      <w:start w:val="1"/>
      <w:numFmt w:val="decimal"/>
      <w:suff w:val="space"/>
      <w:lvlText w:val="%1."/>
      <w:lvlJc w:val="left"/>
      <w:rPr>
        <w:rFonts w:ascii="Times New Roman" w:hAnsi="Times New Roman" w:cs="Times New Roman" w:hint="default"/>
        <w:color w:val="000000" w:themeColor="text1"/>
      </w:rPr>
    </w:lvl>
  </w:abstractNum>
  <w:abstractNum w:abstractNumId="7" w15:restartNumberingAfterBreak="0">
    <w:nsid w:val="BD4948F1"/>
    <w:multiLevelType w:val="singleLevel"/>
    <w:tmpl w:val="BD4948F1"/>
    <w:lvl w:ilvl="0">
      <w:start w:val="1"/>
      <w:numFmt w:val="decimal"/>
      <w:suff w:val="space"/>
      <w:lvlText w:val="%1."/>
      <w:lvlJc w:val="left"/>
      <w:rPr>
        <w:rFonts w:ascii="Times New Roman" w:hAnsi="Times New Roman" w:cs="Times New Roman" w:hint="default"/>
        <w:color w:val="000000" w:themeColor="text1"/>
      </w:rPr>
    </w:lvl>
  </w:abstractNum>
  <w:abstractNum w:abstractNumId="8" w15:restartNumberingAfterBreak="0">
    <w:nsid w:val="C84ED11C"/>
    <w:multiLevelType w:val="singleLevel"/>
    <w:tmpl w:val="C84ED11C"/>
    <w:lvl w:ilvl="0">
      <w:start w:val="1"/>
      <w:numFmt w:val="decimal"/>
      <w:suff w:val="space"/>
      <w:lvlText w:val="%1."/>
      <w:lvlJc w:val="left"/>
      <w:rPr>
        <w:rFonts w:hint="default"/>
        <w:b w:val="0"/>
        <w:bCs w:val="0"/>
      </w:rPr>
    </w:lvl>
  </w:abstractNum>
  <w:abstractNum w:abstractNumId="9" w15:restartNumberingAfterBreak="0">
    <w:nsid w:val="C9944DC6"/>
    <w:multiLevelType w:val="singleLevel"/>
    <w:tmpl w:val="C9944DC6"/>
    <w:lvl w:ilvl="0">
      <w:start w:val="1"/>
      <w:numFmt w:val="decimal"/>
      <w:suff w:val="space"/>
      <w:lvlText w:val="%1."/>
      <w:lvlJc w:val="left"/>
    </w:lvl>
  </w:abstractNum>
  <w:abstractNum w:abstractNumId="10" w15:restartNumberingAfterBreak="0">
    <w:nsid w:val="E39C38AD"/>
    <w:multiLevelType w:val="singleLevel"/>
    <w:tmpl w:val="E39C38AD"/>
    <w:lvl w:ilvl="0">
      <w:start w:val="1"/>
      <w:numFmt w:val="decimal"/>
      <w:suff w:val="space"/>
      <w:lvlText w:val="%1."/>
      <w:lvlJc w:val="left"/>
    </w:lvl>
  </w:abstractNum>
  <w:abstractNum w:abstractNumId="11" w15:restartNumberingAfterBreak="0">
    <w:nsid w:val="EF5FE287"/>
    <w:multiLevelType w:val="singleLevel"/>
    <w:tmpl w:val="EF5FE287"/>
    <w:lvl w:ilvl="0">
      <w:start w:val="1"/>
      <w:numFmt w:val="decimal"/>
      <w:suff w:val="space"/>
      <w:lvlText w:val="%1."/>
      <w:lvlJc w:val="left"/>
    </w:lvl>
  </w:abstractNum>
  <w:abstractNum w:abstractNumId="12" w15:restartNumberingAfterBreak="0">
    <w:nsid w:val="F0A85790"/>
    <w:multiLevelType w:val="singleLevel"/>
    <w:tmpl w:val="F0A85790"/>
    <w:lvl w:ilvl="0">
      <w:start w:val="2"/>
      <w:numFmt w:val="decimal"/>
      <w:suff w:val="nothing"/>
      <w:lvlText w:val="%1、"/>
      <w:lvlJc w:val="left"/>
    </w:lvl>
  </w:abstractNum>
  <w:abstractNum w:abstractNumId="13" w15:restartNumberingAfterBreak="0">
    <w:nsid w:val="FFFFFF7C"/>
    <w:multiLevelType w:val="singleLevel"/>
    <w:tmpl w:val="FFFFFF7C"/>
    <w:lvl w:ilvl="0">
      <w:start w:val="1"/>
      <w:numFmt w:val="decimal"/>
      <w:pStyle w:val="5"/>
      <w:lvlText w:val="%1."/>
      <w:lvlJc w:val="left"/>
      <w:pPr>
        <w:tabs>
          <w:tab w:val="left" w:pos="1724"/>
        </w:tabs>
        <w:ind w:leftChars="800" w:left="1724" w:hangingChars="200" w:hanging="360"/>
      </w:pPr>
    </w:lvl>
  </w:abstractNum>
  <w:abstractNum w:abstractNumId="14"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15"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16"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17"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18"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19"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20"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21"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22"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23" w15:restartNumberingAfterBreak="0">
    <w:nsid w:val="02794CBB"/>
    <w:multiLevelType w:val="singleLevel"/>
    <w:tmpl w:val="02794CBB"/>
    <w:lvl w:ilvl="0">
      <w:start w:val="1"/>
      <w:numFmt w:val="decimal"/>
      <w:suff w:val="space"/>
      <w:lvlText w:val="%1."/>
      <w:lvlJc w:val="left"/>
    </w:lvl>
  </w:abstractNum>
  <w:abstractNum w:abstractNumId="24" w15:restartNumberingAfterBreak="0">
    <w:nsid w:val="043CD122"/>
    <w:multiLevelType w:val="singleLevel"/>
    <w:tmpl w:val="043CD122"/>
    <w:lvl w:ilvl="0">
      <w:start w:val="1"/>
      <w:numFmt w:val="decimal"/>
      <w:suff w:val="space"/>
      <w:lvlText w:val="%1."/>
      <w:lvlJc w:val="left"/>
      <w:rPr>
        <w:rFonts w:hint="default"/>
        <w:b w:val="0"/>
        <w:bCs w:val="0"/>
      </w:rPr>
    </w:lvl>
  </w:abstractNum>
  <w:abstractNum w:abstractNumId="25" w15:restartNumberingAfterBreak="0">
    <w:nsid w:val="052212E3"/>
    <w:multiLevelType w:val="singleLevel"/>
    <w:tmpl w:val="9E853A4A"/>
    <w:lvl w:ilvl="0">
      <w:start w:val="1"/>
      <w:numFmt w:val="decimal"/>
      <w:suff w:val="space"/>
      <w:lvlText w:val="%1."/>
      <w:lvlJc w:val="left"/>
      <w:rPr>
        <w:rFonts w:hint="default"/>
        <w:b w:val="0"/>
        <w:bCs w:val="0"/>
      </w:rPr>
    </w:lvl>
  </w:abstractNum>
  <w:abstractNum w:abstractNumId="26" w15:restartNumberingAfterBreak="0">
    <w:nsid w:val="06A05251"/>
    <w:multiLevelType w:val="singleLevel"/>
    <w:tmpl w:val="043CD122"/>
    <w:lvl w:ilvl="0">
      <w:start w:val="1"/>
      <w:numFmt w:val="decimal"/>
      <w:suff w:val="space"/>
      <w:lvlText w:val="%1."/>
      <w:lvlJc w:val="left"/>
      <w:rPr>
        <w:rFonts w:hint="default"/>
        <w:b w:val="0"/>
        <w:bCs w:val="0"/>
      </w:rPr>
    </w:lvl>
  </w:abstractNum>
  <w:abstractNum w:abstractNumId="27" w15:restartNumberingAfterBreak="0">
    <w:nsid w:val="0C111D10"/>
    <w:multiLevelType w:val="multilevel"/>
    <w:tmpl w:val="0C111D10"/>
    <w:lvl w:ilvl="0">
      <w:start w:val="1"/>
      <w:numFmt w:val="decimal"/>
      <w:suff w:val="nothing"/>
      <w:lvlText w:val="%1"/>
      <w:lvlJc w:val="left"/>
      <w:pPr>
        <w:ind w:left="420" w:hanging="420"/>
      </w:pPr>
      <w:rPr>
        <w:rFonts w:ascii="Times New Roman" w:eastAsia="宋体"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0EBC6279"/>
    <w:multiLevelType w:val="singleLevel"/>
    <w:tmpl w:val="0EBC6279"/>
    <w:lvl w:ilvl="0">
      <w:start w:val="1"/>
      <w:numFmt w:val="decimal"/>
      <w:suff w:val="space"/>
      <w:lvlText w:val="%1."/>
      <w:lvlJc w:val="left"/>
      <w:rPr>
        <w:rFonts w:hint="default"/>
        <w:b w:val="0"/>
        <w:bCs w:val="0"/>
      </w:rPr>
    </w:lvl>
  </w:abstractNum>
  <w:abstractNum w:abstractNumId="29" w15:restartNumberingAfterBreak="0">
    <w:nsid w:val="18645702"/>
    <w:multiLevelType w:val="singleLevel"/>
    <w:tmpl w:val="18645702"/>
    <w:lvl w:ilvl="0">
      <w:start w:val="1"/>
      <w:numFmt w:val="decimal"/>
      <w:suff w:val="space"/>
      <w:lvlText w:val="%1."/>
      <w:lvlJc w:val="left"/>
    </w:lvl>
  </w:abstractNum>
  <w:abstractNum w:abstractNumId="30" w15:restartNumberingAfterBreak="0">
    <w:nsid w:val="1B647171"/>
    <w:multiLevelType w:val="multilevel"/>
    <w:tmpl w:val="1B647171"/>
    <w:lvl w:ilvl="0">
      <w:start w:val="1"/>
      <w:numFmt w:val="chineseCountingThousand"/>
      <w:lvlText w:val="%1、"/>
      <w:lvlJc w:val="left"/>
      <w:pPr>
        <w:tabs>
          <w:tab w:val="left" w:pos="420"/>
        </w:tabs>
        <w:ind w:left="420" w:hanging="420"/>
      </w:pPr>
    </w:lvl>
    <w:lvl w:ilvl="1">
      <w:start w:val="1"/>
      <w:numFmt w:val="decimal"/>
      <w:lvlText w:val="%2."/>
      <w:lvlJc w:val="left"/>
      <w:pPr>
        <w:tabs>
          <w:tab w:val="left" w:pos="840"/>
        </w:tabs>
        <w:ind w:left="840" w:hanging="420"/>
      </w:pPr>
    </w:lvl>
    <w:lvl w:ilvl="2">
      <w:start w:val="1"/>
      <w:numFmt w:val="decimal"/>
      <w:pStyle w:val="1"/>
      <w:lvlText w:val="%3)"/>
      <w:lvlJc w:val="left"/>
      <w:pPr>
        <w:tabs>
          <w:tab w:val="left" w:pos="1236"/>
        </w:tabs>
        <w:ind w:left="556" w:firstLine="284"/>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1D27202A"/>
    <w:multiLevelType w:val="singleLevel"/>
    <w:tmpl w:val="1D27202A"/>
    <w:lvl w:ilvl="0">
      <w:start w:val="1"/>
      <w:numFmt w:val="decimal"/>
      <w:suff w:val="space"/>
      <w:lvlText w:val="%1."/>
      <w:lvlJc w:val="left"/>
    </w:lvl>
  </w:abstractNum>
  <w:abstractNum w:abstractNumId="32" w15:restartNumberingAfterBreak="0">
    <w:nsid w:val="247E3847"/>
    <w:multiLevelType w:val="singleLevel"/>
    <w:tmpl w:val="C84ED11C"/>
    <w:lvl w:ilvl="0">
      <w:start w:val="1"/>
      <w:numFmt w:val="decimal"/>
      <w:suff w:val="space"/>
      <w:lvlText w:val="%1."/>
      <w:lvlJc w:val="left"/>
      <w:rPr>
        <w:rFonts w:hint="default"/>
        <w:b w:val="0"/>
        <w:bCs w:val="0"/>
      </w:rPr>
    </w:lvl>
  </w:abstractNum>
  <w:abstractNum w:abstractNumId="33" w15:restartNumberingAfterBreak="0">
    <w:nsid w:val="27F46BCC"/>
    <w:multiLevelType w:val="multilevel"/>
    <w:tmpl w:val="27F46BC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2BE12355"/>
    <w:multiLevelType w:val="singleLevel"/>
    <w:tmpl w:val="7F30BFD7"/>
    <w:lvl w:ilvl="0">
      <w:start w:val="1"/>
      <w:numFmt w:val="decimal"/>
      <w:suff w:val="space"/>
      <w:lvlText w:val="%1."/>
      <w:lvlJc w:val="left"/>
      <w:rPr>
        <w:rFonts w:hint="default"/>
        <w:b w:val="0"/>
        <w:bCs w:val="0"/>
      </w:rPr>
    </w:lvl>
  </w:abstractNum>
  <w:abstractNum w:abstractNumId="35" w15:restartNumberingAfterBreak="0">
    <w:nsid w:val="2EAC3EB0"/>
    <w:multiLevelType w:val="singleLevel"/>
    <w:tmpl w:val="BD4948F1"/>
    <w:lvl w:ilvl="0">
      <w:start w:val="1"/>
      <w:numFmt w:val="decimal"/>
      <w:suff w:val="space"/>
      <w:lvlText w:val="%1."/>
      <w:lvlJc w:val="left"/>
      <w:rPr>
        <w:rFonts w:ascii="Times New Roman" w:hAnsi="Times New Roman" w:cs="Times New Roman" w:hint="default"/>
        <w:color w:val="000000" w:themeColor="text1"/>
      </w:rPr>
    </w:lvl>
  </w:abstractNum>
  <w:abstractNum w:abstractNumId="36" w15:restartNumberingAfterBreak="0">
    <w:nsid w:val="316FC4CB"/>
    <w:multiLevelType w:val="singleLevel"/>
    <w:tmpl w:val="316FC4CB"/>
    <w:lvl w:ilvl="0">
      <w:start w:val="1"/>
      <w:numFmt w:val="decimal"/>
      <w:suff w:val="space"/>
      <w:lvlText w:val="%1."/>
      <w:lvlJc w:val="left"/>
    </w:lvl>
  </w:abstractNum>
  <w:abstractNum w:abstractNumId="37" w15:restartNumberingAfterBreak="0">
    <w:nsid w:val="433A053C"/>
    <w:multiLevelType w:val="multilevel"/>
    <w:tmpl w:val="433A053C"/>
    <w:lvl w:ilvl="0">
      <w:start w:val="7"/>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8" w15:restartNumberingAfterBreak="0">
    <w:nsid w:val="447C79BA"/>
    <w:multiLevelType w:val="singleLevel"/>
    <w:tmpl w:val="639AB537"/>
    <w:lvl w:ilvl="0">
      <w:start w:val="2"/>
      <w:numFmt w:val="decimal"/>
      <w:suff w:val="space"/>
      <w:lvlText w:val="%1."/>
      <w:lvlJc w:val="left"/>
    </w:lvl>
  </w:abstractNum>
  <w:abstractNum w:abstractNumId="39" w15:restartNumberingAfterBreak="0">
    <w:nsid w:val="49947CCD"/>
    <w:multiLevelType w:val="multilevel"/>
    <w:tmpl w:val="49947CCD"/>
    <w:lvl w:ilvl="0">
      <w:start w:val="1"/>
      <w:numFmt w:val="decimal"/>
      <w:pStyle w:val="31"/>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15:restartNumberingAfterBreak="0">
    <w:nsid w:val="4C17EB3A"/>
    <w:multiLevelType w:val="singleLevel"/>
    <w:tmpl w:val="4C17EB3A"/>
    <w:lvl w:ilvl="0">
      <w:start w:val="1"/>
      <w:numFmt w:val="decimal"/>
      <w:suff w:val="space"/>
      <w:lvlText w:val="%1."/>
      <w:lvlJc w:val="left"/>
      <w:rPr>
        <w:rFonts w:hint="default"/>
        <w:b w:val="0"/>
        <w:bCs w:val="0"/>
      </w:rPr>
    </w:lvl>
  </w:abstractNum>
  <w:abstractNum w:abstractNumId="41" w15:restartNumberingAfterBreak="0">
    <w:nsid w:val="529922F1"/>
    <w:multiLevelType w:val="singleLevel"/>
    <w:tmpl w:val="529922F1"/>
    <w:lvl w:ilvl="0">
      <w:start w:val="1"/>
      <w:numFmt w:val="decimal"/>
      <w:suff w:val="space"/>
      <w:lvlText w:val="%1."/>
      <w:lvlJc w:val="left"/>
    </w:lvl>
  </w:abstractNum>
  <w:abstractNum w:abstractNumId="42" w15:restartNumberingAfterBreak="0">
    <w:nsid w:val="553922B2"/>
    <w:multiLevelType w:val="singleLevel"/>
    <w:tmpl w:val="EF5FE287"/>
    <w:lvl w:ilvl="0">
      <w:start w:val="1"/>
      <w:numFmt w:val="decimal"/>
      <w:suff w:val="space"/>
      <w:lvlText w:val="%1."/>
      <w:lvlJc w:val="left"/>
    </w:lvl>
  </w:abstractNum>
  <w:abstractNum w:abstractNumId="43" w15:restartNumberingAfterBreak="0">
    <w:nsid w:val="595D8CD5"/>
    <w:multiLevelType w:val="singleLevel"/>
    <w:tmpl w:val="595D8CD5"/>
    <w:lvl w:ilvl="0">
      <w:start w:val="1"/>
      <w:numFmt w:val="decimal"/>
      <w:suff w:val="space"/>
      <w:lvlText w:val="%1."/>
      <w:lvlJc w:val="left"/>
      <w:rPr>
        <w:rFonts w:hint="default"/>
        <w:b w:val="0"/>
        <w:bCs w:val="0"/>
      </w:rPr>
    </w:lvl>
  </w:abstractNum>
  <w:abstractNum w:abstractNumId="44" w15:restartNumberingAfterBreak="0">
    <w:nsid w:val="5EA600A7"/>
    <w:multiLevelType w:val="singleLevel"/>
    <w:tmpl w:val="5EA600A7"/>
    <w:lvl w:ilvl="0">
      <w:start w:val="1"/>
      <w:numFmt w:val="decimal"/>
      <w:suff w:val="space"/>
      <w:lvlText w:val="%1."/>
      <w:lvlJc w:val="left"/>
    </w:lvl>
  </w:abstractNum>
  <w:abstractNum w:abstractNumId="45" w15:restartNumberingAfterBreak="0">
    <w:nsid w:val="639AB537"/>
    <w:multiLevelType w:val="singleLevel"/>
    <w:tmpl w:val="639AB537"/>
    <w:lvl w:ilvl="0">
      <w:start w:val="2"/>
      <w:numFmt w:val="decimal"/>
      <w:suff w:val="space"/>
      <w:lvlText w:val="%1."/>
      <w:lvlJc w:val="left"/>
    </w:lvl>
  </w:abstractNum>
  <w:abstractNum w:abstractNumId="46" w15:restartNumberingAfterBreak="0">
    <w:nsid w:val="64CD5ACD"/>
    <w:multiLevelType w:val="singleLevel"/>
    <w:tmpl w:val="64CD5ACD"/>
    <w:lvl w:ilvl="0">
      <w:start w:val="1"/>
      <w:numFmt w:val="decimal"/>
      <w:suff w:val="space"/>
      <w:lvlText w:val="%1."/>
      <w:lvlJc w:val="left"/>
      <w:rPr>
        <w:rFonts w:hint="default"/>
        <w:b w:val="0"/>
        <w:bCs w:val="0"/>
      </w:rPr>
    </w:lvl>
  </w:abstractNum>
  <w:abstractNum w:abstractNumId="47" w15:restartNumberingAfterBreak="0">
    <w:nsid w:val="67CBE8DE"/>
    <w:multiLevelType w:val="singleLevel"/>
    <w:tmpl w:val="67CBE8DE"/>
    <w:lvl w:ilvl="0">
      <w:start w:val="1"/>
      <w:numFmt w:val="decimal"/>
      <w:suff w:val="space"/>
      <w:lvlText w:val="%1."/>
      <w:lvlJc w:val="left"/>
    </w:lvl>
  </w:abstractNum>
  <w:abstractNum w:abstractNumId="48" w15:restartNumberingAfterBreak="0">
    <w:nsid w:val="6946760F"/>
    <w:multiLevelType w:val="singleLevel"/>
    <w:tmpl w:val="6946760F"/>
    <w:lvl w:ilvl="0">
      <w:start w:val="1"/>
      <w:numFmt w:val="decimal"/>
      <w:suff w:val="space"/>
      <w:lvlText w:val="%1."/>
      <w:lvlJc w:val="left"/>
    </w:lvl>
  </w:abstractNum>
  <w:abstractNum w:abstractNumId="49" w15:restartNumberingAfterBreak="0">
    <w:nsid w:val="6BD0F3BC"/>
    <w:multiLevelType w:val="singleLevel"/>
    <w:tmpl w:val="6BD0F3BC"/>
    <w:lvl w:ilvl="0">
      <w:start w:val="1"/>
      <w:numFmt w:val="decimal"/>
      <w:suff w:val="space"/>
      <w:lvlText w:val="%1."/>
      <w:lvlJc w:val="left"/>
    </w:lvl>
  </w:abstractNum>
  <w:abstractNum w:abstractNumId="50" w15:restartNumberingAfterBreak="0">
    <w:nsid w:val="6CEA2025"/>
    <w:multiLevelType w:val="multilevel"/>
    <w:tmpl w:val="6CEA2025"/>
    <w:lvl w:ilvl="0">
      <w:start w:val="1"/>
      <w:numFmt w:val="none"/>
      <w:pStyle w:val="a1"/>
      <w:suff w:val="nothing"/>
      <w:lvlText w:val="%1"/>
      <w:lvlJc w:val="left"/>
      <w:pPr>
        <w:ind w:left="0" w:firstLine="0"/>
      </w:pPr>
      <w:rPr>
        <w:rFonts w:ascii="Times New Roman" w:hAnsi="Times New Roman" w:hint="default"/>
        <w:b/>
        <w:i w:val="0"/>
        <w:sz w:val="21"/>
      </w:rPr>
    </w:lvl>
    <w:lvl w:ilvl="1">
      <w:start w:val="1"/>
      <w:numFmt w:val="decimal"/>
      <w:pStyle w:val="a2"/>
      <w:suff w:val="nothing"/>
      <w:lvlText w:val="%1%2　"/>
      <w:lvlJc w:val="left"/>
      <w:pPr>
        <w:ind w:left="0" w:firstLine="0"/>
      </w:pPr>
      <w:rPr>
        <w:rFonts w:ascii="黑体" w:eastAsia="黑体" w:hAnsi="Times New Roman" w:hint="eastAsia"/>
        <w:b w:val="0"/>
        <w:i w:val="0"/>
        <w:sz w:val="21"/>
      </w:rPr>
    </w:lvl>
    <w:lvl w:ilvl="2">
      <w:start w:val="1"/>
      <w:numFmt w:val="decimal"/>
      <w:pStyle w:val="a3"/>
      <w:suff w:val="nothing"/>
      <w:lvlText w:val="%1%2.%3　"/>
      <w:lvlJc w:val="left"/>
      <w:pPr>
        <w:ind w:left="0" w:firstLine="0"/>
      </w:pPr>
      <w:rPr>
        <w:rFonts w:ascii="黑体" w:eastAsia="黑体" w:hAnsi="Times New Roman" w:hint="eastAsia"/>
        <w:b w:val="0"/>
        <w:i w:val="0"/>
        <w:sz w:val="21"/>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5"/>
      <w:suff w:val="nothing"/>
      <w:lvlText w:val="%1%2.%3.%4.%5　"/>
      <w:lvlJc w:val="left"/>
      <w:pPr>
        <w:ind w:left="0" w:firstLine="0"/>
      </w:pPr>
      <w:rPr>
        <w:rFonts w:ascii="黑体" w:eastAsia="黑体" w:hAnsi="Times New Roman" w:hint="eastAsia"/>
        <w:b w:val="0"/>
        <w:i w:val="0"/>
        <w:sz w:val="21"/>
      </w:rPr>
    </w:lvl>
    <w:lvl w:ilvl="5">
      <w:start w:val="1"/>
      <w:numFmt w:val="decimal"/>
      <w:pStyle w:val="a6"/>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51" w15:restartNumberingAfterBreak="0">
    <w:nsid w:val="6E161F3C"/>
    <w:multiLevelType w:val="multilevel"/>
    <w:tmpl w:val="6E161F3C"/>
    <w:lvl w:ilvl="0">
      <w:start w:val="1"/>
      <w:numFmt w:val="decimal"/>
      <w:lvlText w:val="4.%1"/>
      <w:lvlJc w:val="left"/>
      <w:pPr>
        <w:ind w:left="454" w:hanging="454"/>
      </w:pPr>
      <w:rPr>
        <w:rFonts w:ascii="Times New Roman" w:eastAsia="宋体"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0">
    <w:nsid w:val="6F2DCD63"/>
    <w:multiLevelType w:val="singleLevel"/>
    <w:tmpl w:val="6F2DCD63"/>
    <w:lvl w:ilvl="0">
      <w:start w:val="1"/>
      <w:numFmt w:val="decimal"/>
      <w:suff w:val="space"/>
      <w:lvlText w:val="%1."/>
      <w:lvlJc w:val="left"/>
      <w:rPr>
        <w:rFonts w:ascii="Times New Roman" w:hAnsi="Times New Roman" w:cs="Times New Roman" w:hint="default"/>
      </w:rPr>
    </w:lvl>
  </w:abstractNum>
  <w:abstractNum w:abstractNumId="53" w15:restartNumberingAfterBreak="0">
    <w:nsid w:val="6F60108C"/>
    <w:multiLevelType w:val="singleLevel"/>
    <w:tmpl w:val="BD4948F1"/>
    <w:lvl w:ilvl="0">
      <w:start w:val="1"/>
      <w:numFmt w:val="decimal"/>
      <w:suff w:val="space"/>
      <w:lvlText w:val="%1."/>
      <w:lvlJc w:val="left"/>
      <w:rPr>
        <w:rFonts w:ascii="Times New Roman" w:hAnsi="Times New Roman" w:cs="Times New Roman" w:hint="default"/>
        <w:color w:val="000000" w:themeColor="text1"/>
      </w:rPr>
    </w:lvl>
  </w:abstractNum>
  <w:abstractNum w:abstractNumId="54" w15:restartNumberingAfterBreak="0">
    <w:nsid w:val="7B7B903D"/>
    <w:multiLevelType w:val="singleLevel"/>
    <w:tmpl w:val="7B7B903D"/>
    <w:lvl w:ilvl="0">
      <w:start w:val="1"/>
      <w:numFmt w:val="decimal"/>
      <w:suff w:val="space"/>
      <w:lvlText w:val="%1."/>
      <w:lvlJc w:val="left"/>
    </w:lvl>
  </w:abstractNum>
  <w:abstractNum w:abstractNumId="55" w15:restartNumberingAfterBreak="0">
    <w:nsid w:val="7E060E03"/>
    <w:multiLevelType w:val="singleLevel"/>
    <w:tmpl w:val="C9944DC6"/>
    <w:lvl w:ilvl="0">
      <w:start w:val="1"/>
      <w:numFmt w:val="decimal"/>
      <w:suff w:val="space"/>
      <w:lvlText w:val="%1."/>
      <w:lvlJc w:val="left"/>
    </w:lvl>
  </w:abstractNum>
  <w:abstractNum w:abstractNumId="56" w15:restartNumberingAfterBreak="0">
    <w:nsid w:val="7ECF27A6"/>
    <w:multiLevelType w:val="multilevel"/>
    <w:tmpl w:val="7ECF27A6"/>
    <w:lvl w:ilvl="0">
      <w:start w:val="1"/>
      <w:numFmt w:val="decimal"/>
      <w:lvlText w:val="5.%1"/>
      <w:lvlJc w:val="left"/>
      <w:pPr>
        <w:ind w:left="454" w:hanging="454"/>
      </w:pPr>
      <w:rPr>
        <w:rFonts w:ascii="Times New Roman" w:eastAsia="宋体"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7F30BFD7"/>
    <w:multiLevelType w:val="singleLevel"/>
    <w:tmpl w:val="7F30BFD7"/>
    <w:lvl w:ilvl="0">
      <w:start w:val="1"/>
      <w:numFmt w:val="decimal"/>
      <w:suff w:val="space"/>
      <w:lvlText w:val="%1."/>
      <w:lvlJc w:val="left"/>
      <w:rPr>
        <w:rFonts w:hint="default"/>
        <w:b w:val="0"/>
        <w:bCs w:val="0"/>
      </w:rPr>
    </w:lvl>
  </w:abstractNum>
  <w:abstractNum w:abstractNumId="58" w15:restartNumberingAfterBreak="0">
    <w:nsid w:val="7FD136DC"/>
    <w:multiLevelType w:val="multilevel"/>
    <w:tmpl w:val="7FD136DC"/>
    <w:lvl w:ilvl="0">
      <w:start w:val="1"/>
      <w:numFmt w:val="decimal"/>
      <w:lvlText w:val="%1"/>
      <w:lvlJc w:val="left"/>
      <w:pPr>
        <w:ind w:left="454" w:hanging="454"/>
      </w:pPr>
      <w:rPr>
        <w:rFonts w:ascii="Times New Roman" w:eastAsia="宋体"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62389127">
    <w:abstractNumId w:val="39"/>
  </w:num>
  <w:num w:numId="2" w16cid:durableId="1948921450">
    <w:abstractNumId w:val="16"/>
  </w:num>
  <w:num w:numId="3" w16cid:durableId="1347516824">
    <w:abstractNumId w:val="18"/>
  </w:num>
  <w:num w:numId="4" w16cid:durableId="273634534">
    <w:abstractNumId w:val="21"/>
  </w:num>
  <w:num w:numId="5" w16cid:durableId="1133213842">
    <w:abstractNumId w:val="22"/>
  </w:num>
  <w:num w:numId="6" w16cid:durableId="2006741577">
    <w:abstractNumId w:val="19"/>
  </w:num>
  <w:num w:numId="7" w16cid:durableId="4675793">
    <w:abstractNumId w:val="15"/>
  </w:num>
  <w:num w:numId="8" w16cid:durableId="762841197">
    <w:abstractNumId w:val="20"/>
  </w:num>
  <w:num w:numId="9" w16cid:durableId="1917394285">
    <w:abstractNumId w:val="17"/>
  </w:num>
  <w:num w:numId="10" w16cid:durableId="509030344">
    <w:abstractNumId w:val="14"/>
  </w:num>
  <w:num w:numId="11" w16cid:durableId="2029715972">
    <w:abstractNumId w:val="13"/>
  </w:num>
  <w:num w:numId="12" w16cid:durableId="2004628103">
    <w:abstractNumId w:val="50"/>
  </w:num>
  <w:num w:numId="13" w16cid:durableId="503279859">
    <w:abstractNumId w:val="30"/>
  </w:num>
  <w:num w:numId="14" w16cid:durableId="262030308">
    <w:abstractNumId w:val="33"/>
  </w:num>
  <w:num w:numId="15" w16cid:durableId="824198704">
    <w:abstractNumId w:val="58"/>
  </w:num>
  <w:num w:numId="16" w16cid:durableId="1773354357">
    <w:abstractNumId w:val="27"/>
  </w:num>
  <w:num w:numId="17" w16cid:durableId="1382167685">
    <w:abstractNumId w:val="51"/>
  </w:num>
  <w:num w:numId="18" w16cid:durableId="1675373034">
    <w:abstractNumId w:val="56"/>
  </w:num>
  <w:num w:numId="19" w16cid:durableId="22368327">
    <w:abstractNumId w:val="37"/>
  </w:num>
  <w:num w:numId="20" w16cid:durableId="15031590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2004852">
    <w:abstractNumId w:val="41"/>
  </w:num>
  <w:num w:numId="22" w16cid:durableId="592976615">
    <w:abstractNumId w:val="11"/>
  </w:num>
  <w:num w:numId="23" w16cid:durableId="992680101">
    <w:abstractNumId w:val="45"/>
  </w:num>
  <w:num w:numId="24" w16cid:durableId="154273275">
    <w:abstractNumId w:val="44"/>
  </w:num>
  <w:num w:numId="25" w16cid:durableId="28460312">
    <w:abstractNumId w:val="10"/>
  </w:num>
  <w:num w:numId="26" w16cid:durableId="255098212">
    <w:abstractNumId w:val="48"/>
  </w:num>
  <w:num w:numId="27" w16cid:durableId="1222593481">
    <w:abstractNumId w:val="39"/>
    <w:lvlOverride w:ilvl="0">
      <w:startOverride w:val="1"/>
    </w:lvlOverride>
  </w:num>
  <w:num w:numId="28" w16cid:durableId="306328427">
    <w:abstractNumId w:val="24"/>
  </w:num>
  <w:num w:numId="29" w16cid:durableId="1905291973">
    <w:abstractNumId w:val="46"/>
  </w:num>
  <w:num w:numId="30" w16cid:durableId="1470397514">
    <w:abstractNumId w:val="28"/>
  </w:num>
  <w:num w:numId="31" w16cid:durableId="1522821341">
    <w:abstractNumId w:val="40"/>
  </w:num>
  <w:num w:numId="32" w16cid:durableId="1088965561">
    <w:abstractNumId w:val="43"/>
  </w:num>
  <w:num w:numId="33" w16cid:durableId="1144398125">
    <w:abstractNumId w:val="1"/>
  </w:num>
  <w:num w:numId="34" w16cid:durableId="1910266186">
    <w:abstractNumId w:val="3"/>
  </w:num>
  <w:num w:numId="35" w16cid:durableId="381058264">
    <w:abstractNumId w:val="8"/>
  </w:num>
  <w:num w:numId="36" w16cid:durableId="830829876">
    <w:abstractNumId w:val="57"/>
  </w:num>
  <w:num w:numId="37" w16cid:durableId="196045200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62350192">
    <w:abstractNumId w:val="39"/>
    <w:lvlOverride w:ilvl="0">
      <w:startOverride w:val="1"/>
    </w:lvlOverride>
  </w:num>
  <w:num w:numId="39" w16cid:durableId="41844954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48648536">
    <w:abstractNumId w:val="29"/>
  </w:num>
  <w:num w:numId="41" w16cid:durableId="1621958592">
    <w:abstractNumId w:val="36"/>
  </w:num>
  <w:num w:numId="42" w16cid:durableId="464155226">
    <w:abstractNumId w:val="47"/>
  </w:num>
  <w:num w:numId="43" w16cid:durableId="1119758468">
    <w:abstractNumId w:val="2"/>
  </w:num>
  <w:num w:numId="44" w16cid:durableId="213350170">
    <w:abstractNumId w:val="31"/>
  </w:num>
  <w:num w:numId="45" w16cid:durableId="1614895177">
    <w:abstractNumId w:val="54"/>
  </w:num>
  <w:num w:numId="46" w16cid:durableId="2107337162">
    <w:abstractNumId w:val="0"/>
  </w:num>
  <w:num w:numId="47" w16cid:durableId="264535383">
    <w:abstractNumId w:val="49"/>
  </w:num>
  <w:num w:numId="48" w16cid:durableId="613295623">
    <w:abstractNumId w:val="9"/>
  </w:num>
  <w:num w:numId="49" w16cid:durableId="1994598806">
    <w:abstractNumId w:val="23"/>
  </w:num>
  <w:num w:numId="50" w16cid:durableId="1394548795">
    <w:abstractNumId w:val="12"/>
  </w:num>
  <w:num w:numId="51" w16cid:durableId="1142502997">
    <w:abstractNumId w:val="39"/>
    <w:lvlOverride w:ilvl="0">
      <w:startOverride w:val="1"/>
    </w:lvlOverride>
  </w:num>
  <w:num w:numId="52" w16cid:durableId="1525902593">
    <w:abstractNumId w:val="52"/>
  </w:num>
  <w:num w:numId="53" w16cid:durableId="651719359">
    <w:abstractNumId w:val="4"/>
  </w:num>
  <w:num w:numId="54" w16cid:durableId="656499522">
    <w:abstractNumId w:val="6"/>
  </w:num>
  <w:num w:numId="55" w16cid:durableId="98069074">
    <w:abstractNumId w:val="7"/>
  </w:num>
  <w:num w:numId="56" w16cid:durableId="719476824">
    <w:abstractNumId w:val="5"/>
  </w:num>
  <w:num w:numId="57" w16cid:durableId="912085219">
    <w:abstractNumId w:val="25"/>
  </w:num>
  <w:num w:numId="58" w16cid:durableId="834418351">
    <w:abstractNumId w:val="32"/>
  </w:num>
  <w:num w:numId="59" w16cid:durableId="634483322">
    <w:abstractNumId w:val="34"/>
  </w:num>
  <w:num w:numId="60" w16cid:durableId="1170485881">
    <w:abstractNumId w:val="26"/>
  </w:num>
  <w:num w:numId="61" w16cid:durableId="1362853238">
    <w:abstractNumId w:val="42"/>
  </w:num>
  <w:num w:numId="62" w16cid:durableId="695077977">
    <w:abstractNumId w:val="38"/>
  </w:num>
  <w:num w:numId="63" w16cid:durableId="862089493">
    <w:abstractNumId w:val="35"/>
  </w:num>
  <w:num w:numId="64" w16cid:durableId="117572751">
    <w:abstractNumId w:val="53"/>
  </w:num>
  <w:num w:numId="65" w16cid:durableId="1257403407">
    <w:abstractNumId w:val="55"/>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ingfeng Li">
    <w15:presenceInfo w15:providerId="Windows Live" w15:userId="5b1d2673379d10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3A8"/>
    <w:rsid w:val="00000D8E"/>
    <w:rsid w:val="000011A6"/>
    <w:rsid w:val="000013C5"/>
    <w:rsid w:val="000022AF"/>
    <w:rsid w:val="00002405"/>
    <w:rsid w:val="00002940"/>
    <w:rsid w:val="00002E23"/>
    <w:rsid w:val="0000393D"/>
    <w:rsid w:val="0000434B"/>
    <w:rsid w:val="000046AB"/>
    <w:rsid w:val="00006365"/>
    <w:rsid w:val="000074FF"/>
    <w:rsid w:val="0001102C"/>
    <w:rsid w:val="00011416"/>
    <w:rsid w:val="00012211"/>
    <w:rsid w:val="000123CF"/>
    <w:rsid w:val="00012477"/>
    <w:rsid w:val="00012E20"/>
    <w:rsid w:val="00013E99"/>
    <w:rsid w:val="000147CC"/>
    <w:rsid w:val="00016F53"/>
    <w:rsid w:val="000172B0"/>
    <w:rsid w:val="000177B7"/>
    <w:rsid w:val="00017A26"/>
    <w:rsid w:val="00021BAB"/>
    <w:rsid w:val="00023AB3"/>
    <w:rsid w:val="0002494C"/>
    <w:rsid w:val="00025EC2"/>
    <w:rsid w:val="00027971"/>
    <w:rsid w:val="00030202"/>
    <w:rsid w:val="00030E4A"/>
    <w:rsid w:val="00031D03"/>
    <w:rsid w:val="00034028"/>
    <w:rsid w:val="000343A2"/>
    <w:rsid w:val="00034B59"/>
    <w:rsid w:val="00034F44"/>
    <w:rsid w:val="00035585"/>
    <w:rsid w:val="000366C1"/>
    <w:rsid w:val="00040B4E"/>
    <w:rsid w:val="00040FCF"/>
    <w:rsid w:val="0004102F"/>
    <w:rsid w:val="00041108"/>
    <w:rsid w:val="000416CF"/>
    <w:rsid w:val="00042301"/>
    <w:rsid w:val="000429BB"/>
    <w:rsid w:val="00042DEF"/>
    <w:rsid w:val="0004376E"/>
    <w:rsid w:val="00043EA0"/>
    <w:rsid w:val="00045053"/>
    <w:rsid w:val="00045425"/>
    <w:rsid w:val="00045D12"/>
    <w:rsid w:val="00046582"/>
    <w:rsid w:val="00047477"/>
    <w:rsid w:val="00051596"/>
    <w:rsid w:val="00051D5D"/>
    <w:rsid w:val="00052CC9"/>
    <w:rsid w:val="00053A6E"/>
    <w:rsid w:val="00054ED6"/>
    <w:rsid w:val="0005575D"/>
    <w:rsid w:val="000576AB"/>
    <w:rsid w:val="00057E93"/>
    <w:rsid w:val="00060A81"/>
    <w:rsid w:val="00060DBB"/>
    <w:rsid w:val="000610E6"/>
    <w:rsid w:val="000617A7"/>
    <w:rsid w:val="00063DA1"/>
    <w:rsid w:val="00064391"/>
    <w:rsid w:val="00064609"/>
    <w:rsid w:val="0006465D"/>
    <w:rsid w:val="00064BB0"/>
    <w:rsid w:val="00064E93"/>
    <w:rsid w:val="000654D6"/>
    <w:rsid w:val="00065880"/>
    <w:rsid w:val="000661F6"/>
    <w:rsid w:val="00066DC7"/>
    <w:rsid w:val="00066F38"/>
    <w:rsid w:val="00067023"/>
    <w:rsid w:val="0006764F"/>
    <w:rsid w:val="000677E8"/>
    <w:rsid w:val="000678F5"/>
    <w:rsid w:val="00070E4C"/>
    <w:rsid w:val="00072721"/>
    <w:rsid w:val="00075CC3"/>
    <w:rsid w:val="00075D68"/>
    <w:rsid w:val="000761F6"/>
    <w:rsid w:val="00076666"/>
    <w:rsid w:val="0008002A"/>
    <w:rsid w:val="00080136"/>
    <w:rsid w:val="00080487"/>
    <w:rsid w:val="00081A1A"/>
    <w:rsid w:val="00081BE1"/>
    <w:rsid w:val="00082588"/>
    <w:rsid w:val="0008456A"/>
    <w:rsid w:val="00084E5C"/>
    <w:rsid w:val="0008550B"/>
    <w:rsid w:val="00085908"/>
    <w:rsid w:val="00085F49"/>
    <w:rsid w:val="000864AB"/>
    <w:rsid w:val="00086992"/>
    <w:rsid w:val="00086FF8"/>
    <w:rsid w:val="00087618"/>
    <w:rsid w:val="00090FCF"/>
    <w:rsid w:val="00091CEA"/>
    <w:rsid w:val="000923B0"/>
    <w:rsid w:val="000924D5"/>
    <w:rsid w:val="00092757"/>
    <w:rsid w:val="00092EBC"/>
    <w:rsid w:val="00093D35"/>
    <w:rsid w:val="000941D7"/>
    <w:rsid w:val="000942B7"/>
    <w:rsid w:val="00094574"/>
    <w:rsid w:val="0009480B"/>
    <w:rsid w:val="000956C9"/>
    <w:rsid w:val="00095B45"/>
    <w:rsid w:val="00096650"/>
    <w:rsid w:val="000A036D"/>
    <w:rsid w:val="000A049C"/>
    <w:rsid w:val="000A08AA"/>
    <w:rsid w:val="000A12B8"/>
    <w:rsid w:val="000A238C"/>
    <w:rsid w:val="000A2B66"/>
    <w:rsid w:val="000A47C0"/>
    <w:rsid w:val="000A4CD2"/>
    <w:rsid w:val="000A5006"/>
    <w:rsid w:val="000A5451"/>
    <w:rsid w:val="000A679F"/>
    <w:rsid w:val="000A6861"/>
    <w:rsid w:val="000A7C83"/>
    <w:rsid w:val="000B0095"/>
    <w:rsid w:val="000B044F"/>
    <w:rsid w:val="000B1E37"/>
    <w:rsid w:val="000B2D7F"/>
    <w:rsid w:val="000B3377"/>
    <w:rsid w:val="000B3F1A"/>
    <w:rsid w:val="000B48C8"/>
    <w:rsid w:val="000B51D4"/>
    <w:rsid w:val="000B5665"/>
    <w:rsid w:val="000B5D19"/>
    <w:rsid w:val="000B62E5"/>
    <w:rsid w:val="000B6F27"/>
    <w:rsid w:val="000B732E"/>
    <w:rsid w:val="000C0546"/>
    <w:rsid w:val="000C19C6"/>
    <w:rsid w:val="000C2CAE"/>
    <w:rsid w:val="000C383C"/>
    <w:rsid w:val="000C4530"/>
    <w:rsid w:val="000C4B2D"/>
    <w:rsid w:val="000C5607"/>
    <w:rsid w:val="000C5F21"/>
    <w:rsid w:val="000C61FD"/>
    <w:rsid w:val="000C6E34"/>
    <w:rsid w:val="000D0C7B"/>
    <w:rsid w:val="000D0EE9"/>
    <w:rsid w:val="000D250A"/>
    <w:rsid w:val="000D5EFD"/>
    <w:rsid w:val="000D5F58"/>
    <w:rsid w:val="000D64A8"/>
    <w:rsid w:val="000D69CE"/>
    <w:rsid w:val="000D6D48"/>
    <w:rsid w:val="000D7302"/>
    <w:rsid w:val="000D76A2"/>
    <w:rsid w:val="000E0A3A"/>
    <w:rsid w:val="000E0FAF"/>
    <w:rsid w:val="000E2725"/>
    <w:rsid w:val="000E29BA"/>
    <w:rsid w:val="000E2AA2"/>
    <w:rsid w:val="000E3226"/>
    <w:rsid w:val="000E3275"/>
    <w:rsid w:val="000E3A38"/>
    <w:rsid w:val="000E3AD3"/>
    <w:rsid w:val="000E3DE4"/>
    <w:rsid w:val="000E43B4"/>
    <w:rsid w:val="000E4E80"/>
    <w:rsid w:val="000E513A"/>
    <w:rsid w:val="000E6005"/>
    <w:rsid w:val="000E60C0"/>
    <w:rsid w:val="000E7600"/>
    <w:rsid w:val="000E792F"/>
    <w:rsid w:val="000F00DC"/>
    <w:rsid w:val="000F04A9"/>
    <w:rsid w:val="000F0B55"/>
    <w:rsid w:val="000F0C09"/>
    <w:rsid w:val="000F11C0"/>
    <w:rsid w:val="000F1627"/>
    <w:rsid w:val="000F1BE1"/>
    <w:rsid w:val="000F33BD"/>
    <w:rsid w:val="000F4355"/>
    <w:rsid w:val="000F4A21"/>
    <w:rsid w:val="000F4E85"/>
    <w:rsid w:val="000F5BF2"/>
    <w:rsid w:val="000F6054"/>
    <w:rsid w:val="000F644D"/>
    <w:rsid w:val="000F658B"/>
    <w:rsid w:val="000F797A"/>
    <w:rsid w:val="000F7D86"/>
    <w:rsid w:val="00100410"/>
    <w:rsid w:val="00100457"/>
    <w:rsid w:val="00100B58"/>
    <w:rsid w:val="00100F80"/>
    <w:rsid w:val="00102F23"/>
    <w:rsid w:val="00105064"/>
    <w:rsid w:val="00105F43"/>
    <w:rsid w:val="001061B5"/>
    <w:rsid w:val="00106AB1"/>
    <w:rsid w:val="0010770B"/>
    <w:rsid w:val="00107E20"/>
    <w:rsid w:val="00107F41"/>
    <w:rsid w:val="00110219"/>
    <w:rsid w:val="0011065D"/>
    <w:rsid w:val="0011078B"/>
    <w:rsid w:val="00110B36"/>
    <w:rsid w:val="00110DD3"/>
    <w:rsid w:val="00113A8D"/>
    <w:rsid w:val="00114863"/>
    <w:rsid w:val="00114E32"/>
    <w:rsid w:val="0011545C"/>
    <w:rsid w:val="001155F0"/>
    <w:rsid w:val="001158ED"/>
    <w:rsid w:val="00115EF1"/>
    <w:rsid w:val="00116418"/>
    <w:rsid w:val="0011681D"/>
    <w:rsid w:val="00116CAC"/>
    <w:rsid w:val="00117948"/>
    <w:rsid w:val="00117B34"/>
    <w:rsid w:val="00120C9F"/>
    <w:rsid w:val="00120FBC"/>
    <w:rsid w:val="00121FC3"/>
    <w:rsid w:val="00122322"/>
    <w:rsid w:val="00122786"/>
    <w:rsid w:val="00122F76"/>
    <w:rsid w:val="00123123"/>
    <w:rsid w:val="0012326A"/>
    <w:rsid w:val="00124094"/>
    <w:rsid w:val="001243C9"/>
    <w:rsid w:val="001247BC"/>
    <w:rsid w:val="001248D1"/>
    <w:rsid w:val="00124DE0"/>
    <w:rsid w:val="001254DF"/>
    <w:rsid w:val="001255CB"/>
    <w:rsid w:val="0012586C"/>
    <w:rsid w:val="001274F0"/>
    <w:rsid w:val="001304CD"/>
    <w:rsid w:val="001309B2"/>
    <w:rsid w:val="00130E35"/>
    <w:rsid w:val="00130F7E"/>
    <w:rsid w:val="00131A38"/>
    <w:rsid w:val="00131D96"/>
    <w:rsid w:val="00131F1C"/>
    <w:rsid w:val="001325C3"/>
    <w:rsid w:val="00132B9B"/>
    <w:rsid w:val="00133295"/>
    <w:rsid w:val="00133685"/>
    <w:rsid w:val="00134826"/>
    <w:rsid w:val="001348B7"/>
    <w:rsid w:val="00134C58"/>
    <w:rsid w:val="0013662A"/>
    <w:rsid w:val="00137550"/>
    <w:rsid w:val="00137886"/>
    <w:rsid w:val="00137A1B"/>
    <w:rsid w:val="00140659"/>
    <w:rsid w:val="00140C77"/>
    <w:rsid w:val="00141044"/>
    <w:rsid w:val="00143779"/>
    <w:rsid w:val="00144B13"/>
    <w:rsid w:val="0014736C"/>
    <w:rsid w:val="00147977"/>
    <w:rsid w:val="00151129"/>
    <w:rsid w:val="001517BB"/>
    <w:rsid w:val="001518BB"/>
    <w:rsid w:val="001518F5"/>
    <w:rsid w:val="00152623"/>
    <w:rsid w:val="001533A5"/>
    <w:rsid w:val="00157872"/>
    <w:rsid w:val="0016256C"/>
    <w:rsid w:val="0016264D"/>
    <w:rsid w:val="00163AEF"/>
    <w:rsid w:val="00163BB1"/>
    <w:rsid w:val="00163CE6"/>
    <w:rsid w:val="00164A67"/>
    <w:rsid w:val="00165674"/>
    <w:rsid w:val="001666EC"/>
    <w:rsid w:val="00167272"/>
    <w:rsid w:val="0016738B"/>
    <w:rsid w:val="00167D34"/>
    <w:rsid w:val="001702C5"/>
    <w:rsid w:val="00170A38"/>
    <w:rsid w:val="00170C50"/>
    <w:rsid w:val="00171A66"/>
    <w:rsid w:val="00171D79"/>
    <w:rsid w:val="00171E2B"/>
    <w:rsid w:val="001723DA"/>
    <w:rsid w:val="00174BC6"/>
    <w:rsid w:val="00174CD5"/>
    <w:rsid w:val="00175FC9"/>
    <w:rsid w:val="0017680E"/>
    <w:rsid w:val="00181000"/>
    <w:rsid w:val="0018156E"/>
    <w:rsid w:val="00181680"/>
    <w:rsid w:val="00182CF7"/>
    <w:rsid w:val="001835C6"/>
    <w:rsid w:val="00185EA6"/>
    <w:rsid w:val="0018635B"/>
    <w:rsid w:val="001875C3"/>
    <w:rsid w:val="00190E7A"/>
    <w:rsid w:val="0019245B"/>
    <w:rsid w:val="00192A28"/>
    <w:rsid w:val="00194BFC"/>
    <w:rsid w:val="0019591B"/>
    <w:rsid w:val="001962AE"/>
    <w:rsid w:val="001962D9"/>
    <w:rsid w:val="00196346"/>
    <w:rsid w:val="001970A1"/>
    <w:rsid w:val="0019732E"/>
    <w:rsid w:val="00197842"/>
    <w:rsid w:val="00197A17"/>
    <w:rsid w:val="00197EA8"/>
    <w:rsid w:val="001A033D"/>
    <w:rsid w:val="001A0377"/>
    <w:rsid w:val="001A0937"/>
    <w:rsid w:val="001A117F"/>
    <w:rsid w:val="001A135B"/>
    <w:rsid w:val="001A1C7F"/>
    <w:rsid w:val="001A2972"/>
    <w:rsid w:val="001A29A7"/>
    <w:rsid w:val="001A2FE9"/>
    <w:rsid w:val="001A386F"/>
    <w:rsid w:val="001A395A"/>
    <w:rsid w:val="001A439E"/>
    <w:rsid w:val="001A577F"/>
    <w:rsid w:val="001A59B2"/>
    <w:rsid w:val="001A78B2"/>
    <w:rsid w:val="001A7E9A"/>
    <w:rsid w:val="001B11C5"/>
    <w:rsid w:val="001B1C4F"/>
    <w:rsid w:val="001B2462"/>
    <w:rsid w:val="001B3369"/>
    <w:rsid w:val="001B4323"/>
    <w:rsid w:val="001B4CA8"/>
    <w:rsid w:val="001B4DCA"/>
    <w:rsid w:val="001B4E22"/>
    <w:rsid w:val="001B6A68"/>
    <w:rsid w:val="001B6DF8"/>
    <w:rsid w:val="001B7B3B"/>
    <w:rsid w:val="001C04E0"/>
    <w:rsid w:val="001C06B7"/>
    <w:rsid w:val="001C0D31"/>
    <w:rsid w:val="001C0D3B"/>
    <w:rsid w:val="001C1A20"/>
    <w:rsid w:val="001C1E7D"/>
    <w:rsid w:val="001C247F"/>
    <w:rsid w:val="001C251E"/>
    <w:rsid w:val="001C3301"/>
    <w:rsid w:val="001C423E"/>
    <w:rsid w:val="001C477E"/>
    <w:rsid w:val="001C478E"/>
    <w:rsid w:val="001C55C8"/>
    <w:rsid w:val="001D04A4"/>
    <w:rsid w:val="001D05A5"/>
    <w:rsid w:val="001D05F2"/>
    <w:rsid w:val="001D06F9"/>
    <w:rsid w:val="001D1667"/>
    <w:rsid w:val="001D5D05"/>
    <w:rsid w:val="001D6432"/>
    <w:rsid w:val="001D6BFC"/>
    <w:rsid w:val="001D7B8F"/>
    <w:rsid w:val="001E157F"/>
    <w:rsid w:val="001E1884"/>
    <w:rsid w:val="001E1C70"/>
    <w:rsid w:val="001E1DD7"/>
    <w:rsid w:val="001E291D"/>
    <w:rsid w:val="001E2A5B"/>
    <w:rsid w:val="001E3360"/>
    <w:rsid w:val="001E3557"/>
    <w:rsid w:val="001E3D20"/>
    <w:rsid w:val="001E4F57"/>
    <w:rsid w:val="001E577D"/>
    <w:rsid w:val="001E59ED"/>
    <w:rsid w:val="001E6BFC"/>
    <w:rsid w:val="001E6E9E"/>
    <w:rsid w:val="001E7E99"/>
    <w:rsid w:val="001F1307"/>
    <w:rsid w:val="001F18E0"/>
    <w:rsid w:val="001F2416"/>
    <w:rsid w:val="001F3719"/>
    <w:rsid w:val="001F393C"/>
    <w:rsid w:val="001F4ACD"/>
    <w:rsid w:val="001F50C6"/>
    <w:rsid w:val="001F6A9C"/>
    <w:rsid w:val="001F7058"/>
    <w:rsid w:val="001F7463"/>
    <w:rsid w:val="001F7E65"/>
    <w:rsid w:val="002000D9"/>
    <w:rsid w:val="00201CBD"/>
    <w:rsid w:val="002031AD"/>
    <w:rsid w:val="002031CF"/>
    <w:rsid w:val="00203AAB"/>
    <w:rsid w:val="00206A1D"/>
    <w:rsid w:val="00207380"/>
    <w:rsid w:val="002078F1"/>
    <w:rsid w:val="002103FA"/>
    <w:rsid w:val="0021067E"/>
    <w:rsid w:val="00212CBD"/>
    <w:rsid w:val="00213475"/>
    <w:rsid w:val="00213DD4"/>
    <w:rsid w:val="00215AF1"/>
    <w:rsid w:val="0021601A"/>
    <w:rsid w:val="002200DE"/>
    <w:rsid w:val="00220DC8"/>
    <w:rsid w:val="002232CB"/>
    <w:rsid w:val="00223EC8"/>
    <w:rsid w:val="002300D5"/>
    <w:rsid w:val="00230694"/>
    <w:rsid w:val="002310D5"/>
    <w:rsid w:val="00231112"/>
    <w:rsid w:val="0023126E"/>
    <w:rsid w:val="0023141C"/>
    <w:rsid w:val="002317A9"/>
    <w:rsid w:val="00231AD8"/>
    <w:rsid w:val="00233D05"/>
    <w:rsid w:val="00236017"/>
    <w:rsid w:val="00237302"/>
    <w:rsid w:val="00240D92"/>
    <w:rsid w:val="002429C8"/>
    <w:rsid w:val="00243A6D"/>
    <w:rsid w:val="00243F94"/>
    <w:rsid w:val="00244378"/>
    <w:rsid w:val="002445E8"/>
    <w:rsid w:val="00244ABF"/>
    <w:rsid w:val="00244ED6"/>
    <w:rsid w:val="00245D58"/>
    <w:rsid w:val="00246FC6"/>
    <w:rsid w:val="00250A96"/>
    <w:rsid w:val="00251345"/>
    <w:rsid w:val="00252FCD"/>
    <w:rsid w:val="00254C27"/>
    <w:rsid w:val="0025526B"/>
    <w:rsid w:val="00256FA3"/>
    <w:rsid w:val="00257184"/>
    <w:rsid w:val="00257730"/>
    <w:rsid w:val="00260996"/>
    <w:rsid w:val="00260C83"/>
    <w:rsid w:val="00262049"/>
    <w:rsid w:val="00262478"/>
    <w:rsid w:val="0026470A"/>
    <w:rsid w:val="0026556A"/>
    <w:rsid w:val="00265642"/>
    <w:rsid w:val="0026565C"/>
    <w:rsid w:val="002663C8"/>
    <w:rsid w:val="00267DE6"/>
    <w:rsid w:val="00271770"/>
    <w:rsid w:val="00271E22"/>
    <w:rsid w:val="002726E5"/>
    <w:rsid w:val="002730E9"/>
    <w:rsid w:val="002743AD"/>
    <w:rsid w:val="002746B1"/>
    <w:rsid w:val="002758A1"/>
    <w:rsid w:val="0027621D"/>
    <w:rsid w:val="00277E5B"/>
    <w:rsid w:val="00280151"/>
    <w:rsid w:val="002801DE"/>
    <w:rsid w:val="00280B24"/>
    <w:rsid w:val="00280C81"/>
    <w:rsid w:val="00281A8F"/>
    <w:rsid w:val="00281F10"/>
    <w:rsid w:val="00282404"/>
    <w:rsid w:val="00282AD5"/>
    <w:rsid w:val="00282D5D"/>
    <w:rsid w:val="00282F23"/>
    <w:rsid w:val="002846E0"/>
    <w:rsid w:val="002852BB"/>
    <w:rsid w:val="002852CA"/>
    <w:rsid w:val="00285587"/>
    <w:rsid w:val="002861AC"/>
    <w:rsid w:val="002863B3"/>
    <w:rsid w:val="0028692C"/>
    <w:rsid w:val="00286B81"/>
    <w:rsid w:val="00290312"/>
    <w:rsid w:val="00290819"/>
    <w:rsid w:val="00290AD0"/>
    <w:rsid w:val="00290AEF"/>
    <w:rsid w:val="00290B96"/>
    <w:rsid w:val="0029103B"/>
    <w:rsid w:val="00291986"/>
    <w:rsid w:val="0029211D"/>
    <w:rsid w:val="002926D0"/>
    <w:rsid w:val="00292BAB"/>
    <w:rsid w:val="00292C8C"/>
    <w:rsid w:val="00292DCA"/>
    <w:rsid w:val="00293458"/>
    <w:rsid w:val="00293556"/>
    <w:rsid w:val="00293E6F"/>
    <w:rsid w:val="00294AEF"/>
    <w:rsid w:val="00294CD8"/>
    <w:rsid w:val="002950AE"/>
    <w:rsid w:val="002954DE"/>
    <w:rsid w:val="00295D6C"/>
    <w:rsid w:val="00296B58"/>
    <w:rsid w:val="002973F9"/>
    <w:rsid w:val="002974B9"/>
    <w:rsid w:val="002A102E"/>
    <w:rsid w:val="002A12F6"/>
    <w:rsid w:val="002A1E8A"/>
    <w:rsid w:val="002A2383"/>
    <w:rsid w:val="002A24F4"/>
    <w:rsid w:val="002A2EC8"/>
    <w:rsid w:val="002A39F5"/>
    <w:rsid w:val="002A410B"/>
    <w:rsid w:val="002A4E89"/>
    <w:rsid w:val="002A4F22"/>
    <w:rsid w:val="002A5422"/>
    <w:rsid w:val="002A5480"/>
    <w:rsid w:val="002A6763"/>
    <w:rsid w:val="002A6782"/>
    <w:rsid w:val="002A6A63"/>
    <w:rsid w:val="002A6E10"/>
    <w:rsid w:val="002A7244"/>
    <w:rsid w:val="002A75AB"/>
    <w:rsid w:val="002B249F"/>
    <w:rsid w:val="002B2E7E"/>
    <w:rsid w:val="002B46A1"/>
    <w:rsid w:val="002B486A"/>
    <w:rsid w:val="002B654D"/>
    <w:rsid w:val="002B6AED"/>
    <w:rsid w:val="002B6D8C"/>
    <w:rsid w:val="002B6E83"/>
    <w:rsid w:val="002B7725"/>
    <w:rsid w:val="002C00CB"/>
    <w:rsid w:val="002C0228"/>
    <w:rsid w:val="002C1CA6"/>
    <w:rsid w:val="002C1CD5"/>
    <w:rsid w:val="002C20F5"/>
    <w:rsid w:val="002C2EB9"/>
    <w:rsid w:val="002C34C3"/>
    <w:rsid w:val="002C3A2B"/>
    <w:rsid w:val="002C4DD1"/>
    <w:rsid w:val="002C54ED"/>
    <w:rsid w:val="002C76D3"/>
    <w:rsid w:val="002D0048"/>
    <w:rsid w:val="002D1557"/>
    <w:rsid w:val="002D1A4F"/>
    <w:rsid w:val="002D3111"/>
    <w:rsid w:val="002D31C3"/>
    <w:rsid w:val="002D3C88"/>
    <w:rsid w:val="002D3E31"/>
    <w:rsid w:val="002D60AD"/>
    <w:rsid w:val="002D635B"/>
    <w:rsid w:val="002D679E"/>
    <w:rsid w:val="002E0680"/>
    <w:rsid w:val="002E1414"/>
    <w:rsid w:val="002E16E7"/>
    <w:rsid w:val="002E20BC"/>
    <w:rsid w:val="002E26CB"/>
    <w:rsid w:val="002E3904"/>
    <w:rsid w:val="002E4410"/>
    <w:rsid w:val="002E6675"/>
    <w:rsid w:val="002E68C6"/>
    <w:rsid w:val="002E6AFD"/>
    <w:rsid w:val="002F007B"/>
    <w:rsid w:val="002F0318"/>
    <w:rsid w:val="002F0B8B"/>
    <w:rsid w:val="002F0F4D"/>
    <w:rsid w:val="002F1AD4"/>
    <w:rsid w:val="002F26CE"/>
    <w:rsid w:val="002F34FE"/>
    <w:rsid w:val="002F361F"/>
    <w:rsid w:val="002F3885"/>
    <w:rsid w:val="002F739E"/>
    <w:rsid w:val="00300461"/>
    <w:rsid w:val="00300E0B"/>
    <w:rsid w:val="003011CE"/>
    <w:rsid w:val="00301C5A"/>
    <w:rsid w:val="00301C5E"/>
    <w:rsid w:val="003022EB"/>
    <w:rsid w:val="00302642"/>
    <w:rsid w:val="003035E2"/>
    <w:rsid w:val="00303B65"/>
    <w:rsid w:val="003048FF"/>
    <w:rsid w:val="00305762"/>
    <w:rsid w:val="00305AAD"/>
    <w:rsid w:val="0030653E"/>
    <w:rsid w:val="0030694B"/>
    <w:rsid w:val="00310282"/>
    <w:rsid w:val="00310D33"/>
    <w:rsid w:val="00311277"/>
    <w:rsid w:val="00311EC4"/>
    <w:rsid w:val="00312322"/>
    <w:rsid w:val="00312E53"/>
    <w:rsid w:val="00313907"/>
    <w:rsid w:val="00314B1C"/>
    <w:rsid w:val="00315B57"/>
    <w:rsid w:val="00316073"/>
    <w:rsid w:val="0031661D"/>
    <w:rsid w:val="00316EB9"/>
    <w:rsid w:val="0031781F"/>
    <w:rsid w:val="003205B4"/>
    <w:rsid w:val="0032072C"/>
    <w:rsid w:val="00320F69"/>
    <w:rsid w:val="00323223"/>
    <w:rsid w:val="003259AF"/>
    <w:rsid w:val="00325B0A"/>
    <w:rsid w:val="00326145"/>
    <w:rsid w:val="00326AE3"/>
    <w:rsid w:val="00326DF7"/>
    <w:rsid w:val="0032747E"/>
    <w:rsid w:val="00330A97"/>
    <w:rsid w:val="003312D0"/>
    <w:rsid w:val="00332550"/>
    <w:rsid w:val="0033258C"/>
    <w:rsid w:val="00332FA7"/>
    <w:rsid w:val="00335046"/>
    <w:rsid w:val="003352B1"/>
    <w:rsid w:val="00336369"/>
    <w:rsid w:val="0033658C"/>
    <w:rsid w:val="00337A45"/>
    <w:rsid w:val="00337DFF"/>
    <w:rsid w:val="003408E5"/>
    <w:rsid w:val="00340B34"/>
    <w:rsid w:val="00340F3E"/>
    <w:rsid w:val="00340FD8"/>
    <w:rsid w:val="0034157F"/>
    <w:rsid w:val="00341A8D"/>
    <w:rsid w:val="003422BD"/>
    <w:rsid w:val="00342390"/>
    <w:rsid w:val="00342768"/>
    <w:rsid w:val="00342A78"/>
    <w:rsid w:val="00342CB5"/>
    <w:rsid w:val="00342E7D"/>
    <w:rsid w:val="003433A5"/>
    <w:rsid w:val="00344314"/>
    <w:rsid w:val="00344D07"/>
    <w:rsid w:val="00344E4A"/>
    <w:rsid w:val="00345BF2"/>
    <w:rsid w:val="00345FDA"/>
    <w:rsid w:val="00346F6B"/>
    <w:rsid w:val="0035018A"/>
    <w:rsid w:val="00350814"/>
    <w:rsid w:val="003525C1"/>
    <w:rsid w:val="0035403E"/>
    <w:rsid w:val="00354A0F"/>
    <w:rsid w:val="00355BEF"/>
    <w:rsid w:val="003577CF"/>
    <w:rsid w:val="003577DB"/>
    <w:rsid w:val="00357C3B"/>
    <w:rsid w:val="003603D6"/>
    <w:rsid w:val="00360677"/>
    <w:rsid w:val="003607BC"/>
    <w:rsid w:val="003607E8"/>
    <w:rsid w:val="003609EE"/>
    <w:rsid w:val="003611A9"/>
    <w:rsid w:val="00362802"/>
    <w:rsid w:val="00362A8D"/>
    <w:rsid w:val="00362F72"/>
    <w:rsid w:val="00363099"/>
    <w:rsid w:val="0036339D"/>
    <w:rsid w:val="00363874"/>
    <w:rsid w:val="00363BD5"/>
    <w:rsid w:val="00363F6B"/>
    <w:rsid w:val="003641E3"/>
    <w:rsid w:val="00364A04"/>
    <w:rsid w:val="00364BD0"/>
    <w:rsid w:val="00364EB0"/>
    <w:rsid w:val="00364F5A"/>
    <w:rsid w:val="0036574A"/>
    <w:rsid w:val="003657A3"/>
    <w:rsid w:val="003664AB"/>
    <w:rsid w:val="00366500"/>
    <w:rsid w:val="00366589"/>
    <w:rsid w:val="00367076"/>
    <w:rsid w:val="00367238"/>
    <w:rsid w:val="00367D95"/>
    <w:rsid w:val="0037090B"/>
    <w:rsid w:val="00371001"/>
    <w:rsid w:val="00371354"/>
    <w:rsid w:val="0037137C"/>
    <w:rsid w:val="003717A6"/>
    <w:rsid w:val="00372137"/>
    <w:rsid w:val="00372392"/>
    <w:rsid w:val="00372E8F"/>
    <w:rsid w:val="00373081"/>
    <w:rsid w:val="0037313B"/>
    <w:rsid w:val="003734D7"/>
    <w:rsid w:val="00373FCB"/>
    <w:rsid w:val="003759DB"/>
    <w:rsid w:val="00376C6E"/>
    <w:rsid w:val="00377A7C"/>
    <w:rsid w:val="00377A81"/>
    <w:rsid w:val="00377BB1"/>
    <w:rsid w:val="003801BC"/>
    <w:rsid w:val="003809F0"/>
    <w:rsid w:val="00381AB1"/>
    <w:rsid w:val="00381BAC"/>
    <w:rsid w:val="00381F66"/>
    <w:rsid w:val="003835BA"/>
    <w:rsid w:val="003840A2"/>
    <w:rsid w:val="003852CC"/>
    <w:rsid w:val="00385CA2"/>
    <w:rsid w:val="0038605D"/>
    <w:rsid w:val="0038626A"/>
    <w:rsid w:val="00386951"/>
    <w:rsid w:val="00386B42"/>
    <w:rsid w:val="00386FB5"/>
    <w:rsid w:val="0038709A"/>
    <w:rsid w:val="003876AD"/>
    <w:rsid w:val="00387948"/>
    <w:rsid w:val="00390393"/>
    <w:rsid w:val="00390915"/>
    <w:rsid w:val="00390BEF"/>
    <w:rsid w:val="00392084"/>
    <w:rsid w:val="00392CA2"/>
    <w:rsid w:val="003934F9"/>
    <w:rsid w:val="00393AB9"/>
    <w:rsid w:val="003949B1"/>
    <w:rsid w:val="00394A9A"/>
    <w:rsid w:val="00395A40"/>
    <w:rsid w:val="0039623B"/>
    <w:rsid w:val="0039631D"/>
    <w:rsid w:val="003966F0"/>
    <w:rsid w:val="00396995"/>
    <w:rsid w:val="00396E24"/>
    <w:rsid w:val="00396F6E"/>
    <w:rsid w:val="00397303"/>
    <w:rsid w:val="00397576"/>
    <w:rsid w:val="00397986"/>
    <w:rsid w:val="00397B24"/>
    <w:rsid w:val="00397FC5"/>
    <w:rsid w:val="003A0CF7"/>
    <w:rsid w:val="003A17DB"/>
    <w:rsid w:val="003A1831"/>
    <w:rsid w:val="003A29EC"/>
    <w:rsid w:val="003A2EC1"/>
    <w:rsid w:val="003A3131"/>
    <w:rsid w:val="003A363B"/>
    <w:rsid w:val="003A500A"/>
    <w:rsid w:val="003A54D3"/>
    <w:rsid w:val="003A6631"/>
    <w:rsid w:val="003A68A6"/>
    <w:rsid w:val="003A6D3D"/>
    <w:rsid w:val="003A7431"/>
    <w:rsid w:val="003A7D37"/>
    <w:rsid w:val="003A7FE2"/>
    <w:rsid w:val="003B03FC"/>
    <w:rsid w:val="003B0870"/>
    <w:rsid w:val="003B0A44"/>
    <w:rsid w:val="003B0FB9"/>
    <w:rsid w:val="003B2460"/>
    <w:rsid w:val="003B2510"/>
    <w:rsid w:val="003B2CC4"/>
    <w:rsid w:val="003B2E26"/>
    <w:rsid w:val="003B3163"/>
    <w:rsid w:val="003B3E26"/>
    <w:rsid w:val="003B4F6B"/>
    <w:rsid w:val="003B55E2"/>
    <w:rsid w:val="003B584C"/>
    <w:rsid w:val="003B6D70"/>
    <w:rsid w:val="003B706D"/>
    <w:rsid w:val="003B7166"/>
    <w:rsid w:val="003B752A"/>
    <w:rsid w:val="003C00BD"/>
    <w:rsid w:val="003C04DF"/>
    <w:rsid w:val="003C0AE5"/>
    <w:rsid w:val="003C0DB3"/>
    <w:rsid w:val="003C189C"/>
    <w:rsid w:val="003C3498"/>
    <w:rsid w:val="003C3635"/>
    <w:rsid w:val="003C376F"/>
    <w:rsid w:val="003C3937"/>
    <w:rsid w:val="003C3C0A"/>
    <w:rsid w:val="003C4716"/>
    <w:rsid w:val="003C4743"/>
    <w:rsid w:val="003C51FF"/>
    <w:rsid w:val="003C6F37"/>
    <w:rsid w:val="003C7472"/>
    <w:rsid w:val="003C7F32"/>
    <w:rsid w:val="003D0019"/>
    <w:rsid w:val="003D0911"/>
    <w:rsid w:val="003D09E8"/>
    <w:rsid w:val="003D0A6A"/>
    <w:rsid w:val="003D0AFE"/>
    <w:rsid w:val="003D1D12"/>
    <w:rsid w:val="003D1E17"/>
    <w:rsid w:val="003D1E64"/>
    <w:rsid w:val="003D1FCB"/>
    <w:rsid w:val="003D28E3"/>
    <w:rsid w:val="003D359F"/>
    <w:rsid w:val="003D370F"/>
    <w:rsid w:val="003D51D8"/>
    <w:rsid w:val="003D51F6"/>
    <w:rsid w:val="003D5DD7"/>
    <w:rsid w:val="003D5F0F"/>
    <w:rsid w:val="003D6527"/>
    <w:rsid w:val="003D6E90"/>
    <w:rsid w:val="003D71B9"/>
    <w:rsid w:val="003D7609"/>
    <w:rsid w:val="003D7768"/>
    <w:rsid w:val="003E0539"/>
    <w:rsid w:val="003E087C"/>
    <w:rsid w:val="003E09D6"/>
    <w:rsid w:val="003E1D75"/>
    <w:rsid w:val="003E24C6"/>
    <w:rsid w:val="003E2D7F"/>
    <w:rsid w:val="003E41B7"/>
    <w:rsid w:val="003E5C30"/>
    <w:rsid w:val="003E5EAC"/>
    <w:rsid w:val="003E6825"/>
    <w:rsid w:val="003E7901"/>
    <w:rsid w:val="003F0499"/>
    <w:rsid w:val="003F0A23"/>
    <w:rsid w:val="003F0F78"/>
    <w:rsid w:val="003F1FAA"/>
    <w:rsid w:val="003F20C2"/>
    <w:rsid w:val="003F2531"/>
    <w:rsid w:val="003F3005"/>
    <w:rsid w:val="003F48BC"/>
    <w:rsid w:val="003F798D"/>
    <w:rsid w:val="003F7ED4"/>
    <w:rsid w:val="00400CDD"/>
    <w:rsid w:val="004012DC"/>
    <w:rsid w:val="00401A38"/>
    <w:rsid w:val="0040242C"/>
    <w:rsid w:val="0040297E"/>
    <w:rsid w:val="00402E2D"/>
    <w:rsid w:val="004046D5"/>
    <w:rsid w:val="00404F4B"/>
    <w:rsid w:val="0040500C"/>
    <w:rsid w:val="004054C9"/>
    <w:rsid w:val="004059A4"/>
    <w:rsid w:val="00406ED7"/>
    <w:rsid w:val="00407DCA"/>
    <w:rsid w:val="004125C7"/>
    <w:rsid w:val="00412B0D"/>
    <w:rsid w:val="0041325B"/>
    <w:rsid w:val="004136AD"/>
    <w:rsid w:val="00414D12"/>
    <w:rsid w:val="00414F19"/>
    <w:rsid w:val="00415DCD"/>
    <w:rsid w:val="00416168"/>
    <w:rsid w:val="0041782F"/>
    <w:rsid w:val="00417A53"/>
    <w:rsid w:val="00420E02"/>
    <w:rsid w:val="00420FFF"/>
    <w:rsid w:val="004222A9"/>
    <w:rsid w:val="00422941"/>
    <w:rsid w:val="00422C4B"/>
    <w:rsid w:val="00422D89"/>
    <w:rsid w:val="00424079"/>
    <w:rsid w:val="00426016"/>
    <w:rsid w:val="004275AB"/>
    <w:rsid w:val="0042790D"/>
    <w:rsid w:val="0042799B"/>
    <w:rsid w:val="00427C97"/>
    <w:rsid w:val="0043061C"/>
    <w:rsid w:val="00430A90"/>
    <w:rsid w:val="004322B1"/>
    <w:rsid w:val="00433243"/>
    <w:rsid w:val="004339BF"/>
    <w:rsid w:val="004339C7"/>
    <w:rsid w:val="00437298"/>
    <w:rsid w:val="004378D2"/>
    <w:rsid w:val="004408F1"/>
    <w:rsid w:val="00441BCF"/>
    <w:rsid w:val="00442EC4"/>
    <w:rsid w:val="00443E5B"/>
    <w:rsid w:val="00444106"/>
    <w:rsid w:val="00444E7C"/>
    <w:rsid w:val="0044526B"/>
    <w:rsid w:val="00445870"/>
    <w:rsid w:val="00447624"/>
    <w:rsid w:val="00451390"/>
    <w:rsid w:val="0045195F"/>
    <w:rsid w:val="0045250A"/>
    <w:rsid w:val="004528AF"/>
    <w:rsid w:val="00452A49"/>
    <w:rsid w:val="00453833"/>
    <w:rsid w:val="004544D3"/>
    <w:rsid w:val="0045450C"/>
    <w:rsid w:val="00454CF6"/>
    <w:rsid w:val="004555B8"/>
    <w:rsid w:val="00455A4B"/>
    <w:rsid w:val="004570CC"/>
    <w:rsid w:val="00457868"/>
    <w:rsid w:val="00460C72"/>
    <w:rsid w:val="0046131F"/>
    <w:rsid w:val="0046273A"/>
    <w:rsid w:val="004632E1"/>
    <w:rsid w:val="004632F9"/>
    <w:rsid w:val="00463428"/>
    <w:rsid w:val="00463C75"/>
    <w:rsid w:val="004656F1"/>
    <w:rsid w:val="0046607C"/>
    <w:rsid w:val="00467664"/>
    <w:rsid w:val="0046782B"/>
    <w:rsid w:val="00470205"/>
    <w:rsid w:val="00472D21"/>
    <w:rsid w:val="00472DA8"/>
    <w:rsid w:val="00472EA6"/>
    <w:rsid w:val="00474317"/>
    <w:rsid w:val="00475242"/>
    <w:rsid w:val="00475789"/>
    <w:rsid w:val="00475806"/>
    <w:rsid w:val="00476495"/>
    <w:rsid w:val="00477862"/>
    <w:rsid w:val="004778FA"/>
    <w:rsid w:val="0048019A"/>
    <w:rsid w:val="0048135D"/>
    <w:rsid w:val="00482465"/>
    <w:rsid w:val="0048251D"/>
    <w:rsid w:val="00482760"/>
    <w:rsid w:val="00482BA4"/>
    <w:rsid w:val="00482C58"/>
    <w:rsid w:val="004853EE"/>
    <w:rsid w:val="00486F89"/>
    <w:rsid w:val="00487376"/>
    <w:rsid w:val="00490666"/>
    <w:rsid w:val="00490FBD"/>
    <w:rsid w:val="00490FD1"/>
    <w:rsid w:val="0049166E"/>
    <w:rsid w:val="00491EAA"/>
    <w:rsid w:val="00494DD6"/>
    <w:rsid w:val="00494FFB"/>
    <w:rsid w:val="00495603"/>
    <w:rsid w:val="00495AAD"/>
    <w:rsid w:val="0049619A"/>
    <w:rsid w:val="0049655D"/>
    <w:rsid w:val="004966FF"/>
    <w:rsid w:val="00497270"/>
    <w:rsid w:val="004A1CF1"/>
    <w:rsid w:val="004A1DCA"/>
    <w:rsid w:val="004A3789"/>
    <w:rsid w:val="004A3EA8"/>
    <w:rsid w:val="004A476B"/>
    <w:rsid w:val="004A7A65"/>
    <w:rsid w:val="004A7EDA"/>
    <w:rsid w:val="004B0959"/>
    <w:rsid w:val="004B1EC1"/>
    <w:rsid w:val="004B24D4"/>
    <w:rsid w:val="004B2528"/>
    <w:rsid w:val="004B4C72"/>
    <w:rsid w:val="004B50B6"/>
    <w:rsid w:val="004B5527"/>
    <w:rsid w:val="004B6FAA"/>
    <w:rsid w:val="004B7E1A"/>
    <w:rsid w:val="004C23D5"/>
    <w:rsid w:val="004C38B5"/>
    <w:rsid w:val="004C3AAC"/>
    <w:rsid w:val="004C4932"/>
    <w:rsid w:val="004C58C0"/>
    <w:rsid w:val="004C61F2"/>
    <w:rsid w:val="004C665A"/>
    <w:rsid w:val="004C775E"/>
    <w:rsid w:val="004C7880"/>
    <w:rsid w:val="004C7E81"/>
    <w:rsid w:val="004D032A"/>
    <w:rsid w:val="004D09EB"/>
    <w:rsid w:val="004D0AEE"/>
    <w:rsid w:val="004D122B"/>
    <w:rsid w:val="004D1DBC"/>
    <w:rsid w:val="004D28D7"/>
    <w:rsid w:val="004D2CD1"/>
    <w:rsid w:val="004D2E2E"/>
    <w:rsid w:val="004D370F"/>
    <w:rsid w:val="004D41E3"/>
    <w:rsid w:val="004D428F"/>
    <w:rsid w:val="004D503A"/>
    <w:rsid w:val="004D54D9"/>
    <w:rsid w:val="004D5553"/>
    <w:rsid w:val="004D56AB"/>
    <w:rsid w:val="004D64F4"/>
    <w:rsid w:val="004D7F62"/>
    <w:rsid w:val="004E04F2"/>
    <w:rsid w:val="004E0863"/>
    <w:rsid w:val="004E1560"/>
    <w:rsid w:val="004E23BB"/>
    <w:rsid w:val="004E33D0"/>
    <w:rsid w:val="004E38CB"/>
    <w:rsid w:val="004E42AD"/>
    <w:rsid w:val="004E536F"/>
    <w:rsid w:val="004E63D8"/>
    <w:rsid w:val="004E6937"/>
    <w:rsid w:val="004E6C8A"/>
    <w:rsid w:val="004E6CA0"/>
    <w:rsid w:val="004E7577"/>
    <w:rsid w:val="004F0F1E"/>
    <w:rsid w:val="004F0F8D"/>
    <w:rsid w:val="004F1B48"/>
    <w:rsid w:val="004F30A9"/>
    <w:rsid w:val="004F3544"/>
    <w:rsid w:val="004F48FE"/>
    <w:rsid w:val="004F5044"/>
    <w:rsid w:val="004F6DD3"/>
    <w:rsid w:val="00501ADA"/>
    <w:rsid w:val="00502CB6"/>
    <w:rsid w:val="00502D94"/>
    <w:rsid w:val="00503346"/>
    <w:rsid w:val="0050397B"/>
    <w:rsid w:val="00503DF2"/>
    <w:rsid w:val="00504213"/>
    <w:rsid w:val="005050E9"/>
    <w:rsid w:val="005058D5"/>
    <w:rsid w:val="00505B88"/>
    <w:rsid w:val="00506B08"/>
    <w:rsid w:val="00506E6E"/>
    <w:rsid w:val="005074A0"/>
    <w:rsid w:val="00507CB1"/>
    <w:rsid w:val="0051135E"/>
    <w:rsid w:val="005156EA"/>
    <w:rsid w:val="00516065"/>
    <w:rsid w:val="00517ADE"/>
    <w:rsid w:val="00520C33"/>
    <w:rsid w:val="00521974"/>
    <w:rsid w:val="00521E0A"/>
    <w:rsid w:val="00522085"/>
    <w:rsid w:val="0052340D"/>
    <w:rsid w:val="005248EC"/>
    <w:rsid w:val="0052527A"/>
    <w:rsid w:val="005264C5"/>
    <w:rsid w:val="00526B3E"/>
    <w:rsid w:val="00526EC7"/>
    <w:rsid w:val="0052781A"/>
    <w:rsid w:val="00527BBF"/>
    <w:rsid w:val="00532C5B"/>
    <w:rsid w:val="0053458B"/>
    <w:rsid w:val="00534D25"/>
    <w:rsid w:val="0053585B"/>
    <w:rsid w:val="0053596B"/>
    <w:rsid w:val="00535E58"/>
    <w:rsid w:val="00535EF0"/>
    <w:rsid w:val="005361C7"/>
    <w:rsid w:val="00536438"/>
    <w:rsid w:val="005376F9"/>
    <w:rsid w:val="0053775F"/>
    <w:rsid w:val="005406B9"/>
    <w:rsid w:val="005418E5"/>
    <w:rsid w:val="00542CE7"/>
    <w:rsid w:val="005432A9"/>
    <w:rsid w:val="005448FF"/>
    <w:rsid w:val="00546443"/>
    <w:rsid w:val="00546FF6"/>
    <w:rsid w:val="0055002F"/>
    <w:rsid w:val="0055018E"/>
    <w:rsid w:val="005506F5"/>
    <w:rsid w:val="005508F4"/>
    <w:rsid w:val="00551438"/>
    <w:rsid w:val="00551B75"/>
    <w:rsid w:val="005522A8"/>
    <w:rsid w:val="00552B3B"/>
    <w:rsid w:val="00554175"/>
    <w:rsid w:val="00554D02"/>
    <w:rsid w:val="00554EC3"/>
    <w:rsid w:val="005554DF"/>
    <w:rsid w:val="005555B9"/>
    <w:rsid w:val="00555FDB"/>
    <w:rsid w:val="005566DC"/>
    <w:rsid w:val="0055760D"/>
    <w:rsid w:val="005607FE"/>
    <w:rsid w:val="00560AD5"/>
    <w:rsid w:val="00560CA9"/>
    <w:rsid w:val="0056169B"/>
    <w:rsid w:val="0056193E"/>
    <w:rsid w:val="00561BD1"/>
    <w:rsid w:val="005639C8"/>
    <w:rsid w:val="005641AD"/>
    <w:rsid w:val="005649FE"/>
    <w:rsid w:val="00564AD4"/>
    <w:rsid w:val="00564BE0"/>
    <w:rsid w:val="00564CD1"/>
    <w:rsid w:val="0056546E"/>
    <w:rsid w:val="00565621"/>
    <w:rsid w:val="00565ADD"/>
    <w:rsid w:val="00567643"/>
    <w:rsid w:val="00567C6D"/>
    <w:rsid w:val="00570209"/>
    <w:rsid w:val="00570EA5"/>
    <w:rsid w:val="005725FC"/>
    <w:rsid w:val="005727FD"/>
    <w:rsid w:val="00572AE6"/>
    <w:rsid w:val="00574592"/>
    <w:rsid w:val="00575BDB"/>
    <w:rsid w:val="00576C26"/>
    <w:rsid w:val="00577BCF"/>
    <w:rsid w:val="00577C18"/>
    <w:rsid w:val="0058038D"/>
    <w:rsid w:val="00580AFA"/>
    <w:rsid w:val="005818C2"/>
    <w:rsid w:val="00581948"/>
    <w:rsid w:val="0058241E"/>
    <w:rsid w:val="00582A93"/>
    <w:rsid w:val="0058342A"/>
    <w:rsid w:val="005846BF"/>
    <w:rsid w:val="00585952"/>
    <w:rsid w:val="005859C1"/>
    <w:rsid w:val="005865F6"/>
    <w:rsid w:val="00586FD0"/>
    <w:rsid w:val="00587A93"/>
    <w:rsid w:val="00590A26"/>
    <w:rsid w:val="00590F77"/>
    <w:rsid w:val="00593C6A"/>
    <w:rsid w:val="00594BDF"/>
    <w:rsid w:val="00594CF7"/>
    <w:rsid w:val="00595159"/>
    <w:rsid w:val="00595590"/>
    <w:rsid w:val="00596EF4"/>
    <w:rsid w:val="00596FD8"/>
    <w:rsid w:val="005A03ED"/>
    <w:rsid w:val="005A0FB6"/>
    <w:rsid w:val="005A1069"/>
    <w:rsid w:val="005A109F"/>
    <w:rsid w:val="005A159E"/>
    <w:rsid w:val="005A15FF"/>
    <w:rsid w:val="005A1FB1"/>
    <w:rsid w:val="005A246B"/>
    <w:rsid w:val="005A42F5"/>
    <w:rsid w:val="005A5974"/>
    <w:rsid w:val="005A620B"/>
    <w:rsid w:val="005A6799"/>
    <w:rsid w:val="005A71F2"/>
    <w:rsid w:val="005A7520"/>
    <w:rsid w:val="005A7657"/>
    <w:rsid w:val="005A7DE8"/>
    <w:rsid w:val="005B010D"/>
    <w:rsid w:val="005B0760"/>
    <w:rsid w:val="005B0B49"/>
    <w:rsid w:val="005B1928"/>
    <w:rsid w:val="005B1B4B"/>
    <w:rsid w:val="005B1EC4"/>
    <w:rsid w:val="005B229D"/>
    <w:rsid w:val="005B28B3"/>
    <w:rsid w:val="005B35BB"/>
    <w:rsid w:val="005B3F84"/>
    <w:rsid w:val="005B44F5"/>
    <w:rsid w:val="005B502A"/>
    <w:rsid w:val="005B5C6E"/>
    <w:rsid w:val="005B7754"/>
    <w:rsid w:val="005B7BF3"/>
    <w:rsid w:val="005C064A"/>
    <w:rsid w:val="005C1FD6"/>
    <w:rsid w:val="005C2C10"/>
    <w:rsid w:val="005C324B"/>
    <w:rsid w:val="005C3342"/>
    <w:rsid w:val="005C372A"/>
    <w:rsid w:val="005C3A11"/>
    <w:rsid w:val="005C3D6E"/>
    <w:rsid w:val="005C49D7"/>
    <w:rsid w:val="005C581D"/>
    <w:rsid w:val="005C59EB"/>
    <w:rsid w:val="005C5A12"/>
    <w:rsid w:val="005C5F46"/>
    <w:rsid w:val="005C68E2"/>
    <w:rsid w:val="005C694D"/>
    <w:rsid w:val="005C7155"/>
    <w:rsid w:val="005C7941"/>
    <w:rsid w:val="005C7B42"/>
    <w:rsid w:val="005C7E0F"/>
    <w:rsid w:val="005D06A7"/>
    <w:rsid w:val="005D08FB"/>
    <w:rsid w:val="005D3091"/>
    <w:rsid w:val="005D356E"/>
    <w:rsid w:val="005D3B42"/>
    <w:rsid w:val="005D541B"/>
    <w:rsid w:val="005D67A9"/>
    <w:rsid w:val="005D6BA2"/>
    <w:rsid w:val="005D7EBD"/>
    <w:rsid w:val="005E0C7F"/>
    <w:rsid w:val="005E0E5E"/>
    <w:rsid w:val="005E4123"/>
    <w:rsid w:val="005E7471"/>
    <w:rsid w:val="005E7525"/>
    <w:rsid w:val="005F0B5B"/>
    <w:rsid w:val="005F1A0C"/>
    <w:rsid w:val="005F1CC1"/>
    <w:rsid w:val="005F1DCC"/>
    <w:rsid w:val="005F2618"/>
    <w:rsid w:val="005F2ED3"/>
    <w:rsid w:val="005F387E"/>
    <w:rsid w:val="005F3A25"/>
    <w:rsid w:val="005F3C08"/>
    <w:rsid w:val="005F570B"/>
    <w:rsid w:val="005F5F0A"/>
    <w:rsid w:val="005F62F7"/>
    <w:rsid w:val="005F64BF"/>
    <w:rsid w:val="005F6EF7"/>
    <w:rsid w:val="005F7294"/>
    <w:rsid w:val="005F7F5D"/>
    <w:rsid w:val="006004D3"/>
    <w:rsid w:val="00600A4A"/>
    <w:rsid w:val="006011B6"/>
    <w:rsid w:val="0060124F"/>
    <w:rsid w:val="006017D5"/>
    <w:rsid w:val="00601874"/>
    <w:rsid w:val="00602AFC"/>
    <w:rsid w:val="0060370C"/>
    <w:rsid w:val="006044F2"/>
    <w:rsid w:val="006047AE"/>
    <w:rsid w:val="006048D5"/>
    <w:rsid w:val="00604FDB"/>
    <w:rsid w:val="00605B68"/>
    <w:rsid w:val="00605E45"/>
    <w:rsid w:val="00605E53"/>
    <w:rsid w:val="006073CD"/>
    <w:rsid w:val="00607865"/>
    <w:rsid w:val="006118EC"/>
    <w:rsid w:val="00613EC4"/>
    <w:rsid w:val="006143F9"/>
    <w:rsid w:val="006150F9"/>
    <w:rsid w:val="0061547F"/>
    <w:rsid w:val="00615591"/>
    <w:rsid w:val="006155C8"/>
    <w:rsid w:val="0061568D"/>
    <w:rsid w:val="00615F58"/>
    <w:rsid w:val="00615F62"/>
    <w:rsid w:val="00617106"/>
    <w:rsid w:val="006172E8"/>
    <w:rsid w:val="0061762A"/>
    <w:rsid w:val="00617634"/>
    <w:rsid w:val="00617839"/>
    <w:rsid w:val="00620E71"/>
    <w:rsid w:val="00621A6D"/>
    <w:rsid w:val="006224CD"/>
    <w:rsid w:val="006226B1"/>
    <w:rsid w:val="00622900"/>
    <w:rsid w:val="006245CA"/>
    <w:rsid w:val="006248B2"/>
    <w:rsid w:val="00625376"/>
    <w:rsid w:val="00626905"/>
    <w:rsid w:val="00626AAA"/>
    <w:rsid w:val="00626CC8"/>
    <w:rsid w:val="00627D0B"/>
    <w:rsid w:val="00630CC6"/>
    <w:rsid w:val="00635228"/>
    <w:rsid w:val="0063578C"/>
    <w:rsid w:val="00636E33"/>
    <w:rsid w:val="0063756E"/>
    <w:rsid w:val="00637DEB"/>
    <w:rsid w:val="0064095C"/>
    <w:rsid w:val="00640BDB"/>
    <w:rsid w:val="006412B4"/>
    <w:rsid w:val="00642FA4"/>
    <w:rsid w:val="00643C23"/>
    <w:rsid w:val="00644CAA"/>
    <w:rsid w:val="00647305"/>
    <w:rsid w:val="00647547"/>
    <w:rsid w:val="00647997"/>
    <w:rsid w:val="00647D01"/>
    <w:rsid w:val="006502D5"/>
    <w:rsid w:val="0065479E"/>
    <w:rsid w:val="00654F5E"/>
    <w:rsid w:val="00656C43"/>
    <w:rsid w:val="00656D6D"/>
    <w:rsid w:val="006571DD"/>
    <w:rsid w:val="00657963"/>
    <w:rsid w:val="00663139"/>
    <w:rsid w:val="00664B00"/>
    <w:rsid w:val="006704D7"/>
    <w:rsid w:val="00670814"/>
    <w:rsid w:val="00670B70"/>
    <w:rsid w:val="006710FA"/>
    <w:rsid w:val="006717E0"/>
    <w:rsid w:val="00671FDF"/>
    <w:rsid w:val="00672D51"/>
    <w:rsid w:val="006737AD"/>
    <w:rsid w:val="006738A1"/>
    <w:rsid w:val="00673962"/>
    <w:rsid w:val="00673A27"/>
    <w:rsid w:val="00674633"/>
    <w:rsid w:val="00674B46"/>
    <w:rsid w:val="00674EE3"/>
    <w:rsid w:val="00675A29"/>
    <w:rsid w:val="00676736"/>
    <w:rsid w:val="0067674A"/>
    <w:rsid w:val="006801A7"/>
    <w:rsid w:val="00680304"/>
    <w:rsid w:val="0068058B"/>
    <w:rsid w:val="0068183E"/>
    <w:rsid w:val="006819F8"/>
    <w:rsid w:val="00681B2B"/>
    <w:rsid w:val="006820F8"/>
    <w:rsid w:val="00682368"/>
    <w:rsid w:val="00683F97"/>
    <w:rsid w:val="00686144"/>
    <w:rsid w:val="006870A5"/>
    <w:rsid w:val="00687171"/>
    <w:rsid w:val="00690339"/>
    <w:rsid w:val="00690849"/>
    <w:rsid w:val="00690B71"/>
    <w:rsid w:val="00690E6B"/>
    <w:rsid w:val="00691442"/>
    <w:rsid w:val="00692439"/>
    <w:rsid w:val="00692790"/>
    <w:rsid w:val="00692C92"/>
    <w:rsid w:val="0069353A"/>
    <w:rsid w:val="00696304"/>
    <w:rsid w:val="00696586"/>
    <w:rsid w:val="00696E55"/>
    <w:rsid w:val="006970D7"/>
    <w:rsid w:val="006A0D4C"/>
    <w:rsid w:val="006A1157"/>
    <w:rsid w:val="006A1523"/>
    <w:rsid w:val="006A2122"/>
    <w:rsid w:val="006A2CCA"/>
    <w:rsid w:val="006A35F4"/>
    <w:rsid w:val="006A398C"/>
    <w:rsid w:val="006A47C0"/>
    <w:rsid w:val="006A4BCD"/>
    <w:rsid w:val="006A4EF1"/>
    <w:rsid w:val="006A5EA4"/>
    <w:rsid w:val="006A6DF3"/>
    <w:rsid w:val="006A73C8"/>
    <w:rsid w:val="006B1531"/>
    <w:rsid w:val="006B173F"/>
    <w:rsid w:val="006B27D3"/>
    <w:rsid w:val="006B280C"/>
    <w:rsid w:val="006B2FE6"/>
    <w:rsid w:val="006B419C"/>
    <w:rsid w:val="006B4A8F"/>
    <w:rsid w:val="006B55E2"/>
    <w:rsid w:val="006B5A88"/>
    <w:rsid w:val="006B7D9A"/>
    <w:rsid w:val="006C02B1"/>
    <w:rsid w:val="006C57AB"/>
    <w:rsid w:val="006C5DD0"/>
    <w:rsid w:val="006C5E8F"/>
    <w:rsid w:val="006C743D"/>
    <w:rsid w:val="006D0347"/>
    <w:rsid w:val="006D116D"/>
    <w:rsid w:val="006D1202"/>
    <w:rsid w:val="006D44FA"/>
    <w:rsid w:val="006D5B76"/>
    <w:rsid w:val="006D619A"/>
    <w:rsid w:val="006E00AE"/>
    <w:rsid w:val="006E015B"/>
    <w:rsid w:val="006E0518"/>
    <w:rsid w:val="006E0AF0"/>
    <w:rsid w:val="006E12CE"/>
    <w:rsid w:val="006E1EC2"/>
    <w:rsid w:val="006E26E5"/>
    <w:rsid w:val="006E2C34"/>
    <w:rsid w:val="006E347D"/>
    <w:rsid w:val="006E3858"/>
    <w:rsid w:val="006E3DE6"/>
    <w:rsid w:val="006E43C4"/>
    <w:rsid w:val="006E4993"/>
    <w:rsid w:val="006E5F7A"/>
    <w:rsid w:val="006E672D"/>
    <w:rsid w:val="006E677E"/>
    <w:rsid w:val="006F06AD"/>
    <w:rsid w:val="006F152A"/>
    <w:rsid w:val="006F2C91"/>
    <w:rsid w:val="006F2DC6"/>
    <w:rsid w:val="006F380D"/>
    <w:rsid w:val="006F403A"/>
    <w:rsid w:val="006F69BA"/>
    <w:rsid w:val="00701760"/>
    <w:rsid w:val="0070186B"/>
    <w:rsid w:val="0070232D"/>
    <w:rsid w:val="00702736"/>
    <w:rsid w:val="00702877"/>
    <w:rsid w:val="0070314F"/>
    <w:rsid w:val="00703D02"/>
    <w:rsid w:val="00703DD3"/>
    <w:rsid w:val="007051DF"/>
    <w:rsid w:val="007061B5"/>
    <w:rsid w:val="00711DE5"/>
    <w:rsid w:val="0071288C"/>
    <w:rsid w:val="00713705"/>
    <w:rsid w:val="00713718"/>
    <w:rsid w:val="00713797"/>
    <w:rsid w:val="0071406C"/>
    <w:rsid w:val="007141EE"/>
    <w:rsid w:val="00714257"/>
    <w:rsid w:val="00714294"/>
    <w:rsid w:val="00715BCE"/>
    <w:rsid w:val="007160C8"/>
    <w:rsid w:val="00716766"/>
    <w:rsid w:val="00716979"/>
    <w:rsid w:val="00716BF3"/>
    <w:rsid w:val="00716D3C"/>
    <w:rsid w:val="00716D47"/>
    <w:rsid w:val="007178BD"/>
    <w:rsid w:val="00717AA8"/>
    <w:rsid w:val="00717CE7"/>
    <w:rsid w:val="007208B2"/>
    <w:rsid w:val="00720AA4"/>
    <w:rsid w:val="00720F80"/>
    <w:rsid w:val="00720FBD"/>
    <w:rsid w:val="00722CDD"/>
    <w:rsid w:val="007237AB"/>
    <w:rsid w:val="007240BC"/>
    <w:rsid w:val="00724185"/>
    <w:rsid w:val="00724A0F"/>
    <w:rsid w:val="00725A92"/>
    <w:rsid w:val="00727B29"/>
    <w:rsid w:val="0073009E"/>
    <w:rsid w:val="007300FA"/>
    <w:rsid w:val="007310E9"/>
    <w:rsid w:val="00731FA6"/>
    <w:rsid w:val="007325A3"/>
    <w:rsid w:val="00732C47"/>
    <w:rsid w:val="00732F43"/>
    <w:rsid w:val="00734631"/>
    <w:rsid w:val="00735035"/>
    <w:rsid w:val="00736A75"/>
    <w:rsid w:val="00736B19"/>
    <w:rsid w:val="00740AF3"/>
    <w:rsid w:val="0074165E"/>
    <w:rsid w:val="00742475"/>
    <w:rsid w:val="00743904"/>
    <w:rsid w:val="0074478D"/>
    <w:rsid w:val="00744B61"/>
    <w:rsid w:val="00744D44"/>
    <w:rsid w:val="00746185"/>
    <w:rsid w:val="007467B2"/>
    <w:rsid w:val="0074761A"/>
    <w:rsid w:val="00747DAE"/>
    <w:rsid w:val="00752289"/>
    <w:rsid w:val="00752ED0"/>
    <w:rsid w:val="00752FE7"/>
    <w:rsid w:val="007535FF"/>
    <w:rsid w:val="00753A3D"/>
    <w:rsid w:val="00754AF7"/>
    <w:rsid w:val="007565A8"/>
    <w:rsid w:val="007570BB"/>
    <w:rsid w:val="0075790D"/>
    <w:rsid w:val="00760090"/>
    <w:rsid w:val="0076059B"/>
    <w:rsid w:val="00760633"/>
    <w:rsid w:val="00760B9A"/>
    <w:rsid w:val="00762171"/>
    <w:rsid w:val="00762EB9"/>
    <w:rsid w:val="00763AB4"/>
    <w:rsid w:val="00763AE1"/>
    <w:rsid w:val="00763CB0"/>
    <w:rsid w:val="0076418D"/>
    <w:rsid w:val="00765715"/>
    <w:rsid w:val="00767312"/>
    <w:rsid w:val="00767633"/>
    <w:rsid w:val="007701E3"/>
    <w:rsid w:val="007707D6"/>
    <w:rsid w:val="00770CA3"/>
    <w:rsid w:val="00771055"/>
    <w:rsid w:val="00772707"/>
    <w:rsid w:val="00773524"/>
    <w:rsid w:val="007748EC"/>
    <w:rsid w:val="00775D18"/>
    <w:rsid w:val="00775F2D"/>
    <w:rsid w:val="0077602E"/>
    <w:rsid w:val="0077615C"/>
    <w:rsid w:val="0077631A"/>
    <w:rsid w:val="00777655"/>
    <w:rsid w:val="00780100"/>
    <w:rsid w:val="00780AEC"/>
    <w:rsid w:val="00782282"/>
    <w:rsid w:val="00783748"/>
    <w:rsid w:val="00783A57"/>
    <w:rsid w:val="00783AB2"/>
    <w:rsid w:val="0078405F"/>
    <w:rsid w:val="00784289"/>
    <w:rsid w:val="00786C59"/>
    <w:rsid w:val="00786D2A"/>
    <w:rsid w:val="007874A7"/>
    <w:rsid w:val="0078751A"/>
    <w:rsid w:val="00790EFA"/>
    <w:rsid w:val="007920F7"/>
    <w:rsid w:val="00792445"/>
    <w:rsid w:val="00793C84"/>
    <w:rsid w:val="00793DC6"/>
    <w:rsid w:val="00794A7F"/>
    <w:rsid w:val="00795EE7"/>
    <w:rsid w:val="0079773D"/>
    <w:rsid w:val="00797B13"/>
    <w:rsid w:val="007A0A31"/>
    <w:rsid w:val="007A0CF9"/>
    <w:rsid w:val="007A1B8F"/>
    <w:rsid w:val="007A2FBC"/>
    <w:rsid w:val="007A3BFB"/>
    <w:rsid w:val="007A4D2F"/>
    <w:rsid w:val="007A502B"/>
    <w:rsid w:val="007A5F49"/>
    <w:rsid w:val="007A7ABB"/>
    <w:rsid w:val="007B035C"/>
    <w:rsid w:val="007B077A"/>
    <w:rsid w:val="007B118A"/>
    <w:rsid w:val="007B15F3"/>
    <w:rsid w:val="007B193C"/>
    <w:rsid w:val="007B253B"/>
    <w:rsid w:val="007B2F45"/>
    <w:rsid w:val="007B4B9C"/>
    <w:rsid w:val="007B5005"/>
    <w:rsid w:val="007B562D"/>
    <w:rsid w:val="007B5CA0"/>
    <w:rsid w:val="007B5EE6"/>
    <w:rsid w:val="007B6BB0"/>
    <w:rsid w:val="007B6DF7"/>
    <w:rsid w:val="007B7330"/>
    <w:rsid w:val="007B76E6"/>
    <w:rsid w:val="007C068E"/>
    <w:rsid w:val="007C0CA0"/>
    <w:rsid w:val="007C0ED1"/>
    <w:rsid w:val="007C2067"/>
    <w:rsid w:val="007C2093"/>
    <w:rsid w:val="007C2527"/>
    <w:rsid w:val="007C29B2"/>
    <w:rsid w:val="007C2AD2"/>
    <w:rsid w:val="007C2DBD"/>
    <w:rsid w:val="007C3C2D"/>
    <w:rsid w:val="007C4EF6"/>
    <w:rsid w:val="007C543D"/>
    <w:rsid w:val="007C712B"/>
    <w:rsid w:val="007C7141"/>
    <w:rsid w:val="007D0102"/>
    <w:rsid w:val="007D0CA7"/>
    <w:rsid w:val="007D2050"/>
    <w:rsid w:val="007D2D20"/>
    <w:rsid w:val="007D2D30"/>
    <w:rsid w:val="007D393D"/>
    <w:rsid w:val="007D42E8"/>
    <w:rsid w:val="007D4F78"/>
    <w:rsid w:val="007D5192"/>
    <w:rsid w:val="007D5DC1"/>
    <w:rsid w:val="007D5FC9"/>
    <w:rsid w:val="007D6371"/>
    <w:rsid w:val="007D732D"/>
    <w:rsid w:val="007E05F4"/>
    <w:rsid w:val="007E0F1A"/>
    <w:rsid w:val="007E15AC"/>
    <w:rsid w:val="007E1B52"/>
    <w:rsid w:val="007E1BD1"/>
    <w:rsid w:val="007E1D09"/>
    <w:rsid w:val="007E255A"/>
    <w:rsid w:val="007E286E"/>
    <w:rsid w:val="007E3A4A"/>
    <w:rsid w:val="007E3E80"/>
    <w:rsid w:val="007E4916"/>
    <w:rsid w:val="007E52A9"/>
    <w:rsid w:val="007E65BC"/>
    <w:rsid w:val="007E666A"/>
    <w:rsid w:val="007E784D"/>
    <w:rsid w:val="007E7E62"/>
    <w:rsid w:val="007F156E"/>
    <w:rsid w:val="007F1984"/>
    <w:rsid w:val="007F1AA8"/>
    <w:rsid w:val="007F1BCC"/>
    <w:rsid w:val="007F1D05"/>
    <w:rsid w:val="007F2DB6"/>
    <w:rsid w:val="007F3910"/>
    <w:rsid w:val="007F40AC"/>
    <w:rsid w:val="007F5A7D"/>
    <w:rsid w:val="007F602E"/>
    <w:rsid w:val="007F61C1"/>
    <w:rsid w:val="007F69B6"/>
    <w:rsid w:val="007F7DC8"/>
    <w:rsid w:val="00801393"/>
    <w:rsid w:val="00802AF9"/>
    <w:rsid w:val="008030E1"/>
    <w:rsid w:val="00803201"/>
    <w:rsid w:val="00803D8B"/>
    <w:rsid w:val="00804D78"/>
    <w:rsid w:val="008060C1"/>
    <w:rsid w:val="008064D4"/>
    <w:rsid w:val="00806EE7"/>
    <w:rsid w:val="00807C8E"/>
    <w:rsid w:val="008108F5"/>
    <w:rsid w:val="00810DE2"/>
    <w:rsid w:val="00810E1D"/>
    <w:rsid w:val="00811B05"/>
    <w:rsid w:val="00811DA8"/>
    <w:rsid w:val="008120C0"/>
    <w:rsid w:val="0081244C"/>
    <w:rsid w:val="00812566"/>
    <w:rsid w:val="00815107"/>
    <w:rsid w:val="008152E4"/>
    <w:rsid w:val="00816F5C"/>
    <w:rsid w:val="0081723B"/>
    <w:rsid w:val="008173BC"/>
    <w:rsid w:val="008174E7"/>
    <w:rsid w:val="008176BD"/>
    <w:rsid w:val="00817D5C"/>
    <w:rsid w:val="0082419D"/>
    <w:rsid w:val="0082439B"/>
    <w:rsid w:val="00824FF2"/>
    <w:rsid w:val="00825534"/>
    <w:rsid w:val="00825646"/>
    <w:rsid w:val="008265F7"/>
    <w:rsid w:val="00826C6F"/>
    <w:rsid w:val="00826DE9"/>
    <w:rsid w:val="008278F2"/>
    <w:rsid w:val="00827E01"/>
    <w:rsid w:val="00827ED7"/>
    <w:rsid w:val="008306F9"/>
    <w:rsid w:val="008311B3"/>
    <w:rsid w:val="008313FA"/>
    <w:rsid w:val="00831516"/>
    <w:rsid w:val="0083153F"/>
    <w:rsid w:val="00831987"/>
    <w:rsid w:val="008322D3"/>
    <w:rsid w:val="00834097"/>
    <w:rsid w:val="00836350"/>
    <w:rsid w:val="008364E2"/>
    <w:rsid w:val="00836B10"/>
    <w:rsid w:val="00836BA9"/>
    <w:rsid w:val="00837586"/>
    <w:rsid w:val="0084096C"/>
    <w:rsid w:val="00840A8C"/>
    <w:rsid w:val="00842D2D"/>
    <w:rsid w:val="008434BD"/>
    <w:rsid w:val="0084441E"/>
    <w:rsid w:val="00845E8A"/>
    <w:rsid w:val="008471B1"/>
    <w:rsid w:val="0085029F"/>
    <w:rsid w:val="008511F6"/>
    <w:rsid w:val="00851C9C"/>
    <w:rsid w:val="008528C4"/>
    <w:rsid w:val="00853949"/>
    <w:rsid w:val="00853B21"/>
    <w:rsid w:val="00854F6C"/>
    <w:rsid w:val="00860C69"/>
    <w:rsid w:val="00861124"/>
    <w:rsid w:val="00861F36"/>
    <w:rsid w:val="008624E4"/>
    <w:rsid w:val="008626D9"/>
    <w:rsid w:val="00862A01"/>
    <w:rsid w:val="00863B50"/>
    <w:rsid w:val="00863D14"/>
    <w:rsid w:val="00864104"/>
    <w:rsid w:val="008660DA"/>
    <w:rsid w:val="00867212"/>
    <w:rsid w:val="008676F3"/>
    <w:rsid w:val="008732C5"/>
    <w:rsid w:val="00873EB5"/>
    <w:rsid w:val="00875F6E"/>
    <w:rsid w:val="00880A2C"/>
    <w:rsid w:val="00880CF4"/>
    <w:rsid w:val="00881AFD"/>
    <w:rsid w:val="00882A03"/>
    <w:rsid w:val="00882A7D"/>
    <w:rsid w:val="00882EBA"/>
    <w:rsid w:val="0088381F"/>
    <w:rsid w:val="00883E95"/>
    <w:rsid w:val="0088447C"/>
    <w:rsid w:val="00885988"/>
    <w:rsid w:val="00887319"/>
    <w:rsid w:val="008873E5"/>
    <w:rsid w:val="00887441"/>
    <w:rsid w:val="0088794E"/>
    <w:rsid w:val="00887BE0"/>
    <w:rsid w:val="00887C19"/>
    <w:rsid w:val="00890632"/>
    <w:rsid w:val="00890C4D"/>
    <w:rsid w:val="00891FDF"/>
    <w:rsid w:val="0089293E"/>
    <w:rsid w:val="00894062"/>
    <w:rsid w:val="00895660"/>
    <w:rsid w:val="00895A66"/>
    <w:rsid w:val="00895B14"/>
    <w:rsid w:val="00895C57"/>
    <w:rsid w:val="00895EAD"/>
    <w:rsid w:val="00896ED7"/>
    <w:rsid w:val="008970E4"/>
    <w:rsid w:val="008A05AF"/>
    <w:rsid w:val="008A138D"/>
    <w:rsid w:val="008A35DB"/>
    <w:rsid w:val="008A3F6B"/>
    <w:rsid w:val="008A4917"/>
    <w:rsid w:val="008A5685"/>
    <w:rsid w:val="008A672E"/>
    <w:rsid w:val="008A727D"/>
    <w:rsid w:val="008A7A47"/>
    <w:rsid w:val="008A7E9C"/>
    <w:rsid w:val="008B0F9A"/>
    <w:rsid w:val="008B245C"/>
    <w:rsid w:val="008B3277"/>
    <w:rsid w:val="008B543F"/>
    <w:rsid w:val="008C07D6"/>
    <w:rsid w:val="008C149D"/>
    <w:rsid w:val="008C1B3E"/>
    <w:rsid w:val="008C372B"/>
    <w:rsid w:val="008C43F9"/>
    <w:rsid w:val="008C542D"/>
    <w:rsid w:val="008C5BFC"/>
    <w:rsid w:val="008C5C8D"/>
    <w:rsid w:val="008C69CC"/>
    <w:rsid w:val="008C6EE2"/>
    <w:rsid w:val="008C76F8"/>
    <w:rsid w:val="008D09B2"/>
    <w:rsid w:val="008D1307"/>
    <w:rsid w:val="008D3EBD"/>
    <w:rsid w:val="008D4089"/>
    <w:rsid w:val="008D4406"/>
    <w:rsid w:val="008D4D17"/>
    <w:rsid w:val="008D4E56"/>
    <w:rsid w:val="008D5F12"/>
    <w:rsid w:val="008D6107"/>
    <w:rsid w:val="008D627F"/>
    <w:rsid w:val="008D68B0"/>
    <w:rsid w:val="008D6FB2"/>
    <w:rsid w:val="008D7967"/>
    <w:rsid w:val="008D7B00"/>
    <w:rsid w:val="008E014A"/>
    <w:rsid w:val="008E0D2E"/>
    <w:rsid w:val="008E23FA"/>
    <w:rsid w:val="008E257E"/>
    <w:rsid w:val="008E2619"/>
    <w:rsid w:val="008E386C"/>
    <w:rsid w:val="008E42C1"/>
    <w:rsid w:val="008E54D6"/>
    <w:rsid w:val="008E551B"/>
    <w:rsid w:val="008E5865"/>
    <w:rsid w:val="008E5EC9"/>
    <w:rsid w:val="008E662B"/>
    <w:rsid w:val="008E70C7"/>
    <w:rsid w:val="008E779D"/>
    <w:rsid w:val="008F23FA"/>
    <w:rsid w:val="008F2775"/>
    <w:rsid w:val="008F2D06"/>
    <w:rsid w:val="008F3595"/>
    <w:rsid w:val="008F4A04"/>
    <w:rsid w:val="008F55A6"/>
    <w:rsid w:val="008F57EB"/>
    <w:rsid w:val="008F7541"/>
    <w:rsid w:val="008F7FC4"/>
    <w:rsid w:val="009010D4"/>
    <w:rsid w:val="009011DE"/>
    <w:rsid w:val="00902B1E"/>
    <w:rsid w:val="00902CC5"/>
    <w:rsid w:val="009047A1"/>
    <w:rsid w:val="0090516B"/>
    <w:rsid w:val="009051F1"/>
    <w:rsid w:val="009052C3"/>
    <w:rsid w:val="009062E2"/>
    <w:rsid w:val="00906AC8"/>
    <w:rsid w:val="00910870"/>
    <w:rsid w:val="00911F0B"/>
    <w:rsid w:val="00912560"/>
    <w:rsid w:val="00912ADB"/>
    <w:rsid w:val="00913087"/>
    <w:rsid w:val="00913097"/>
    <w:rsid w:val="00913A14"/>
    <w:rsid w:val="00913F89"/>
    <w:rsid w:val="00914403"/>
    <w:rsid w:val="00914658"/>
    <w:rsid w:val="00915D6D"/>
    <w:rsid w:val="0091705A"/>
    <w:rsid w:val="009174B4"/>
    <w:rsid w:val="009177AC"/>
    <w:rsid w:val="0092017E"/>
    <w:rsid w:val="00921B9D"/>
    <w:rsid w:val="00921BB3"/>
    <w:rsid w:val="0092320E"/>
    <w:rsid w:val="0092335E"/>
    <w:rsid w:val="00925313"/>
    <w:rsid w:val="00925D62"/>
    <w:rsid w:val="00931D1E"/>
    <w:rsid w:val="0093220B"/>
    <w:rsid w:val="00933D67"/>
    <w:rsid w:val="0093404D"/>
    <w:rsid w:val="00934A74"/>
    <w:rsid w:val="00934D3F"/>
    <w:rsid w:val="00934F0E"/>
    <w:rsid w:val="0093506A"/>
    <w:rsid w:val="00935AB4"/>
    <w:rsid w:val="00935AF5"/>
    <w:rsid w:val="0093649A"/>
    <w:rsid w:val="009367E4"/>
    <w:rsid w:val="0093681C"/>
    <w:rsid w:val="009369A7"/>
    <w:rsid w:val="00936CA8"/>
    <w:rsid w:val="0094094A"/>
    <w:rsid w:val="009418E4"/>
    <w:rsid w:val="00941B2E"/>
    <w:rsid w:val="00942566"/>
    <w:rsid w:val="009428AE"/>
    <w:rsid w:val="00942CA0"/>
    <w:rsid w:val="00942ECA"/>
    <w:rsid w:val="0094306D"/>
    <w:rsid w:val="00944AA7"/>
    <w:rsid w:val="00944E70"/>
    <w:rsid w:val="00946A8B"/>
    <w:rsid w:val="00950E35"/>
    <w:rsid w:val="009522E8"/>
    <w:rsid w:val="0095307B"/>
    <w:rsid w:val="0095308E"/>
    <w:rsid w:val="009532A8"/>
    <w:rsid w:val="00954705"/>
    <w:rsid w:val="00954AE9"/>
    <w:rsid w:val="00954C8A"/>
    <w:rsid w:val="009558BA"/>
    <w:rsid w:val="0095595C"/>
    <w:rsid w:val="00955D93"/>
    <w:rsid w:val="009562AE"/>
    <w:rsid w:val="00956EE0"/>
    <w:rsid w:val="00960159"/>
    <w:rsid w:val="00960627"/>
    <w:rsid w:val="00960632"/>
    <w:rsid w:val="00961A02"/>
    <w:rsid w:val="00961E85"/>
    <w:rsid w:val="00962CC8"/>
    <w:rsid w:val="00963496"/>
    <w:rsid w:val="00963D07"/>
    <w:rsid w:val="00964A4C"/>
    <w:rsid w:val="00965369"/>
    <w:rsid w:val="00965A35"/>
    <w:rsid w:val="00965BB6"/>
    <w:rsid w:val="00966695"/>
    <w:rsid w:val="009670CF"/>
    <w:rsid w:val="00967FB4"/>
    <w:rsid w:val="009700AF"/>
    <w:rsid w:val="0097164A"/>
    <w:rsid w:val="00971AF7"/>
    <w:rsid w:val="0097211B"/>
    <w:rsid w:val="00973B87"/>
    <w:rsid w:val="0097446B"/>
    <w:rsid w:val="00974711"/>
    <w:rsid w:val="00974CC7"/>
    <w:rsid w:val="00975A5E"/>
    <w:rsid w:val="00977E2D"/>
    <w:rsid w:val="00980A75"/>
    <w:rsid w:val="009811C2"/>
    <w:rsid w:val="00982298"/>
    <w:rsid w:val="009824AA"/>
    <w:rsid w:val="00983575"/>
    <w:rsid w:val="009854D8"/>
    <w:rsid w:val="00985B1B"/>
    <w:rsid w:val="00986BEF"/>
    <w:rsid w:val="00987153"/>
    <w:rsid w:val="00987504"/>
    <w:rsid w:val="009902F6"/>
    <w:rsid w:val="009903B5"/>
    <w:rsid w:val="0099072B"/>
    <w:rsid w:val="00991ADF"/>
    <w:rsid w:val="00991D3E"/>
    <w:rsid w:val="00992712"/>
    <w:rsid w:val="00992F89"/>
    <w:rsid w:val="009930E9"/>
    <w:rsid w:val="00995E01"/>
    <w:rsid w:val="009960B3"/>
    <w:rsid w:val="009962A8"/>
    <w:rsid w:val="0099666E"/>
    <w:rsid w:val="00996811"/>
    <w:rsid w:val="00997F50"/>
    <w:rsid w:val="009A0285"/>
    <w:rsid w:val="009A185B"/>
    <w:rsid w:val="009A2FF6"/>
    <w:rsid w:val="009A38F2"/>
    <w:rsid w:val="009A3F25"/>
    <w:rsid w:val="009A5276"/>
    <w:rsid w:val="009A55E2"/>
    <w:rsid w:val="009A601C"/>
    <w:rsid w:val="009A63AD"/>
    <w:rsid w:val="009A7837"/>
    <w:rsid w:val="009A7B56"/>
    <w:rsid w:val="009A7CEE"/>
    <w:rsid w:val="009A7EFF"/>
    <w:rsid w:val="009B0307"/>
    <w:rsid w:val="009B0FFD"/>
    <w:rsid w:val="009B2BC1"/>
    <w:rsid w:val="009B419A"/>
    <w:rsid w:val="009B5EB5"/>
    <w:rsid w:val="009B6063"/>
    <w:rsid w:val="009B64DA"/>
    <w:rsid w:val="009C0778"/>
    <w:rsid w:val="009C0B4A"/>
    <w:rsid w:val="009C1E77"/>
    <w:rsid w:val="009C3077"/>
    <w:rsid w:val="009C47D5"/>
    <w:rsid w:val="009C618D"/>
    <w:rsid w:val="009C61BC"/>
    <w:rsid w:val="009C7919"/>
    <w:rsid w:val="009C7B1D"/>
    <w:rsid w:val="009C7F5F"/>
    <w:rsid w:val="009D0279"/>
    <w:rsid w:val="009D0AAA"/>
    <w:rsid w:val="009D1064"/>
    <w:rsid w:val="009D148C"/>
    <w:rsid w:val="009D1580"/>
    <w:rsid w:val="009D1E19"/>
    <w:rsid w:val="009D21CF"/>
    <w:rsid w:val="009D3BEB"/>
    <w:rsid w:val="009D5A91"/>
    <w:rsid w:val="009D6087"/>
    <w:rsid w:val="009D68D4"/>
    <w:rsid w:val="009D68ED"/>
    <w:rsid w:val="009D6926"/>
    <w:rsid w:val="009D7EFF"/>
    <w:rsid w:val="009E0982"/>
    <w:rsid w:val="009E0EC2"/>
    <w:rsid w:val="009E1833"/>
    <w:rsid w:val="009E2A61"/>
    <w:rsid w:val="009E2C3C"/>
    <w:rsid w:val="009E32AF"/>
    <w:rsid w:val="009E38BE"/>
    <w:rsid w:val="009E486B"/>
    <w:rsid w:val="009E4E32"/>
    <w:rsid w:val="009E4F89"/>
    <w:rsid w:val="009E581F"/>
    <w:rsid w:val="009E5850"/>
    <w:rsid w:val="009E7AE7"/>
    <w:rsid w:val="009E7FDE"/>
    <w:rsid w:val="009F112C"/>
    <w:rsid w:val="009F20FB"/>
    <w:rsid w:val="009F2165"/>
    <w:rsid w:val="009F36BF"/>
    <w:rsid w:val="009F43E9"/>
    <w:rsid w:val="009F48CD"/>
    <w:rsid w:val="009F4D16"/>
    <w:rsid w:val="009F6AC1"/>
    <w:rsid w:val="00A003A1"/>
    <w:rsid w:val="00A00715"/>
    <w:rsid w:val="00A00C35"/>
    <w:rsid w:val="00A00CF8"/>
    <w:rsid w:val="00A01561"/>
    <w:rsid w:val="00A01E54"/>
    <w:rsid w:val="00A0252B"/>
    <w:rsid w:val="00A02E0B"/>
    <w:rsid w:val="00A03E76"/>
    <w:rsid w:val="00A044B4"/>
    <w:rsid w:val="00A04EAD"/>
    <w:rsid w:val="00A0506E"/>
    <w:rsid w:val="00A05563"/>
    <w:rsid w:val="00A060C9"/>
    <w:rsid w:val="00A0649C"/>
    <w:rsid w:val="00A071EF"/>
    <w:rsid w:val="00A10C59"/>
    <w:rsid w:val="00A112A7"/>
    <w:rsid w:val="00A1155D"/>
    <w:rsid w:val="00A11649"/>
    <w:rsid w:val="00A123F6"/>
    <w:rsid w:val="00A12583"/>
    <w:rsid w:val="00A12AA6"/>
    <w:rsid w:val="00A13173"/>
    <w:rsid w:val="00A144E6"/>
    <w:rsid w:val="00A15E6C"/>
    <w:rsid w:val="00A167A4"/>
    <w:rsid w:val="00A170DB"/>
    <w:rsid w:val="00A17ED6"/>
    <w:rsid w:val="00A20D25"/>
    <w:rsid w:val="00A22539"/>
    <w:rsid w:val="00A22762"/>
    <w:rsid w:val="00A22DE3"/>
    <w:rsid w:val="00A22EEA"/>
    <w:rsid w:val="00A2382D"/>
    <w:rsid w:val="00A23F79"/>
    <w:rsid w:val="00A26883"/>
    <w:rsid w:val="00A30AC3"/>
    <w:rsid w:val="00A30C23"/>
    <w:rsid w:val="00A30D7D"/>
    <w:rsid w:val="00A3142A"/>
    <w:rsid w:val="00A32EE9"/>
    <w:rsid w:val="00A3384A"/>
    <w:rsid w:val="00A33F4C"/>
    <w:rsid w:val="00A35249"/>
    <w:rsid w:val="00A353F5"/>
    <w:rsid w:val="00A409AF"/>
    <w:rsid w:val="00A41854"/>
    <w:rsid w:val="00A42560"/>
    <w:rsid w:val="00A43E59"/>
    <w:rsid w:val="00A459D3"/>
    <w:rsid w:val="00A45D73"/>
    <w:rsid w:val="00A47143"/>
    <w:rsid w:val="00A500DD"/>
    <w:rsid w:val="00A506CB"/>
    <w:rsid w:val="00A50892"/>
    <w:rsid w:val="00A50A2B"/>
    <w:rsid w:val="00A50DE1"/>
    <w:rsid w:val="00A51838"/>
    <w:rsid w:val="00A5234C"/>
    <w:rsid w:val="00A530D6"/>
    <w:rsid w:val="00A537EC"/>
    <w:rsid w:val="00A54A23"/>
    <w:rsid w:val="00A54C51"/>
    <w:rsid w:val="00A568C3"/>
    <w:rsid w:val="00A56ABC"/>
    <w:rsid w:val="00A56BE9"/>
    <w:rsid w:val="00A57522"/>
    <w:rsid w:val="00A62DDE"/>
    <w:rsid w:val="00A64643"/>
    <w:rsid w:val="00A64D3C"/>
    <w:rsid w:val="00A65057"/>
    <w:rsid w:val="00A65563"/>
    <w:rsid w:val="00A655C1"/>
    <w:rsid w:val="00A65979"/>
    <w:rsid w:val="00A65A39"/>
    <w:rsid w:val="00A66CDD"/>
    <w:rsid w:val="00A66F64"/>
    <w:rsid w:val="00A7064F"/>
    <w:rsid w:val="00A715C5"/>
    <w:rsid w:val="00A71A7E"/>
    <w:rsid w:val="00A7346E"/>
    <w:rsid w:val="00A734BB"/>
    <w:rsid w:val="00A7379F"/>
    <w:rsid w:val="00A73E1E"/>
    <w:rsid w:val="00A73F4A"/>
    <w:rsid w:val="00A74009"/>
    <w:rsid w:val="00A74C45"/>
    <w:rsid w:val="00A74E9E"/>
    <w:rsid w:val="00A75EDF"/>
    <w:rsid w:val="00A7620D"/>
    <w:rsid w:val="00A76914"/>
    <w:rsid w:val="00A7716D"/>
    <w:rsid w:val="00A77917"/>
    <w:rsid w:val="00A77A8A"/>
    <w:rsid w:val="00A77AD9"/>
    <w:rsid w:val="00A77FE8"/>
    <w:rsid w:val="00A81148"/>
    <w:rsid w:val="00A81492"/>
    <w:rsid w:val="00A81D2B"/>
    <w:rsid w:val="00A8230E"/>
    <w:rsid w:val="00A82A3F"/>
    <w:rsid w:val="00A82A91"/>
    <w:rsid w:val="00A84800"/>
    <w:rsid w:val="00A8480F"/>
    <w:rsid w:val="00A849AF"/>
    <w:rsid w:val="00A85297"/>
    <w:rsid w:val="00A85649"/>
    <w:rsid w:val="00A8567F"/>
    <w:rsid w:val="00A85744"/>
    <w:rsid w:val="00A86638"/>
    <w:rsid w:val="00A87131"/>
    <w:rsid w:val="00A874BA"/>
    <w:rsid w:val="00A87B25"/>
    <w:rsid w:val="00A90A40"/>
    <w:rsid w:val="00A90DA8"/>
    <w:rsid w:val="00A912F4"/>
    <w:rsid w:val="00A916E5"/>
    <w:rsid w:val="00A92659"/>
    <w:rsid w:val="00A9305C"/>
    <w:rsid w:val="00A94E25"/>
    <w:rsid w:val="00A952B6"/>
    <w:rsid w:val="00A95F7E"/>
    <w:rsid w:val="00A9652E"/>
    <w:rsid w:val="00A96A2A"/>
    <w:rsid w:val="00A96A45"/>
    <w:rsid w:val="00A96F2E"/>
    <w:rsid w:val="00A971C9"/>
    <w:rsid w:val="00AA09D0"/>
    <w:rsid w:val="00AA11ED"/>
    <w:rsid w:val="00AA2752"/>
    <w:rsid w:val="00AA2A29"/>
    <w:rsid w:val="00AA2DFD"/>
    <w:rsid w:val="00AA30D3"/>
    <w:rsid w:val="00AA45DC"/>
    <w:rsid w:val="00AA4721"/>
    <w:rsid w:val="00AA6E25"/>
    <w:rsid w:val="00AA727F"/>
    <w:rsid w:val="00AB06F6"/>
    <w:rsid w:val="00AB1456"/>
    <w:rsid w:val="00AB15B0"/>
    <w:rsid w:val="00AB29B9"/>
    <w:rsid w:val="00AB3313"/>
    <w:rsid w:val="00AB3D3B"/>
    <w:rsid w:val="00AB52D3"/>
    <w:rsid w:val="00AB548B"/>
    <w:rsid w:val="00AB575B"/>
    <w:rsid w:val="00AB6D7B"/>
    <w:rsid w:val="00AB6DC2"/>
    <w:rsid w:val="00AB6FCB"/>
    <w:rsid w:val="00AB7273"/>
    <w:rsid w:val="00AB7459"/>
    <w:rsid w:val="00AB750D"/>
    <w:rsid w:val="00AC08EF"/>
    <w:rsid w:val="00AC1862"/>
    <w:rsid w:val="00AC1AE2"/>
    <w:rsid w:val="00AC3A57"/>
    <w:rsid w:val="00AC4015"/>
    <w:rsid w:val="00AC4288"/>
    <w:rsid w:val="00AC4661"/>
    <w:rsid w:val="00AC4E99"/>
    <w:rsid w:val="00AC512C"/>
    <w:rsid w:val="00AC51CC"/>
    <w:rsid w:val="00AC52CA"/>
    <w:rsid w:val="00AC5A7F"/>
    <w:rsid w:val="00AC5E46"/>
    <w:rsid w:val="00AC6398"/>
    <w:rsid w:val="00AC646B"/>
    <w:rsid w:val="00AC66F4"/>
    <w:rsid w:val="00AC7D31"/>
    <w:rsid w:val="00AC7F70"/>
    <w:rsid w:val="00AD044B"/>
    <w:rsid w:val="00AD0BF4"/>
    <w:rsid w:val="00AD18F8"/>
    <w:rsid w:val="00AD373B"/>
    <w:rsid w:val="00AD4050"/>
    <w:rsid w:val="00AD682C"/>
    <w:rsid w:val="00AE08A7"/>
    <w:rsid w:val="00AE0EA1"/>
    <w:rsid w:val="00AE1533"/>
    <w:rsid w:val="00AE2326"/>
    <w:rsid w:val="00AE2833"/>
    <w:rsid w:val="00AE3359"/>
    <w:rsid w:val="00AE47D6"/>
    <w:rsid w:val="00AE4ED2"/>
    <w:rsid w:val="00AE5417"/>
    <w:rsid w:val="00AE5750"/>
    <w:rsid w:val="00AE68BC"/>
    <w:rsid w:val="00AE6F4F"/>
    <w:rsid w:val="00AE6FAC"/>
    <w:rsid w:val="00AE748B"/>
    <w:rsid w:val="00AE7622"/>
    <w:rsid w:val="00AF01D5"/>
    <w:rsid w:val="00AF01F7"/>
    <w:rsid w:val="00AF06BE"/>
    <w:rsid w:val="00AF0EFD"/>
    <w:rsid w:val="00AF21F3"/>
    <w:rsid w:val="00AF284F"/>
    <w:rsid w:val="00AF2E39"/>
    <w:rsid w:val="00AF50B5"/>
    <w:rsid w:val="00AF602B"/>
    <w:rsid w:val="00AF6289"/>
    <w:rsid w:val="00B01110"/>
    <w:rsid w:val="00B01400"/>
    <w:rsid w:val="00B01C20"/>
    <w:rsid w:val="00B030B1"/>
    <w:rsid w:val="00B04632"/>
    <w:rsid w:val="00B04819"/>
    <w:rsid w:val="00B04857"/>
    <w:rsid w:val="00B04867"/>
    <w:rsid w:val="00B0574C"/>
    <w:rsid w:val="00B059DF"/>
    <w:rsid w:val="00B06804"/>
    <w:rsid w:val="00B068CB"/>
    <w:rsid w:val="00B06E2E"/>
    <w:rsid w:val="00B07557"/>
    <w:rsid w:val="00B125A0"/>
    <w:rsid w:val="00B13E96"/>
    <w:rsid w:val="00B14071"/>
    <w:rsid w:val="00B1454B"/>
    <w:rsid w:val="00B15035"/>
    <w:rsid w:val="00B15E28"/>
    <w:rsid w:val="00B163FF"/>
    <w:rsid w:val="00B16585"/>
    <w:rsid w:val="00B16AD5"/>
    <w:rsid w:val="00B16CD2"/>
    <w:rsid w:val="00B17FBA"/>
    <w:rsid w:val="00B2031F"/>
    <w:rsid w:val="00B20C83"/>
    <w:rsid w:val="00B21125"/>
    <w:rsid w:val="00B221FD"/>
    <w:rsid w:val="00B22433"/>
    <w:rsid w:val="00B23916"/>
    <w:rsid w:val="00B23A7D"/>
    <w:rsid w:val="00B23FFE"/>
    <w:rsid w:val="00B24016"/>
    <w:rsid w:val="00B243F3"/>
    <w:rsid w:val="00B244EE"/>
    <w:rsid w:val="00B24F5A"/>
    <w:rsid w:val="00B251A5"/>
    <w:rsid w:val="00B2599A"/>
    <w:rsid w:val="00B25FEA"/>
    <w:rsid w:val="00B26502"/>
    <w:rsid w:val="00B26584"/>
    <w:rsid w:val="00B27702"/>
    <w:rsid w:val="00B27CB4"/>
    <w:rsid w:val="00B27E24"/>
    <w:rsid w:val="00B314DF"/>
    <w:rsid w:val="00B316FB"/>
    <w:rsid w:val="00B3255B"/>
    <w:rsid w:val="00B341AF"/>
    <w:rsid w:val="00B34595"/>
    <w:rsid w:val="00B34967"/>
    <w:rsid w:val="00B350A6"/>
    <w:rsid w:val="00B359D2"/>
    <w:rsid w:val="00B40305"/>
    <w:rsid w:val="00B42279"/>
    <w:rsid w:val="00B43BE3"/>
    <w:rsid w:val="00B4499E"/>
    <w:rsid w:val="00B44FE8"/>
    <w:rsid w:val="00B4527C"/>
    <w:rsid w:val="00B453AC"/>
    <w:rsid w:val="00B45640"/>
    <w:rsid w:val="00B45D7F"/>
    <w:rsid w:val="00B50317"/>
    <w:rsid w:val="00B507E6"/>
    <w:rsid w:val="00B50C5C"/>
    <w:rsid w:val="00B50D14"/>
    <w:rsid w:val="00B511CE"/>
    <w:rsid w:val="00B51331"/>
    <w:rsid w:val="00B5173E"/>
    <w:rsid w:val="00B51C63"/>
    <w:rsid w:val="00B51DA5"/>
    <w:rsid w:val="00B522DD"/>
    <w:rsid w:val="00B536D3"/>
    <w:rsid w:val="00B551C2"/>
    <w:rsid w:val="00B55876"/>
    <w:rsid w:val="00B55AFA"/>
    <w:rsid w:val="00B55EF1"/>
    <w:rsid w:val="00B55F66"/>
    <w:rsid w:val="00B56A98"/>
    <w:rsid w:val="00B56FC0"/>
    <w:rsid w:val="00B57623"/>
    <w:rsid w:val="00B578F8"/>
    <w:rsid w:val="00B57BDD"/>
    <w:rsid w:val="00B57D71"/>
    <w:rsid w:val="00B60940"/>
    <w:rsid w:val="00B612C6"/>
    <w:rsid w:val="00B631A2"/>
    <w:rsid w:val="00B63585"/>
    <w:rsid w:val="00B6394D"/>
    <w:rsid w:val="00B63950"/>
    <w:rsid w:val="00B641DF"/>
    <w:rsid w:val="00B64FA5"/>
    <w:rsid w:val="00B65530"/>
    <w:rsid w:val="00B662CB"/>
    <w:rsid w:val="00B70110"/>
    <w:rsid w:val="00B70318"/>
    <w:rsid w:val="00B70DEF"/>
    <w:rsid w:val="00B714D3"/>
    <w:rsid w:val="00B71910"/>
    <w:rsid w:val="00B72436"/>
    <w:rsid w:val="00B72B6A"/>
    <w:rsid w:val="00B72ECF"/>
    <w:rsid w:val="00B73E6E"/>
    <w:rsid w:val="00B7480C"/>
    <w:rsid w:val="00B766A3"/>
    <w:rsid w:val="00B80225"/>
    <w:rsid w:val="00B804AA"/>
    <w:rsid w:val="00B808CA"/>
    <w:rsid w:val="00B80D78"/>
    <w:rsid w:val="00B8108D"/>
    <w:rsid w:val="00B819F3"/>
    <w:rsid w:val="00B83D85"/>
    <w:rsid w:val="00B844D8"/>
    <w:rsid w:val="00B866E6"/>
    <w:rsid w:val="00B873CA"/>
    <w:rsid w:val="00B873F9"/>
    <w:rsid w:val="00B9105B"/>
    <w:rsid w:val="00B918E6"/>
    <w:rsid w:val="00B9499F"/>
    <w:rsid w:val="00B94A23"/>
    <w:rsid w:val="00B96AC8"/>
    <w:rsid w:val="00B96FBE"/>
    <w:rsid w:val="00B972B2"/>
    <w:rsid w:val="00B97497"/>
    <w:rsid w:val="00B97F48"/>
    <w:rsid w:val="00BA043D"/>
    <w:rsid w:val="00BA0A12"/>
    <w:rsid w:val="00BA30B0"/>
    <w:rsid w:val="00BA48B9"/>
    <w:rsid w:val="00BA4AEB"/>
    <w:rsid w:val="00BA4B0E"/>
    <w:rsid w:val="00BA5873"/>
    <w:rsid w:val="00BA68D6"/>
    <w:rsid w:val="00BA6A2E"/>
    <w:rsid w:val="00BB2D36"/>
    <w:rsid w:val="00BB48F3"/>
    <w:rsid w:val="00BB4C9F"/>
    <w:rsid w:val="00BB5929"/>
    <w:rsid w:val="00BB5A0F"/>
    <w:rsid w:val="00BB5B2E"/>
    <w:rsid w:val="00BB61EF"/>
    <w:rsid w:val="00BB6BED"/>
    <w:rsid w:val="00BB6E68"/>
    <w:rsid w:val="00BB6FAA"/>
    <w:rsid w:val="00BB70C2"/>
    <w:rsid w:val="00BB739C"/>
    <w:rsid w:val="00BB7C42"/>
    <w:rsid w:val="00BC06BF"/>
    <w:rsid w:val="00BC10A0"/>
    <w:rsid w:val="00BC28D3"/>
    <w:rsid w:val="00BC2EEE"/>
    <w:rsid w:val="00BC2F12"/>
    <w:rsid w:val="00BC3144"/>
    <w:rsid w:val="00BC3982"/>
    <w:rsid w:val="00BC40C6"/>
    <w:rsid w:val="00BC40E7"/>
    <w:rsid w:val="00BC421F"/>
    <w:rsid w:val="00BC4BC0"/>
    <w:rsid w:val="00BC4F33"/>
    <w:rsid w:val="00BC55FD"/>
    <w:rsid w:val="00BC69E8"/>
    <w:rsid w:val="00BC6CDC"/>
    <w:rsid w:val="00BC72F6"/>
    <w:rsid w:val="00BC7E77"/>
    <w:rsid w:val="00BD0F95"/>
    <w:rsid w:val="00BD1AC9"/>
    <w:rsid w:val="00BD21E6"/>
    <w:rsid w:val="00BD2315"/>
    <w:rsid w:val="00BD2BC4"/>
    <w:rsid w:val="00BD314A"/>
    <w:rsid w:val="00BD3BF5"/>
    <w:rsid w:val="00BD4362"/>
    <w:rsid w:val="00BD466D"/>
    <w:rsid w:val="00BD4E2D"/>
    <w:rsid w:val="00BD5452"/>
    <w:rsid w:val="00BD5A94"/>
    <w:rsid w:val="00BD5C44"/>
    <w:rsid w:val="00BD6941"/>
    <w:rsid w:val="00BD70DB"/>
    <w:rsid w:val="00BD7B4C"/>
    <w:rsid w:val="00BD7E11"/>
    <w:rsid w:val="00BE29C7"/>
    <w:rsid w:val="00BE3A93"/>
    <w:rsid w:val="00BE4150"/>
    <w:rsid w:val="00BE465F"/>
    <w:rsid w:val="00BE54E3"/>
    <w:rsid w:val="00BE5FE1"/>
    <w:rsid w:val="00BE6161"/>
    <w:rsid w:val="00BE66E5"/>
    <w:rsid w:val="00BE6AE0"/>
    <w:rsid w:val="00BE7966"/>
    <w:rsid w:val="00BF0312"/>
    <w:rsid w:val="00BF07B1"/>
    <w:rsid w:val="00BF1DC9"/>
    <w:rsid w:val="00BF1DEA"/>
    <w:rsid w:val="00BF28B2"/>
    <w:rsid w:val="00BF298D"/>
    <w:rsid w:val="00BF44C0"/>
    <w:rsid w:val="00BF4571"/>
    <w:rsid w:val="00BF45F6"/>
    <w:rsid w:val="00BF5061"/>
    <w:rsid w:val="00BF5481"/>
    <w:rsid w:val="00BF6623"/>
    <w:rsid w:val="00BF7C4C"/>
    <w:rsid w:val="00C0079C"/>
    <w:rsid w:val="00C007BC"/>
    <w:rsid w:val="00C010E3"/>
    <w:rsid w:val="00C01513"/>
    <w:rsid w:val="00C01D57"/>
    <w:rsid w:val="00C03D96"/>
    <w:rsid w:val="00C03FD8"/>
    <w:rsid w:val="00C04242"/>
    <w:rsid w:val="00C051F0"/>
    <w:rsid w:val="00C0787C"/>
    <w:rsid w:val="00C07993"/>
    <w:rsid w:val="00C07C3A"/>
    <w:rsid w:val="00C100A7"/>
    <w:rsid w:val="00C119DD"/>
    <w:rsid w:val="00C11B41"/>
    <w:rsid w:val="00C11E29"/>
    <w:rsid w:val="00C1308D"/>
    <w:rsid w:val="00C152C3"/>
    <w:rsid w:val="00C1616A"/>
    <w:rsid w:val="00C1677D"/>
    <w:rsid w:val="00C16849"/>
    <w:rsid w:val="00C20169"/>
    <w:rsid w:val="00C20B14"/>
    <w:rsid w:val="00C21D23"/>
    <w:rsid w:val="00C22279"/>
    <w:rsid w:val="00C229C6"/>
    <w:rsid w:val="00C22C52"/>
    <w:rsid w:val="00C2503A"/>
    <w:rsid w:val="00C25584"/>
    <w:rsid w:val="00C257A9"/>
    <w:rsid w:val="00C259BB"/>
    <w:rsid w:val="00C262C4"/>
    <w:rsid w:val="00C278DB"/>
    <w:rsid w:val="00C27DE6"/>
    <w:rsid w:val="00C27F1B"/>
    <w:rsid w:val="00C3003B"/>
    <w:rsid w:val="00C303A8"/>
    <w:rsid w:val="00C30E78"/>
    <w:rsid w:val="00C31909"/>
    <w:rsid w:val="00C33603"/>
    <w:rsid w:val="00C33D80"/>
    <w:rsid w:val="00C33E82"/>
    <w:rsid w:val="00C33E93"/>
    <w:rsid w:val="00C3459D"/>
    <w:rsid w:val="00C34B5F"/>
    <w:rsid w:val="00C36AB1"/>
    <w:rsid w:val="00C371C4"/>
    <w:rsid w:val="00C376DA"/>
    <w:rsid w:val="00C40624"/>
    <w:rsid w:val="00C4097F"/>
    <w:rsid w:val="00C40BDB"/>
    <w:rsid w:val="00C40DE5"/>
    <w:rsid w:val="00C41061"/>
    <w:rsid w:val="00C416B0"/>
    <w:rsid w:val="00C42492"/>
    <w:rsid w:val="00C429CF"/>
    <w:rsid w:val="00C435DA"/>
    <w:rsid w:val="00C436C6"/>
    <w:rsid w:val="00C43CAD"/>
    <w:rsid w:val="00C44AB8"/>
    <w:rsid w:val="00C44B41"/>
    <w:rsid w:val="00C4510D"/>
    <w:rsid w:val="00C466DC"/>
    <w:rsid w:val="00C4675E"/>
    <w:rsid w:val="00C46CA8"/>
    <w:rsid w:val="00C46E9F"/>
    <w:rsid w:val="00C46FD3"/>
    <w:rsid w:val="00C5226F"/>
    <w:rsid w:val="00C52B7F"/>
    <w:rsid w:val="00C538D8"/>
    <w:rsid w:val="00C5409E"/>
    <w:rsid w:val="00C55C49"/>
    <w:rsid w:val="00C55DCC"/>
    <w:rsid w:val="00C5609A"/>
    <w:rsid w:val="00C562BC"/>
    <w:rsid w:val="00C604D1"/>
    <w:rsid w:val="00C60885"/>
    <w:rsid w:val="00C61BCE"/>
    <w:rsid w:val="00C62830"/>
    <w:rsid w:val="00C632F0"/>
    <w:rsid w:val="00C648A7"/>
    <w:rsid w:val="00C67A7B"/>
    <w:rsid w:val="00C712A9"/>
    <w:rsid w:val="00C72B4B"/>
    <w:rsid w:val="00C733AB"/>
    <w:rsid w:val="00C747AB"/>
    <w:rsid w:val="00C74F53"/>
    <w:rsid w:val="00C75D13"/>
    <w:rsid w:val="00C7633A"/>
    <w:rsid w:val="00C76A4F"/>
    <w:rsid w:val="00C776B1"/>
    <w:rsid w:val="00C80F63"/>
    <w:rsid w:val="00C813D9"/>
    <w:rsid w:val="00C81BC2"/>
    <w:rsid w:val="00C821E1"/>
    <w:rsid w:val="00C822C0"/>
    <w:rsid w:val="00C851B7"/>
    <w:rsid w:val="00C855F5"/>
    <w:rsid w:val="00C85CD5"/>
    <w:rsid w:val="00C86071"/>
    <w:rsid w:val="00C86D88"/>
    <w:rsid w:val="00C90B51"/>
    <w:rsid w:val="00C9205B"/>
    <w:rsid w:val="00C93C58"/>
    <w:rsid w:val="00C94484"/>
    <w:rsid w:val="00C944F1"/>
    <w:rsid w:val="00C94947"/>
    <w:rsid w:val="00C955BA"/>
    <w:rsid w:val="00C95C34"/>
    <w:rsid w:val="00C96506"/>
    <w:rsid w:val="00CA02A4"/>
    <w:rsid w:val="00CA0CE8"/>
    <w:rsid w:val="00CA17EA"/>
    <w:rsid w:val="00CA191E"/>
    <w:rsid w:val="00CA1E8A"/>
    <w:rsid w:val="00CA21B6"/>
    <w:rsid w:val="00CA2607"/>
    <w:rsid w:val="00CA2828"/>
    <w:rsid w:val="00CA2E19"/>
    <w:rsid w:val="00CA3128"/>
    <w:rsid w:val="00CA328A"/>
    <w:rsid w:val="00CA341C"/>
    <w:rsid w:val="00CA40E8"/>
    <w:rsid w:val="00CA4357"/>
    <w:rsid w:val="00CA4B64"/>
    <w:rsid w:val="00CA584F"/>
    <w:rsid w:val="00CA6118"/>
    <w:rsid w:val="00CA6220"/>
    <w:rsid w:val="00CA6D7F"/>
    <w:rsid w:val="00CA6F4C"/>
    <w:rsid w:val="00CA77BE"/>
    <w:rsid w:val="00CA7806"/>
    <w:rsid w:val="00CB0875"/>
    <w:rsid w:val="00CB143A"/>
    <w:rsid w:val="00CB2030"/>
    <w:rsid w:val="00CB2BEA"/>
    <w:rsid w:val="00CB4345"/>
    <w:rsid w:val="00CB54F9"/>
    <w:rsid w:val="00CB5D09"/>
    <w:rsid w:val="00CB6018"/>
    <w:rsid w:val="00CB66F0"/>
    <w:rsid w:val="00CB7E67"/>
    <w:rsid w:val="00CC0C8E"/>
    <w:rsid w:val="00CC1407"/>
    <w:rsid w:val="00CC2EBB"/>
    <w:rsid w:val="00CC7DF6"/>
    <w:rsid w:val="00CD146D"/>
    <w:rsid w:val="00CD2715"/>
    <w:rsid w:val="00CD2C3C"/>
    <w:rsid w:val="00CD2F61"/>
    <w:rsid w:val="00CD3B36"/>
    <w:rsid w:val="00CD4E13"/>
    <w:rsid w:val="00CD5C0D"/>
    <w:rsid w:val="00CD62FA"/>
    <w:rsid w:val="00CD672E"/>
    <w:rsid w:val="00CD68B1"/>
    <w:rsid w:val="00CD6C83"/>
    <w:rsid w:val="00CD7BB5"/>
    <w:rsid w:val="00CE0022"/>
    <w:rsid w:val="00CE018C"/>
    <w:rsid w:val="00CE067A"/>
    <w:rsid w:val="00CE067F"/>
    <w:rsid w:val="00CE0F49"/>
    <w:rsid w:val="00CE1342"/>
    <w:rsid w:val="00CE442F"/>
    <w:rsid w:val="00CE4BD1"/>
    <w:rsid w:val="00CE50CF"/>
    <w:rsid w:val="00CE5EB3"/>
    <w:rsid w:val="00CE6C35"/>
    <w:rsid w:val="00CE7B10"/>
    <w:rsid w:val="00CE7FA3"/>
    <w:rsid w:val="00CF067F"/>
    <w:rsid w:val="00CF0E00"/>
    <w:rsid w:val="00CF2459"/>
    <w:rsid w:val="00CF3B7A"/>
    <w:rsid w:val="00CF453F"/>
    <w:rsid w:val="00CF6384"/>
    <w:rsid w:val="00CF662F"/>
    <w:rsid w:val="00CF7955"/>
    <w:rsid w:val="00D003F8"/>
    <w:rsid w:val="00D00456"/>
    <w:rsid w:val="00D00609"/>
    <w:rsid w:val="00D0264D"/>
    <w:rsid w:val="00D02D1A"/>
    <w:rsid w:val="00D037A4"/>
    <w:rsid w:val="00D04FD1"/>
    <w:rsid w:val="00D06966"/>
    <w:rsid w:val="00D071DA"/>
    <w:rsid w:val="00D073DB"/>
    <w:rsid w:val="00D0755F"/>
    <w:rsid w:val="00D07697"/>
    <w:rsid w:val="00D07AA0"/>
    <w:rsid w:val="00D100B9"/>
    <w:rsid w:val="00D10389"/>
    <w:rsid w:val="00D1094A"/>
    <w:rsid w:val="00D13393"/>
    <w:rsid w:val="00D13462"/>
    <w:rsid w:val="00D14018"/>
    <w:rsid w:val="00D1547D"/>
    <w:rsid w:val="00D15703"/>
    <w:rsid w:val="00D15ACD"/>
    <w:rsid w:val="00D15CAF"/>
    <w:rsid w:val="00D1620D"/>
    <w:rsid w:val="00D16C65"/>
    <w:rsid w:val="00D17A0D"/>
    <w:rsid w:val="00D17F68"/>
    <w:rsid w:val="00D20D20"/>
    <w:rsid w:val="00D214F5"/>
    <w:rsid w:val="00D22676"/>
    <w:rsid w:val="00D238A3"/>
    <w:rsid w:val="00D23DE6"/>
    <w:rsid w:val="00D26B03"/>
    <w:rsid w:val="00D2768B"/>
    <w:rsid w:val="00D27FC4"/>
    <w:rsid w:val="00D3037C"/>
    <w:rsid w:val="00D30A02"/>
    <w:rsid w:val="00D32A1E"/>
    <w:rsid w:val="00D3322A"/>
    <w:rsid w:val="00D33290"/>
    <w:rsid w:val="00D33CDF"/>
    <w:rsid w:val="00D3427A"/>
    <w:rsid w:val="00D3583A"/>
    <w:rsid w:val="00D35B2A"/>
    <w:rsid w:val="00D363FB"/>
    <w:rsid w:val="00D369C2"/>
    <w:rsid w:val="00D37020"/>
    <w:rsid w:val="00D37444"/>
    <w:rsid w:val="00D3754F"/>
    <w:rsid w:val="00D375AD"/>
    <w:rsid w:val="00D4014D"/>
    <w:rsid w:val="00D40B3A"/>
    <w:rsid w:val="00D40C25"/>
    <w:rsid w:val="00D41A38"/>
    <w:rsid w:val="00D43108"/>
    <w:rsid w:val="00D43699"/>
    <w:rsid w:val="00D43BAD"/>
    <w:rsid w:val="00D43CB0"/>
    <w:rsid w:val="00D441F3"/>
    <w:rsid w:val="00D444DD"/>
    <w:rsid w:val="00D44C8C"/>
    <w:rsid w:val="00D4508F"/>
    <w:rsid w:val="00D454F8"/>
    <w:rsid w:val="00D460C5"/>
    <w:rsid w:val="00D46681"/>
    <w:rsid w:val="00D4728A"/>
    <w:rsid w:val="00D476BB"/>
    <w:rsid w:val="00D47E24"/>
    <w:rsid w:val="00D501D3"/>
    <w:rsid w:val="00D51681"/>
    <w:rsid w:val="00D5169F"/>
    <w:rsid w:val="00D51D14"/>
    <w:rsid w:val="00D5204F"/>
    <w:rsid w:val="00D521C5"/>
    <w:rsid w:val="00D528E4"/>
    <w:rsid w:val="00D53F3A"/>
    <w:rsid w:val="00D540CE"/>
    <w:rsid w:val="00D544EE"/>
    <w:rsid w:val="00D54669"/>
    <w:rsid w:val="00D551DF"/>
    <w:rsid w:val="00D55A5D"/>
    <w:rsid w:val="00D55CB4"/>
    <w:rsid w:val="00D57264"/>
    <w:rsid w:val="00D573EC"/>
    <w:rsid w:val="00D576D7"/>
    <w:rsid w:val="00D578FA"/>
    <w:rsid w:val="00D57EB2"/>
    <w:rsid w:val="00D60E29"/>
    <w:rsid w:val="00D61067"/>
    <w:rsid w:val="00D61944"/>
    <w:rsid w:val="00D61C54"/>
    <w:rsid w:val="00D61D3B"/>
    <w:rsid w:val="00D62305"/>
    <w:rsid w:val="00D62AA0"/>
    <w:rsid w:val="00D63250"/>
    <w:rsid w:val="00D6368D"/>
    <w:rsid w:val="00D63BCE"/>
    <w:rsid w:val="00D6521F"/>
    <w:rsid w:val="00D65D1D"/>
    <w:rsid w:val="00D65D53"/>
    <w:rsid w:val="00D67735"/>
    <w:rsid w:val="00D67DA4"/>
    <w:rsid w:val="00D7052C"/>
    <w:rsid w:val="00D70B12"/>
    <w:rsid w:val="00D72392"/>
    <w:rsid w:val="00D72E81"/>
    <w:rsid w:val="00D72F73"/>
    <w:rsid w:val="00D7303F"/>
    <w:rsid w:val="00D73462"/>
    <w:rsid w:val="00D739CC"/>
    <w:rsid w:val="00D73B4B"/>
    <w:rsid w:val="00D73FEB"/>
    <w:rsid w:val="00D743B5"/>
    <w:rsid w:val="00D7483D"/>
    <w:rsid w:val="00D74D43"/>
    <w:rsid w:val="00D754F6"/>
    <w:rsid w:val="00D759D3"/>
    <w:rsid w:val="00D760D8"/>
    <w:rsid w:val="00D764ED"/>
    <w:rsid w:val="00D76618"/>
    <w:rsid w:val="00D76983"/>
    <w:rsid w:val="00D77ABA"/>
    <w:rsid w:val="00D81F9E"/>
    <w:rsid w:val="00D82031"/>
    <w:rsid w:val="00D83394"/>
    <w:rsid w:val="00D85F56"/>
    <w:rsid w:val="00D8603C"/>
    <w:rsid w:val="00D869C1"/>
    <w:rsid w:val="00D86D24"/>
    <w:rsid w:val="00D87334"/>
    <w:rsid w:val="00D90478"/>
    <w:rsid w:val="00D90814"/>
    <w:rsid w:val="00D928B2"/>
    <w:rsid w:val="00D95249"/>
    <w:rsid w:val="00D95581"/>
    <w:rsid w:val="00D96710"/>
    <w:rsid w:val="00D96CAE"/>
    <w:rsid w:val="00D97778"/>
    <w:rsid w:val="00DA00FF"/>
    <w:rsid w:val="00DA2B03"/>
    <w:rsid w:val="00DA2F63"/>
    <w:rsid w:val="00DA35BC"/>
    <w:rsid w:val="00DA35F8"/>
    <w:rsid w:val="00DA3C5C"/>
    <w:rsid w:val="00DA43E9"/>
    <w:rsid w:val="00DA50BA"/>
    <w:rsid w:val="00DA69C5"/>
    <w:rsid w:val="00DA6D0C"/>
    <w:rsid w:val="00DB02A5"/>
    <w:rsid w:val="00DB0C3E"/>
    <w:rsid w:val="00DB1E58"/>
    <w:rsid w:val="00DB38F9"/>
    <w:rsid w:val="00DB394F"/>
    <w:rsid w:val="00DB485C"/>
    <w:rsid w:val="00DB51B5"/>
    <w:rsid w:val="00DB5397"/>
    <w:rsid w:val="00DB5894"/>
    <w:rsid w:val="00DB5A1C"/>
    <w:rsid w:val="00DB5D78"/>
    <w:rsid w:val="00DB5DF5"/>
    <w:rsid w:val="00DB6924"/>
    <w:rsid w:val="00DB6B56"/>
    <w:rsid w:val="00DB702C"/>
    <w:rsid w:val="00DB7567"/>
    <w:rsid w:val="00DB7847"/>
    <w:rsid w:val="00DC0AE0"/>
    <w:rsid w:val="00DC2B2B"/>
    <w:rsid w:val="00DC3135"/>
    <w:rsid w:val="00DC33DC"/>
    <w:rsid w:val="00DC542A"/>
    <w:rsid w:val="00DC5CC3"/>
    <w:rsid w:val="00DC6C4B"/>
    <w:rsid w:val="00DC751B"/>
    <w:rsid w:val="00DC7759"/>
    <w:rsid w:val="00DD0478"/>
    <w:rsid w:val="00DD0709"/>
    <w:rsid w:val="00DD0E6E"/>
    <w:rsid w:val="00DD0F8E"/>
    <w:rsid w:val="00DD24E0"/>
    <w:rsid w:val="00DD349D"/>
    <w:rsid w:val="00DD4027"/>
    <w:rsid w:val="00DD4936"/>
    <w:rsid w:val="00DD4B3A"/>
    <w:rsid w:val="00DD4C37"/>
    <w:rsid w:val="00DD5B3A"/>
    <w:rsid w:val="00DD6352"/>
    <w:rsid w:val="00DD7F9D"/>
    <w:rsid w:val="00DE163B"/>
    <w:rsid w:val="00DE1AC8"/>
    <w:rsid w:val="00DE1D4B"/>
    <w:rsid w:val="00DE37CF"/>
    <w:rsid w:val="00DE3A71"/>
    <w:rsid w:val="00DE3E94"/>
    <w:rsid w:val="00DE440E"/>
    <w:rsid w:val="00DE5AF9"/>
    <w:rsid w:val="00DE5BA6"/>
    <w:rsid w:val="00DE5BD8"/>
    <w:rsid w:val="00DE670D"/>
    <w:rsid w:val="00DE74A8"/>
    <w:rsid w:val="00DE7D26"/>
    <w:rsid w:val="00DF1620"/>
    <w:rsid w:val="00DF1647"/>
    <w:rsid w:val="00DF1839"/>
    <w:rsid w:val="00DF1BB8"/>
    <w:rsid w:val="00DF1DD2"/>
    <w:rsid w:val="00DF1E0E"/>
    <w:rsid w:val="00DF30DE"/>
    <w:rsid w:val="00DF4C9D"/>
    <w:rsid w:val="00DF5AD7"/>
    <w:rsid w:val="00DF600A"/>
    <w:rsid w:val="00DF614A"/>
    <w:rsid w:val="00DF663C"/>
    <w:rsid w:val="00E006B5"/>
    <w:rsid w:val="00E00E58"/>
    <w:rsid w:val="00E016C8"/>
    <w:rsid w:val="00E01F49"/>
    <w:rsid w:val="00E023FF"/>
    <w:rsid w:val="00E02C72"/>
    <w:rsid w:val="00E042B6"/>
    <w:rsid w:val="00E05BEE"/>
    <w:rsid w:val="00E06387"/>
    <w:rsid w:val="00E0679E"/>
    <w:rsid w:val="00E100A5"/>
    <w:rsid w:val="00E1087E"/>
    <w:rsid w:val="00E1228B"/>
    <w:rsid w:val="00E12664"/>
    <w:rsid w:val="00E12A1B"/>
    <w:rsid w:val="00E13376"/>
    <w:rsid w:val="00E1384C"/>
    <w:rsid w:val="00E1458E"/>
    <w:rsid w:val="00E149C7"/>
    <w:rsid w:val="00E15FBC"/>
    <w:rsid w:val="00E16662"/>
    <w:rsid w:val="00E16FE2"/>
    <w:rsid w:val="00E1766B"/>
    <w:rsid w:val="00E178E7"/>
    <w:rsid w:val="00E17C0C"/>
    <w:rsid w:val="00E207F4"/>
    <w:rsid w:val="00E20A27"/>
    <w:rsid w:val="00E20AE1"/>
    <w:rsid w:val="00E22499"/>
    <w:rsid w:val="00E22F7C"/>
    <w:rsid w:val="00E2336F"/>
    <w:rsid w:val="00E24062"/>
    <w:rsid w:val="00E2440A"/>
    <w:rsid w:val="00E2462D"/>
    <w:rsid w:val="00E24D8B"/>
    <w:rsid w:val="00E25156"/>
    <w:rsid w:val="00E26342"/>
    <w:rsid w:val="00E26362"/>
    <w:rsid w:val="00E263C9"/>
    <w:rsid w:val="00E27720"/>
    <w:rsid w:val="00E27A84"/>
    <w:rsid w:val="00E30E06"/>
    <w:rsid w:val="00E30F5B"/>
    <w:rsid w:val="00E30F6D"/>
    <w:rsid w:val="00E31EA1"/>
    <w:rsid w:val="00E33903"/>
    <w:rsid w:val="00E3489C"/>
    <w:rsid w:val="00E368BE"/>
    <w:rsid w:val="00E36BF3"/>
    <w:rsid w:val="00E37E79"/>
    <w:rsid w:val="00E406F4"/>
    <w:rsid w:val="00E41877"/>
    <w:rsid w:val="00E4253B"/>
    <w:rsid w:val="00E427AE"/>
    <w:rsid w:val="00E42B03"/>
    <w:rsid w:val="00E508BC"/>
    <w:rsid w:val="00E5095C"/>
    <w:rsid w:val="00E51704"/>
    <w:rsid w:val="00E5370A"/>
    <w:rsid w:val="00E53EAC"/>
    <w:rsid w:val="00E54386"/>
    <w:rsid w:val="00E543FE"/>
    <w:rsid w:val="00E5443B"/>
    <w:rsid w:val="00E54E8C"/>
    <w:rsid w:val="00E5518F"/>
    <w:rsid w:val="00E556E7"/>
    <w:rsid w:val="00E56506"/>
    <w:rsid w:val="00E5748C"/>
    <w:rsid w:val="00E57FC7"/>
    <w:rsid w:val="00E60917"/>
    <w:rsid w:val="00E60BCE"/>
    <w:rsid w:val="00E61F53"/>
    <w:rsid w:val="00E6468E"/>
    <w:rsid w:val="00E64A1D"/>
    <w:rsid w:val="00E65FE5"/>
    <w:rsid w:val="00E66A37"/>
    <w:rsid w:val="00E66D9B"/>
    <w:rsid w:val="00E66EA7"/>
    <w:rsid w:val="00E710CC"/>
    <w:rsid w:val="00E71AB3"/>
    <w:rsid w:val="00E71E0D"/>
    <w:rsid w:val="00E723AB"/>
    <w:rsid w:val="00E73DFD"/>
    <w:rsid w:val="00E7499E"/>
    <w:rsid w:val="00E757EF"/>
    <w:rsid w:val="00E76FA7"/>
    <w:rsid w:val="00E80EB7"/>
    <w:rsid w:val="00E80F9C"/>
    <w:rsid w:val="00E8111A"/>
    <w:rsid w:val="00E81FA6"/>
    <w:rsid w:val="00E828AE"/>
    <w:rsid w:val="00E82CC0"/>
    <w:rsid w:val="00E832AC"/>
    <w:rsid w:val="00E837E0"/>
    <w:rsid w:val="00E83CD0"/>
    <w:rsid w:val="00E84CD3"/>
    <w:rsid w:val="00E8552F"/>
    <w:rsid w:val="00E85E1E"/>
    <w:rsid w:val="00E86D53"/>
    <w:rsid w:val="00E86DEB"/>
    <w:rsid w:val="00E87B0E"/>
    <w:rsid w:val="00E9025D"/>
    <w:rsid w:val="00E90365"/>
    <w:rsid w:val="00E90B14"/>
    <w:rsid w:val="00E90DA9"/>
    <w:rsid w:val="00E92A2B"/>
    <w:rsid w:val="00E94EE4"/>
    <w:rsid w:val="00E95517"/>
    <w:rsid w:val="00E96879"/>
    <w:rsid w:val="00E96995"/>
    <w:rsid w:val="00E96C39"/>
    <w:rsid w:val="00E97243"/>
    <w:rsid w:val="00EA00FF"/>
    <w:rsid w:val="00EA0539"/>
    <w:rsid w:val="00EA0A69"/>
    <w:rsid w:val="00EA0CD1"/>
    <w:rsid w:val="00EA1E63"/>
    <w:rsid w:val="00EA2762"/>
    <w:rsid w:val="00EA27B0"/>
    <w:rsid w:val="00EA280B"/>
    <w:rsid w:val="00EA3641"/>
    <w:rsid w:val="00EA4669"/>
    <w:rsid w:val="00EA4CB1"/>
    <w:rsid w:val="00EA54EC"/>
    <w:rsid w:val="00EA7CA7"/>
    <w:rsid w:val="00EB1B97"/>
    <w:rsid w:val="00EB1E66"/>
    <w:rsid w:val="00EB40CB"/>
    <w:rsid w:val="00EB577E"/>
    <w:rsid w:val="00EB58AC"/>
    <w:rsid w:val="00EB63E4"/>
    <w:rsid w:val="00EB691D"/>
    <w:rsid w:val="00EB6EDE"/>
    <w:rsid w:val="00EB71D1"/>
    <w:rsid w:val="00EB751A"/>
    <w:rsid w:val="00EC0897"/>
    <w:rsid w:val="00EC2A15"/>
    <w:rsid w:val="00EC3B1A"/>
    <w:rsid w:val="00EC435E"/>
    <w:rsid w:val="00EC443A"/>
    <w:rsid w:val="00EC5014"/>
    <w:rsid w:val="00EC7566"/>
    <w:rsid w:val="00ED0156"/>
    <w:rsid w:val="00ED0E63"/>
    <w:rsid w:val="00ED151F"/>
    <w:rsid w:val="00ED21EE"/>
    <w:rsid w:val="00ED2D6D"/>
    <w:rsid w:val="00ED335E"/>
    <w:rsid w:val="00ED6422"/>
    <w:rsid w:val="00ED6502"/>
    <w:rsid w:val="00ED693B"/>
    <w:rsid w:val="00ED6D9F"/>
    <w:rsid w:val="00ED6E7B"/>
    <w:rsid w:val="00ED6EDC"/>
    <w:rsid w:val="00ED774F"/>
    <w:rsid w:val="00ED7B0D"/>
    <w:rsid w:val="00ED7EF0"/>
    <w:rsid w:val="00EE053B"/>
    <w:rsid w:val="00EE0A28"/>
    <w:rsid w:val="00EE192B"/>
    <w:rsid w:val="00EE36B5"/>
    <w:rsid w:val="00EE4000"/>
    <w:rsid w:val="00EE76D7"/>
    <w:rsid w:val="00EE7775"/>
    <w:rsid w:val="00EF0485"/>
    <w:rsid w:val="00EF15A3"/>
    <w:rsid w:val="00EF21A2"/>
    <w:rsid w:val="00EF37A1"/>
    <w:rsid w:val="00EF4DA9"/>
    <w:rsid w:val="00EF4E4E"/>
    <w:rsid w:val="00EF6991"/>
    <w:rsid w:val="00EF6E26"/>
    <w:rsid w:val="00EF7758"/>
    <w:rsid w:val="00EF7921"/>
    <w:rsid w:val="00F006FE"/>
    <w:rsid w:val="00F00FEC"/>
    <w:rsid w:val="00F016AE"/>
    <w:rsid w:val="00F0255E"/>
    <w:rsid w:val="00F0319F"/>
    <w:rsid w:val="00F04651"/>
    <w:rsid w:val="00F04BFC"/>
    <w:rsid w:val="00F05B41"/>
    <w:rsid w:val="00F0608A"/>
    <w:rsid w:val="00F10564"/>
    <w:rsid w:val="00F1064F"/>
    <w:rsid w:val="00F10F2A"/>
    <w:rsid w:val="00F112A0"/>
    <w:rsid w:val="00F120BF"/>
    <w:rsid w:val="00F14EBA"/>
    <w:rsid w:val="00F14EFA"/>
    <w:rsid w:val="00F152B1"/>
    <w:rsid w:val="00F1607C"/>
    <w:rsid w:val="00F1699C"/>
    <w:rsid w:val="00F171BD"/>
    <w:rsid w:val="00F217B3"/>
    <w:rsid w:val="00F219FD"/>
    <w:rsid w:val="00F226AE"/>
    <w:rsid w:val="00F22BBE"/>
    <w:rsid w:val="00F234F4"/>
    <w:rsid w:val="00F25313"/>
    <w:rsid w:val="00F254B0"/>
    <w:rsid w:val="00F273D8"/>
    <w:rsid w:val="00F27EE6"/>
    <w:rsid w:val="00F27FA5"/>
    <w:rsid w:val="00F30A64"/>
    <w:rsid w:val="00F30FF6"/>
    <w:rsid w:val="00F31446"/>
    <w:rsid w:val="00F3149E"/>
    <w:rsid w:val="00F32FC1"/>
    <w:rsid w:val="00F3375A"/>
    <w:rsid w:val="00F34262"/>
    <w:rsid w:val="00F34AFE"/>
    <w:rsid w:val="00F37E3A"/>
    <w:rsid w:val="00F40A60"/>
    <w:rsid w:val="00F40D11"/>
    <w:rsid w:val="00F4117A"/>
    <w:rsid w:val="00F41905"/>
    <w:rsid w:val="00F41F0B"/>
    <w:rsid w:val="00F4278E"/>
    <w:rsid w:val="00F42BB6"/>
    <w:rsid w:val="00F43177"/>
    <w:rsid w:val="00F4389D"/>
    <w:rsid w:val="00F4403A"/>
    <w:rsid w:val="00F45BB1"/>
    <w:rsid w:val="00F45CB8"/>
    <w:rsid w:val="00F46CF4"/>
    <w:rsid w:val="00F46E1E"/>
    <w:rsid w:val="00F46F76"/>
    <w:rsid w:val="00F5121E"/>
    <w:rsid w:val="00F5151C"/>
    <w:rsid w:val="00F519BE"/>
    <w:rsid w:val="00F51F04"/>
    <w:rsid w:val="00F51F84"/>
    <w:rsid w:val="00F52062"/>
    <w:rsid w:val="00F535EA"/>
    <w:rsid w:val="00F5377A"/>
    <w:rsid w:val="00F54074"/>
    <w:rsid w:val="00F54A19"/>
    <w:rsid w:val="00F550FF"/>
    <w:rsid w:val="00F55D20"/>
    <w:rsid w:val="00F57792"/>
    <w:rsid w:val="00F57D09"/>
    <w:rsid w:val="00F602AE"/>
    <w:rsid w:val="00F60AF6"/>
    <w:rsid w:val="00F61BCA"/>
    <w:rsid w:val="00F626D6"/>
    <w:rsid w:val="00F636CC"/>
    <w:rsid w:val="00F63E2B"/>
    <w:rsid w:val="00F642A2"/>
    <w:rsid w:val="00F644FD"/>
    <w:rsid w:val="00F645CF"/>
    <w:rsid w:val="00F645EA"/>
    <w:rsid w:val="00F64FBF"/>
    <w:rsid w:val="00F6690E"/>
    <w:rsid w:val="00F66E20"/>
    <w:rsid w:val="00F673A0"/>
    <w:rsid w:val="00F67708"/>
    <w:rsid w:val="00F67ABB"/>
    <w:rsid w:val="00F67BD3"/>
    <w:rsid w:val="00F70850"/>
    <w:rsid w:val="00F70EF2"/>
    <w:rsid w:val="00F7269A"/>
    <w:rsid w:val="00F72AF3"/>
    <w:rsid w:val="00F7396A"/>
    <w:rsid w:val="00F758A4"/>
    <w:rsid w:val="00F768FE"/>
    <w:rsid w:val="00F76914"/>
    <w:rsid w:val="00F77075"/>
    <w:rsid w:val="00F7725B"/>
    <w:rsid w:val="00F818CD"/>
    <w:rsid w:val="00F81A94"/>
    <w:rsid w:val="00F81A9E"/>
    <w:rsid w:val="00F820FC"/>
    <w:rsid w:val="00F82128"/>
    <w:rsid w:val="00F837F2"/>
    <w:rsid w:val="00F84FBF"/>
    <w:rsid w:val="00F85B47"/>
    <w:rsid w:val="00F86FCB"/>
    <w:rsid w:val="00F870FC"/>
    <w:rsid w:val="00F872DF"/>
    <w:rsid w:val="00F91413"/>
    <w:rsid w:val="00F9217B"/>
    <w:rsid w:val="00F92C54"/>
    <w:rsid w:val="00F93037"/>
    <w:rsid w:val="00F9312C"/>
    <w:rsid w:val="00F93553"/>
    <w:rsid w:val="00F93982"/>
    <w:rsid w:val="00F939F4"/>
    <w:rsid w:val="00F93AED"/>
    <w:rsid w:val="00F93EE2"/>
    <w:rsid w:val="00FA1562"/>
    <w:rsid w:val="00FA1A3F"/>
    <w:rsid w:val="00FA264A"/>
    <w:rsid w:val="00FA26CE"/>
    <w:rsid w:val="00FA43DA"/>
    <w:rsid w:val="00FA4C12"/>
    <w:rsid w:val="00FA4EBC"/>
    <w:rsid w:val="00FA5C3D"/>
    <w:rsid w:val="00FA6DCE"/>
    <w:rsid w:val="00FA6F60"/>
    <w:rsid w:val="00FA74B9"/>
    <w:rsid w:val="00FA7582"/>
    <w:rsid w:val="00FA7E58"/>
    <w:rsid w:val="00FB0477"/>
    <w:rsid w:val="00FB0ADF"/>
    <w:rsid w:val="00FB1C89"/>
    <w:rsid w:val="00FB3824"/>
    <w:rsid w:val="00FB433F"/>
    <w:rsid w:val="00FB4541"/>
    <w:rsid w:val="00FB506F"/>
    <w:rsid w:val="00FB522C"/>
    <w:rsid w:val="00FB5714"/>
    <w:rsid w:val="00FB6BF6"/>
    <w:rsid w:val="00FB7221"/>
    <w:rsid w:val="00FB7B1C"/>
    <w:rsid w:val="00FC02BA"/>
    <w:rsid w:val="00FC03C1"/>
    <w:rsid w:val="00FC0C7A"/>
    <w:rsid w:val="00FC2920"/>
    <w:rsid w:val="00FC2FCE"/>
    <w:rsid w:val="00FC347F"/>
    <w:rsid w:val="00FC4669"/>
    <w:rsid w:val="00FC5749"/>
    <w:rsid w:val="00FC5DDD"/>
    <w:rsid w:val="00FC638A"/>
    <w:rsid w:val="00FC723C"/>
    <w:rsid w:val="00FC7A30"/>
    <w:rsid w:val="00FD1232"/>
    <w:rsid w:val="00FD2DD6"/>
    <w:rsid w:val="00FD38BC"/>
    <w:rsid w:val="00FD3F41"/>
    <w:rsid w:val="00FD42FD"/>
    <w:rsid w:val="00FD4538"/>
    <w:rsid w:val="00FD5F96"/>
    <w:rsid w:val="00FD644C"/>
    <w:rsid w:val="00FD7050"/>
    <w:rsid w:val="00FD721C"/>
    <w:rsid w:val="00FE090F"/>
    <w:rsid w:val="00FE0958"/>
    <w:rsid w:val="00FE1F8B"/>
    <w:rsid w:val="00FE2375"/>
    <w:rsid w:val="00FE26F1"/>
    <w:rsid w:val="00FE2FD0"/>
    <w:rsid w:val="00FE30A4"/>
    <w:rsid w:val="00FE3230"/>
    <w:rsid w:val="00FE4CE0"/>
    <w:rsid w:val="00FE5A02"/>
    <w:rsid w:val="00FE655B"/>
    <w:rsid w:val="00FF154A"/>
    <w:rsid w:val="00FF1A9D"/>
    <w:rsid w:val="00FF2F6E"/>
    <w:rsid w:val="00FF3240"/>
    <w:rsid w:val="00FF35DB"/>
    <w:rsid w:val="00FF3F2A"/>
    <w:rsid w:val="00FF51AE"/>
    <w:rsid w:val="00FF51CD"/>
    <w:rsid w:val="00FF5D30"/>
    <w:rsid w:val="00FF6EE7"/>
    <w:rsid w:val="00FF7F0B"/>
    <w:rsid w:val="01227446"/>
    <w:rsid w:val="01562BB7"/>
    <w:rsid w:val="017442FA"/>
    <w:rsid w:val="017B11E4"/>
    <w:rsid w:val="01C04E49"/>
    <w:rsid w:val="01DD3C4D"/>
    <w:rsid w:val="01E7375E"/>
    <w:rsid w:val="01F85930"/>
    <w:rsid w:val="02005F97"/>
    <w:rsid w:val="020236B3"/>
    <w:rsid w:val="020B4AE7"/>
    <w:rsid w:val="02822F76"/>
    <w:rsid w:val="02831388"/>
    <w:rsid w:val="028642E4"/>
    <w:rsid w:val="0288005D"/>
    <w:rsid w:val="02A36C44"/>
    <w:rsid w:val="02B11911"/>
    <w:rsid w:val="02C941D1"/>
    <w:rsid w:val="02EA4873"/>
    <w:rsid w:val="0305345B"/>
    <w:rsid w:val="036118B7"/>
    <w:rsid w:val="036A59B4"/>
    <w:rsid w:val="03806F86"/>
    <w:rsid w:val="03D170B7"/>
    <w:rsid w:val="03D339AB"/>
    <w:rsid w:val="03E219EE"/>
    <w:rsid w:val="03F359AA"/>
    <w:rsid w:val="041871BE"/>
    <w:rsid w:val="04253689"/>
    <w:rsid w:val="048D2B9D"/>
    <w:rsid w:val="04AE0BC2"/>
    <w:rsid w:val="04EE6171"/>
    <w:rsid w:val="04F22CE4"/>
    <w:rsid w:val="05087233"/>
    <w:rsid w:val="055C132D"/>
    <w:rsid w:val="056E7930"/>
    <w:rsid w:val="05A01219"/>
    <w:rsid w:val="05BB24F7"/>
    <w:rsid w:val="05CC0260"/>
    <w:rsid w:val="06035C4C"/>
    <w:rsid w:val="062A31D9"/>
    <w:rsid w:val="068C514E"/>
    <w:rsid w:val="069845E6"/>
    <w:rsid w:val="06A21429"/>
    <w:rsid w:val="06CE0008"/>
    <w:rsid w:val="07034156"/>
    <w:rsid w:val="07043A2A"/>
    <w:rsid w:val="071D4AEC"/>
    <w:rsid w:val="07351E35"/>
    <w:rsid w:val="0781151E"/>
    <w:rsid w:val="079A4734"/>
    <w:rsid w:val="07B23486"/>
    <w:rsid w:val="07BD6329"/>
    <w:rsid w:val="07BE007D"/>
    <w:rsid w:val="07EA5262"/>
    <w:rsid w:val="0808579C"/>
    <w:rsid w:val="08122176"/>
    <w:rsid w:val="088E492A"/>
    <w:rsid w:val="089611F6"/>
    <w:rsid w:val="08C43471"/>
    <w:rsid w:val="08F31FA8"/>
    <w:rsid w:val="08F85810"/>
    <w:rsid w:val="091837BC"/>
    <w:rsid w:val="09273A00"/>
    <w:rsid w:val="093260D9"/>
    <w:rsid w:val="093738EA"/>
    <w:rsid w:val="093D3223"/>
    <w:rsid w:val="097529BD"/>
    <w:rsid w:val="099B68C7"/>
    <w:rsid w:val="09A6526C"/>
    <w:rsid w:val="09B2776D"/>
    <w:rsid w:val="0A021A8E"/>
    <w:rsid w:val="0A0A75A9"/>
    <w:rsid w:val="0A4E3107"/>
    <w:rsid w:val="0A586566"/>
    <w:rsid w:val="0A6F38B0"/>
    <w:rsid w:val="0A982E07"/>
    <w:rsid w:val="0ADF2460"/>
    <w:rsid w:val="0AE61DC4"/>
    <w:rsid w:val="0AF12517"/>
    <w:rsid w:val="0B071D3B"/>
    <w:rsid w:val="0B325009"/>
    <w:rsid w:val="0B9104A3"/>
    <w:rsid w:val="0BB57B27"/>
    <w:rsid w:val="0BE91440"/>
    <w:rsid w:val="0BEA7692"/>
    <w:rsid w:val="0BFC68C3"/>
    <w:rsid w:val="0C232BA4"/>
    <w:rsid w:val="0C245212"/>
    <w:rsid w:val="0C2A591E"/>
    <w:rsid w:val="0C571C66"/>
    <w:rsid w:val="0C692CAD"/>
    <w:rsid w:val="0CB63A18"/>
    <w:rsid w:val="0CD8573D"/>
    <w:rsid w:val="0CE73BD2"/>
    <w:rsid w:val="0CFD3DAC"/>
    <w:rsid w:val="0D3112F1"/>
    <w:rsid w:val="0D35493D"/>
    <w:rsid w:val="0D4E3C51"/>
    <w:rsid w:val="0D5F65AD"/>
    <w:rsid w:val="0D935B07"/>
    <w:rsid w:val="0DBB1357"/>
    <w:rsid w:val="0DC3019B"/>
    <w:rsid w:val="0DD979BE"/>
    <w:rsid w:val="0E0B1B42"/>
    <w:rsid w:val="0E5E7EC3"/>
    <w:rsid w:val="0E7D0902"/>
    <w:rsid w:val="0EF95E3E"/>
    <w:rsid w:val="0F334EAC"/>
    <w:rsid w:val="0F5F3EF3"/>
    <w:rsid w:val="0F711E78"/>
    <w:rsid w:val="0FAF7B58"/>
    <w:rsid w:val="0FB029A1"/>
    <w:rsid w:val="0FD0094D"/>
    <w:rsid w:val="100D394F"/>
    <w:rsid w:val="10652763"/>
    <w:rsid w:val="10881228"/>
    <w:rsid w:val="108D4A90"/>
    <w:rsid w:val="109B028B"/>
    <w:rsid w:val="10D82C9C"/>
    <w:rsid w:val="10F0442F"/>
    <w:rsid w:val="110E5DC3"/>
    <w:rsid w:val="11AB2589"/>
    <w:rsid w:val="11B06C88"/>
    <w:rsid w:val="12007DD0"/>
    <w:rsid w:val="12152F8F"/>
    <w:rsid w:val="12386C7D"/>
    <w:rsid w:val="12622357"/>
    <w:rsid w:val="1264260D"/>
    <w:rsid w:val="12AB4877"/>
    <w:rsid w:val="1340403C"/>
    <w:rsid w:val="1365318B"/>
    <w:rsid w:val="13916645"/>
    <w:rsid w:val="139313D5"/>
    <w:rsid w:val="13B26760"/>
    <w:rsid w:val="13BB1914"/>
    <w:rsid w:val="13C407C9"/>
    <w:rsid w:val="13DA4490"/>
    <w:rsid w:val="14263231"/>
    <w:rsid w:val="147A17CF"/>
    <w:rsid w:val="147C72F5"/>
    <w:rsid w:val="148429E8"/>
    <w:rsid w:val="14C850AF"/>
    <w:rsid w:val="14D07641"/>
    <w:rsid w:val="155D0ED5"/>
    <w:rsid w:val="15981F0D"/>
    <w:rsid w:val="15B30AF5"/>
    <w:rsid w:val="15C56A7A"/>
    <w:rsid w:val="16014137"/>
    <w:rsid w:val="16181094"/>
    <w:rsid w:val="16273291"/>
    <w:rsid w:val="16314110"/>
    <w:rsid w:val="165C118C"/>
    <w:rsid w:val="16691AFB"/>
    <w:rsid w:val="1696109A"/>
    <w:rsid w:val="16A14DF1"/>
    <w:rsid w:val="16AB2114"/>
    <w:rsid w:val="16D73689"/>
    <w:rsid w:val="16EB42BE"/>
    <w:rsid w:val="17051310"/>
    <w:rsid w:val="17936E30"/>
    <w:rsid w:val="179D7CAF"/>
    <w:rsid w:val="17F3167D"/>
    <w:rsid w:val="17F87CDE"/>
    <w:rsid w:val="180715CC"/>
    <w:rsid w:val="183A374F"/>
    <w:rsid w:val="18622CA6"/>
    <w:rsid w:val="18A62B93"/>
    <w:rsid w:val="18FE477D"/>
    <w:rsid w:val="19037FE5"/>
    <w:rsid w:val="19145D4E"/>
    <w:rsid w:val="192341E3"/>
    <w:rsid w:val="19267830"/>
    <w:rsid w:val="19341F4D"/>
    <w:rsid w:val="196C5B8A"/>
    <w:rsid w:val="19C01A32"/>
    <w:rsid w:val="19FE07AD"/>
    <w:rsid w:val="1A0A7151"/>
    <w:rsid w:val="1A0F6516"/>
    <w:rsid w:val="1A1B310D"/>
    <w:rsid w:val="1A3441CE"/>
    <w:rsid w:val="1A381F10"/>
    <w:rsid w:val="1A4810D1"/>
    <w:rsid w:val="1A6B5E42"/>
    <w:rsid w:val="1A7C5F3D"/>
    <w:rsid w:val="1A8C7B66"/>
    <w:rsid w:val="1A952EBF"/>
    <w:rsid w:val="1A9C424D"/>
    <w:rsid w:val="1A9F789A"/>
    <w:rsid w:val="1AC92C8C"/>
    <w:rsid w:val="1AD02149"/>
    <w:rsid w:val="1ADA2FC8"/>
    <w:rsid w:val="1AED2CFB"/>
    <w:rsid w:val="1B053701"/>
    <w:rsid w:val="1B0B3181"/>
    <w:rsid w:val="1B0E4A1F"/>
    <w:rsid w:val="1B75684C"/>
    <w:rsid w:val="1B7A5146"/>
    <w:rsid w:val="1B862808"/>
    <w:rsid w:val="1BD6553D"/>
    <w:rsid w:val="1C026332"/>
    <w:rsid w:val="1C057BD0"/>
    <w:rsid w:val="1C5172BA"/>
    <w:rsid w:val="1C517EAF"/>
    <w:rsid w:val="1C550B58"/>
    <w:rsid w:val="1C92478B"/>
    <w:rsid w:val="1CAA0778"/>
    <w:rsid w:val="1CB57848"/>
    <w:rsid w:val="1CCE26B8"/>
    <w:rsid w:val="1CEC0D90"/>
    <w:rsid w:val="1D0460DA"/>
    <w:rsid w:val="1D1D0F4A"/>
    <w:rsid w:val="1D33076D"/>
    <w:rsid w:val="1D710C09"/>
    <w:rsid w:val="1D772D50"/>
    <w:rsid w:val="1D796BD9"/>
    <w:rsid w:val="1D864D41"/>
    <w:rsid w:val="1DB25B36"/>
    <w:rsid w:val="1DC615E1"/>
    <w:rsid w:val="1DE7719E"/>
    <w:rsid w:val="1DE859FC"/>
    <w:rsid w:val="1E661761"/>
    <w:rsid w:val="1EA25BAA"/>
    <w:rsid w:val="1EA83E44"/>
    <w:rsid w:val="1EDF0BAD"/>
    <w:rsid w:val="1EF23F91"/>
    <w:rsid w:val="1F070103"/>
    <w:rsid w:val="1F485A62"/>
    <w:rsid w:val="1F5218AC"/>
    <w:rsid w:val="1F561ADA"/>
    <w:rsid w:val="1F7C289F"/>
    <w:rsid w:val="1F8E612F"/>
    <w:rsid w:val="1FA83694"/>
    <w:rsid w:val="1FC54D53"/>
    <w:rsid w:val="1FE4668C"/>
    <w:rsid w:val="1FF8590B"/>
    <w:rsid w:val="202D37ED"/>
    <w:rsid w:val="204A64FA"/>
    <w:rsid w:val="206D21E8"/>
    <w:rsid w:val="20787AD8"/>
    <w:rsid w:val="207B66B3"/>
    <w:rsid w:val="20801F1B"/>
    <w:rsid w:val="211A411E"/>
    <w:rsid w:val="215869F4"/>
    <w:rsid w:val="216435EB"/>
    <w:rsid w:val="21676C37"/>
    <w:rsid w:val="21690C01"/>
    <w:rsid w:val="21916B93"/>
    <w:rsid w:val="21933ED0"/>
    <w:rsid w:val="219856A8"/>
    <w:rsid w:val="21BA145D"/>
    <w:rsid w:val="21BB6712"/>
    <w:rsid w:val="21C916A0"/>
    <w:rsid w:val="21DE339D"/>
    <w:rsid w:val="21E64000"/>
    <w:rsid w:val="21F229A5"/>
    <w:rsid w:val="22035924"/>
    <w:rsid w:val="223B5149"/>
    <w:rsid w:val="224551CB"/>
    <w:rsid w:val="228F3E52"/>
    <w:rsid w:val="22965EBE"/>
    <w:rsid w:val="22B94269"/>
    <w:rsid w:val="22C97BAA"/>
    <w:rsid w:val="22CE3412"/>
    <w:rsid w:val="22CE51C0"/>
    <w:rsid w:val="22D16A5E"/>
    <w:rsid w:val="22EE5862"/>
    <w:rsid w:val="230F7587"/>
    <w:rsid w:val="231352C9"/>
    <w:rsid w:val="2318643B"/>
    <w:rsid w:val="236B7843"/>
    <w:rsid w:val="23812232"/>
    <w:rsid w:val="2398757C"/>
    <w:rsid w:val="23BE1C94"/>
    <w:rsid w:val="23C95987"/>
    <w:rsid w:val="23CB7951"/>
    <w:rsid w:val="23E7405F"/>
    <w:rsid w:val="23EA427B"/>
    <w:rsid w:val="23FA3D93"/>
    <w:rsid w:val="240252EE"/>
    <w:rsid w:val="24050C69"/>
    <w:rsid w:val="24155071"/>
    <w:rsid w:val="242D5F16"/>
    <w:rsid w:val="244220C8"/>
    <w:rsid w:val="24444B67"/>
    <w:rsid w:val="248B0E8F"/>
    <w:rsid w:val="248F4E23"/>
    <w:rsid w:val="248F6BD1"/>
    <w:rsid w:val="24AD5899"/>
    <w:rsid w:val="24E25E71"/>
    <w:rsid w:val="24EF7670"/>
    <w:rsid w:val="250C297C"/>
    <w:rsid w:val="256E67E6"/>
    <w:rsid w:val="25746E60"/>
    <w:rsid w:val="2584618A"/>
    <w:rsid w:val="25A01D0E"/>
    <w:rsid w:val="25B27647"/>
    <w:rsid w:val="25D16D75"/>
    <w:rsid w:val="25FC7F87"/>
    <w:rsid w:val="26035C4B"/>
    <w:rsid w:val="26084E8D"/>
    <w:rsid w:val="261A4BC0"/>
    <w:rsid w:val="261B647D"/>
    <w:rsid w:val="26284BE7"/>
    <w:rsid w:val="266D4CF0"/>
    <w:rsid w:val="2683772A"/>
    <w:rsid w:val="2685028B"/>
    <w:rsid w:val="269C6660"/>
    <w:rsid w:val="26A74B38"/>
    <w:rsid w:val="26B648E9"/>
    <w:rsid w:val="26B752A2"/>
    <w:rsid w:val="26DC371C"/>
    <w:rsid w:val="270A79FB"/>
    <w:rsid w:val="270E48A8"/>
    <w:rsid w:val="27111B1F"/>
    <w:rsid w:val="271F0DEE"/>
    <w:rsid w:val="273B6299"/>
    <w:rsid w:val="275D6B12"/>
    <w:rsid w:val="27982240"/>
    <w:rsid w:val="27BC40CB"/>
    <w:rsid w:val="27CC1EEA"/>
    <w:rsid w:val="27FA3C0E"/>
    <w:rsid w:val="280556D9"/>
    <w:rsid w:val="281C69CE"/>
    <w:rsid w:val="282D551D"/>
    <w:rsid w:val="285223EF"/>
    <w:rsid w:val="289F315B"/>
    <w:rsid w:val="28A349F9"/>
    <w:rsid w:val="28D131EA"/>
    <w:rsid w:val="28E82D54"/>
    <w:rsid w:val="28F90ABD"/>
    <w:rsid w:val="29725C26"/>
    <w:rsid w:val="29761A2A"/>
    <w:rsid w:val="29910CF5"/>
    <w:rsid w:val="29B11398"/>
    <w:rsid w:val="29CF7866"/>
    <w:rsid w:val="29D62BAC"/>
    <w:rsid w:val="29E277A3"/>
    <w:rsid w:val="2A3D2C2B"/>
    <w:rsid w:val="2A500BB0"/>
    <w:rsid w:val="2A756869"/>
    <w:rsid w:val="2A9C3DF6"/>
    <w:rsid w:val="2AA10588"/>
    <w:rsid w:val="2AC60E73"/>
    <w:rsid w:val="2ACA569B"/>
    <w:rsid w:val="2ACB46DB"/>
    <w:rsid w:val="2ACF7D27"/>
    <w:rsid w:val="2AE746ED"/>
    <w:rsid w:val="2AF43C32"/>
    <w:rsid w:val="2AF459E0"/>
    <w:rsid w:val="2B05199B"/>
    <w:rsid w:val="2B110340"/>
    <w:rsid w:val="2B2F3616"/>
    <w:rsid w:val="2B563836"/>
    <w:rsid w:val="2B656E9C"/>
    <w:rsid w:val="2BA967CA"/>
    <w:rsid w:val="2BD669CE"/>
    <w:rsid w:val="2BEB7C37"/>
    <w:rsid w:val="2BEE242F"/>
    <w:rsid w:val="2C0B1233"/>
    <w:rsid w:val="2C131E96"/>
    <w:rsid w:val="2C1927E2"/>
    <w:rsid w:val="2C1B0D4A"/>
    <w:rsid w:val="2C1F3A83"/>
    <w:rsid w:val="2C2B3683"/>
    <w:rsid w:val="2C2C73FB"/>
    <w:rsid w:val="2C577028"/>
    <w:rsid w:val="2C78619D"/>
    <w:rsid w:val="2C8B41B2"/>
    <w:rsid w:val="2C931228"/>
    <w:rsid w:val="2C967C1C"/>
    <w:rsid w:val="2CB5119F"/>
    <w:rsid w:val="2CD07D94"/>
    <w:rsid w:val="2CE33F5E"/>
    <w:rsid w:val="2CFE2B46"/>
    <w:rsid w:val="2D0068BE"/>
    <w:rsid w:val="2D0143E4"/>
    <w:rsid w:val="2D2307FE"/>
    <w:rsid w:val="2D2F2CFF"/>
    <w:rsid w:val="2D332C86"/>
    <w:rsid w:val="2D3447B9"/>
    <w:rsid w:val="2D4B38B1"/>
    <w:rsid w:val="2D880661"/>
    <w:rsid w:val="2D92365C"/>
    <w:rsid w:val="2D9B2143"/>
    <w:rsid w:val="2DA61215"/>
    <w:rsid w:val="2DEC6E42"/>
    <w:rsid w:val="2E204D3E"/>
    <w:rsid w:val="2E422DEA"/>
    <w:rsid w:val="2E5F52BE"/>
    <w:rsid w:val="2EA339A5"/>
    <w:rsid w:val="2EA4771D"/>
    <w:rsid w:val="2EA81E7D"/>
    <w:rsid w:val="2EFA558F"/>
    <w:rsid w:val="2EFE507F"/>
    <w:rsid w:val="2F000DF7"/>
    <w:rsid w:val="2F386C36"/>
    <w:rsid w:val="2F407445"/>
    <w:rsid w:val="2F4607D4"/>
    <w:rsid w:val="2F542EF1"/>
    <w:rsid w:val="2F8D01B1"/>
    <w:rsid w:val="2FAC3959"/>
    <w:rsid w:val="2FC17E5A"/>
    <w:rsid w:val="2FDB2CCA"/>
    <w:rsid w:val="2FFA3A98"/>
    <w:rsid w:val="3008099C"/>
    <w:rsid w:val="300E150D"/>
    <w:rsid w:val="30536D05"/>
    <w:rsid w:val="30550CCF"/>
    <w:rsid w:val="305807BF"/>
    <w:rsid w:val="305D6E18"/>
    <w:rsid w:val="307B44AD"/>
    <w:rsid w:val="308A649E"/>
    <w:rsid w:val="30F54260"/>
    <w:rsid w:val="31162BFD"/>
    <w:rsid w:val="31462D0D"/>
    <w:rsid w:val="31670E56"/>
    <w:rsid w:val="31774C75"/>
    <w:rsid w:val="317E4255"/>
    <w:rsid w:val="31A64EAB"/>
    <w:rsid w:val="31B22151"/>
    <w:rsid w:val="31CE331C"/>
    <w:rsid w:val="31FB3707"/>
    <w:rsid w:val="31FE7144"/>
    <w:rsid w:val="32002E44"/>
    <w:rsid w:val="32046FC8"/>
    <w:rsid w:val="32B1065A"/>
    <w:rsid w:val="32EC3440"/>
    <w:rsid w:val="32F32A21"/>
    <w:rsid w:val="32FA5B5D"/>
    <w:rsid w:val="332E6A97"/>
    <w:rsid w:val="33B04D60"/>
    <w:rsid w:val="33E07C5F"/>
    <w:rsid w:val="343155AF"/>
    <w:rsid w:val="348E2A01"/>
    <w:rsid w:val="34B9264B"/>
    <w:rsid w:val="34C957E7"/>
    <w:rsid w:val="35123632"/>
    <w:rsid w:val="35135904"/>
    <w:rsid w:val="35586B6B"/>
    <w:rsid w:val="35600644"/>
    <w:rsid w:val="3575596F"/>
    <w:rsid w:val="35794950"/>
    <w:rsid w:val="35847960"/>
    <w:rsid w:val="35D91DA1"/>
    <w:rsid w:val="35F40F8A"/>
    <w:rsid w:val="3628478F"/>
    <w:rsid w:val="3651018A"/>
    <w:rsid w:val="36620F7B"/>
    <w:rsid w:val="3670621D"/>
    <w:rsid w:val="36873BAC"/>
    <w:rsid w:val="36A52284"/>
    <w:rsid w:val="36C62C57"/>
    <w:rsid w:val="36FA25D0"/>
    <w:rsid w:val="37040D59"/>
    <w:rsid w:val="370C5E5F"/>
    <w:rsid w:val="37245B46"/>
    <w:rsid w:val="372A4537"/>
    <w:rsid w:val="37621F23"/>
    <w:rsid w:val="37734130"/>
    <w:rsid w:val="377834F5"/>
    <w:rsid w:val="37865C12"/>
    <w:rsid w:val="37AB3F79"/>
    <w:rsid w:val="37C93D50"/>
    <w:rsid w:val="37D42E21"/>
    <w:rsid w:val="38006B5A"/>
    <w:rsid w:val="380A509D"/>
    <w:rsid w:val="38284F1B"/>
    <w:rsid w:val="384A30E3"/>
    <w:rsid w:val="386C12AB"/>
    <w:rsid w:val="389A3089"/>
    <w:rsid w:val="38A30A45"/>
    <w:rsid w:val="38FF3ECD"/>
    <w:rsid w:val="394153F5"/>
    <w:rsid w:val="39673821"/>
    <w:rsid w:val="396F26D5"/>
    <w:rsid w:val="397071A2"/>
    <w:rsid w:val="39730417"/>
    <w:rsid w:val="39761CB6"/>
    <w:rsid w:val="398048E2"/>
    <w:rsid w:val="39916AF0"/>
    <w:rsid w:val="3A0472C2"/>
    <w:rsid w:val="3A141BFB"/>
    <w:rsid w:val="3A173499"/>
    <w:rsid w:val="3A4A561C"/>
    <w:rsid w:val="3A4F678F"/>
    <w:rsid w:val="3A52002D"/>
    <w:rsid w:val="3A541FF7"/>
    <w:rsid w:val="3A561FD3"/>
    <w:rsid w:val="3A744576"/>
    <w:rsid w:val="3A766411"/>
    <w:rsid w:val="3AB605BC"/>
    <w:rsid w:val="3AD35612"/>
    <w:rsid w:val="3AF81890"/>
    <w:rsid w:val="3B007A89"/>
    <w:rsid w:val="3B3B7232"/>
    <w:rsid w:val="3B47390A"/>
    <w:rsid w:val="3B4E2EEA"/>
    <w:rsid w:val="3B516536"/>
    <w:rsid w:val="3B620744"/>
    <w:rsid w:val="3BAA5C47"/>
    <w:rsid w:val="3BBC5D64"/>
    <w:rsid w:val="3BE15DF0"/>
    <w:rsid w:val="3C2A52A4"/>
    <w:rsid w:val="3C340332"/>
    <w:rsid w:val="3C467B22"/>
    <w:rsid w:val="3C4B742A"/>
    <w:rsid w:val="3CF25AF7"/>
    <w:rsid w:val="3CFD5A3B"/>
    <w:rsid w:val="3CFF67A6"/>
    <w:rsid w:val="3D030298"/>
    <w:rsid w:val="3D1B32A0"/>
    <w:rsid w:val="3D1C5FB7"/>
    <w:rsid w:val="3D251A29"/>
    <w:rsid w:val="3D8F72B2"/>
    <w:rsid w:val="3DAA0180"/>
    <w:rsid w:val="3DAE1A1E"/>
    <w:rsid w:val="3E0976F4"/>
    <w:rsid w:val="3E1F291C"/>
    <w:rsid w:val="3E23065E"/>
    <w:rsid w:val="3E2D5039"/>
    <w:rsid w:val="3E5A3954"/>
    <w:rsid w:val="3E9B597E"/>
    <w:rsid w:val="3EA03A5D"/>
    <w:rsid w:val="3ED454B4"/>
    <w:rsid w:val="3EEE694E"/>
    <w:rsid w:val="3F132447"/>
    <w:rsid w:val="3F1B1335"/>
    <w:rsid w:val="3F422D66"/>
    <w:rsid w:val="3F6727CC"/>
    <w:rsid w:val="3F8E1B07"/>
    <w:rsid w:val="3F9C6F3D"/>
    <w:rsid w:val="3FBD6795"/>
    <w:rsid w:val="3FDE76F4"/>
    <w:rsid w:val="3FE43E1D"/>
    <w:rsid w:val="40055B41"/>
    <w:rsid w:val="406970E7"/>
    <w:rsid w:val="40755313"/>
    <w:rsid w:val="408F1FDB"/>
    <w:rsid w:val="40AC0435"/>
    <w:rsid w:val="412425E3"/>
    <w:rsid w:val="414240A8"/>
    <w:rsid w:val="415348F6"/>
    <w:rsid w:val="41874A60"/>
    <w:rsid w:val="419A55AA"/>
    <w:rsid w:val="41B617E9"/>
    <w:rsid w:val="41BB6E00"/>
    <w:rsid w:val="41DC67F7"/>
    <w:rsid w:val="41EC6FB9"/>
    <w:rsid w:val="42073141"/>
    <w:rsid w:val="421726DE"/>
    <w:rsid w:val="42213106"/>
    <w:rsid w:val="42350960"/>
    <w:rsid w:val="42862F6A"/>
    <w:rsid w:val="42E3216A"/>
    <w:rsid w:val="42E61C5A"/>
    <w:rsid w:val="42FE0D52"/>
    <w:rsid w:val="43261E5B"/>
    <w:rsid w:val="432664FB"/>
    <w:rsid w:val="432D1637"/>
    <w:rsid w:val="43370708"/>
    <w:rsid w:val="433B1136"/>
    <w:rsid w:val="43713C1A"/>
    <w:rsid w:val="4374370A"/>
    <w:rsid w:val="43D63A7D"/>
    <w:rsid w:val="43E77A38"/>
    <w:rsid w:val="44110F59"/>
    <w:rsid w:val="441C3711"/>
    <w:rsid w:val="447F4114"/>
    <w:rsid w:val="449C37AC"/>
    <w:rsid w:val="44E977E0"/>
    <w:rsid w:val="451505D5"/>
    <w:rsid w:val="452D57AC"/>
    <w:rsid w:val="452F5B3A"/>
    <w:rsid w:val="45336CAD"/>
    <w:rsid w:val="45570BED"/>
    <w:rsid w:val="45696E85"/>
    <w:rsid w:val="456F6CA4"/>
    <w:rsid w:val="45741214"/>
    <w:rsid w:val="45BF1F21"/>
    <w:rsid w:val="45E306D3"/>
    <w:rsid w:val="45EA7CB3"/>
    <w:rsid w:val="45ED3300"/>
    <w:rsid w:val="45F97EF6"/>
    <w:rsid w:val="466F1F67"/>
    <w:rsid w:val="468E6891"/>
    <w:rsid w:val="46BA1434"/>
    <w:rsid w:val="46BF685E"/>
    <w:rsid w:val="46D83FB0"/>
    <w:rsid w:val="46D973C9"/>
    <w:rsid w:val="46E42955"/>
    <w:rsid w:val="46E6047B"/>
    <w:rsid w:val="471B0F98"/>
    <w:rsid w:val="471C3E9C"/>
    <w:rsid w:val="477041E8"/>
    <w:rsid w:val="477B5067"/>
    <w:rsid w:val="47A65E5C"/>
    <w:rsid w:val="47E81FD1"/>
    <w:rsid w:val="47FB61A8"/>
    <w:rsid w:val="4823125B"/>
    <w:rsid w:val="483376F0"/>
    <w:rsid w:val="48A04659"/>
    <w:rsid w:val="48A4239B"/>
    <w:rsid w:val="48F32024"/>
    <w:rsid w:val="48FA581F"/>
    <w:rsid w:val="49134BDB"/>
    <w:rsid w:val="491D123B"/>
    <w:rsid w:val="491D5CAA"/>
    <w:rsid w:val="492D57AE"/>
    <w:rsid w:val="49697141"/>
    <w:rsid w:val="496E6129"/>
    <w:rsid w:val="49793828"/>
    <w:rsid w:val="498126DD"/>
    <w:rsid w:val="49881DA0"/>
    <w:rsid w:val="498875C7"/>
    <w:rsid w:val="498B5309"/>
    <w:rsid w:val="498F4DFA"/>
    <w:rsid w:val="49A308A5"/>
    <w:rsid w:val="49BE123B"/>
    <w:rsid w:val="49BF4FB3"/>
    <w:rsid w:val="49C26D80"/>
    <w:rsid w:val="49C34AA3"/>
    <w:rsid w:val="4A875AD1"/>
    <w:rsid w:val="4A8F0956"/>
    <w:rsid w:val="4AA5422C"/>
    <w:rsid w:val="4AE66C9B"/>
    <w:rsid w:val="4B09298A"/>
    <w:rsid w:val="4B337A07"/>
    <w:rsid w:val="4B472812"/>
    <w:rsid w:val="4B555BCF"/>
    <w:rsid w:val="4B8D08A2"/>
    <w:rsid w:val="4BA6642B"/>
    <w:rsid w:val="4BB02E05"/>
    <w:rsid w:val="4BB23BF2"/>
    <w:rsid w:val="4BC114B6"/>
    <w:rsid w:val="4BC6087B"/>
    <w:rsid w:val="4BD25472"/>
    <w:rsid w:val="4BD765E4"/>
    <w:rsid w:val="4BDA60D4"/>
    <w:rsid w:val="4BDE7972"/>
    <w:rsid w:val="4C121E6E"/>
    <w:rsid w:val="4C9F534B"/>
    <w:rsid w:val="4CD85C3D"/>
    <w:rsid w:val="4CFF7328"/>
    <w:rsid w:val="4D043409"/>
    <w:rsid w:val="4D135D42"/>
    <w:rsid w:val="4D167E69"/>
    <w:rsid w:val="4D2910C1"/>
    <w:rsid w:val="4D2E66D8"/>
    <w:rsid w:val="4D782049"/>
    <w:rsid w:val="4D9C1893"/>
    <w:rsid w:val="4DBB4733"/>
    <w:rsid w:val="4E233D62"/>
    <w:rsid w:val="4E30647F"/>
    <w:rsid w:val="4E406DDB"/>
    <w:rsid w:val="4E8C5DAC"/>
    <w:rsid w:val="4ED1099E"/>
    <w:rsid w:val="4EE259CC"/>
    <w:rsid w:val="4F0F2539"/>
    <w:rsid w:val="4F3B50DC"/>
    <w:rsid w:val="4F455FA0"/>
    <w:rsid w:val="4F624CD5"/>
    <w:rsid w:val="4F675ED1"/>
    <w:rsid w:val="4FC357FD"/>
    <w:rsid w:val="4FDA6E22"/>
    <w:rsid w:val="501124D1"/>
    <w:rsid w:val="50135F43"/>
    <w:rsid w:val="501778F7"/>
    <w:rsid w:val="501A7F6A"/>
    <w:rsid w:val="503E6C32"/>
    <w:rsid w:val="50581B21"/>
    <w:rsid w:val="5060129E"/>
    <w:rsid w:val="506568B4"/>
    <w:rsid w:val="50CA7C23"/>
    <w:rsid w:val="50F10148"/>
    <w:rsid w:val="510B1E27"/>
    <w:rsid w:val="51340035"/>
    <w:rsid w:val="5139389D"/>
    <w:rsid w:val="513E5645"/>
    <w:rsid w:val="514E559A"/>
    <w:rsid w:val="514F30C0"/>
    <w:rsid w:val="518A4708"/>
    <w:rsid w:val="519D305B"/>
    <w:rsid w:val="51BC275B"/>
    <w:rsid w:val="51BC69A8"/>
    <w:rsid w:val="51DC2BA6"/>
    <w:rsid w:val="51DF4444"/>
    <w:rsid w:val="51E63A25"/>
    <w:rsid w:val="51EE6747"/>
    <w:rsid w:val="51F021AD"/>
    <w:rsid w:val="521C7446"/>
    <w:rsid w:val="523F1387"/>
    <w:rsid w:val="525E35BB"/>
    <w:rsid w:val="52C06024"/>
    <w:rsid w:val="52DB173D"/>
    <w:rsid w:val="52E53CDC"/>
    <w:rsid w:val="53193986"/>
    <w:rsid w:val="53204FF9"/>
    <w:rsid w:val="5331489C"/>
    <w:rsid w:val="5350134C"/>
    <w:rsid w:val="5373753A"/>
    <w:rsid w:val="5382777D"/>
    <w:rsid w:val="53B84F4D"/>
    <w:rsid w:val="53D61877"/>
    <w:rsid w:val="53EB70D0"/>
    <w:rsid w:val="5411465D"/>
    <w:rsid w:val="5415239F"/>
    <w:rsid w:val="542914DE"/>
    <w:rsid w:val="5438608E"/>
    <w:rsid w:val="544B418E"/>
    <w:rsid w:val="54576514"/>
    <w:rsid w:val="546800A8"/>
    <w:rsid w:val="547E152B"/>
    <w:rsid w:val="549239F0"/>
    <w:rsid w:val="55031E59"/>
    <w:rsid w:val="551268DF"/>
    <w:rsid w:val="5552317F"/>
    <w:rsid w:val="555869E7"/>
    <w:rsid w:val="55757F75"/>
    <w:rsid w:val="55855303"/>
    <w:rsid w:val="55AC6D33"/>
    <w:rsid w:val="55CA71B9"/>
    <w:rsid w:val="55D6014F"/>
    <w:rsid w:val="55FA157E"/>
    <w:rsid w:val="55FA184D"/>
    <w:rsid w:val="55FD70A4"/>
    <w:rsid w:val="56095F34"/>
    <w:rsid w:val="560E566E"/>
    <w:rsid w:val="561A3C9D"/>
    <w:rsid w:val="562C1C22"/>
    <w:rsid w:val="56382375"/>
    <w:rsid w:val="564E1B99"/>
    <w:rsid w:val="56591C56"/>
    <w:rsid w:val="566E3FE9"/>
    <w:rsid w:val="567C2EEE"/>
    <w:rsid w:val="56811F6E"/>
    <w:rsid w:val="569357FD"/>
    <w:rsid w:val="5697709C"/>
    <w:rsid w:val="56AD4B11"/>
    <w:rsid w:val="56D4209E"/>
    <w:rsid w:val="56E46059"/>
    <w:rsid w:val="56F5693D"/>
    <w:rsid w:val="56F91B04"/>
    <w:rsid w:val="56F97D56"/>
    <w:rsid w:val="57032983"/>
    <w:rsid w:val="570C4BF3"/>
    <w:rsid w:val="57250B4B"/>
    <w:rsid w:val="57631674"/>
    <w:rsid w:val="5778511F"/>
    <w:rsid w:val="578507C0"/>
    <w:rsid w:val="579F4B1E"/>
    <w:rsid w:val="57E44562"/>
    <w:rsid w:val="583077A8"/>
    <w:rsid w:val="583152CE"/>
    <w:rsid w:val="58325BD0"/>
    <w:rsid w:val="584119B5"/>
    <w:rsid w:val="58727DC0"/>
    <w:rsid w:val="589176FA"/>
    <w:rsid w:val="58953AAF"/>
    <w:rsid w:val="58964836"/>
    <w:rsid w:val="58B92F82"/>
    <w:rsid w:val="58C223CA"/>
    <w:rsid w:val="58F46A27"/>
    <w:rsid w:val="58F81DB6"/>
    <w:rsid w:val="59215342"/>
    <w:rsid w:val="59400210"/>
    <w:rsid w:val="595E6596"/>
    <w:rsid w:val="59710078"/>
    <w:rsid w:val="598A113A"/>
    <w:rsid w:val="59965D30"/>
    <w:rsid w:val="59D10B16"/>
    <w:rsid w:val="59FD7B5D"/>
    <w:rsid w:val="5A2570B4"/>
    <w:rsid w:val="5A274BDA"/>
    <w:rsid w:val="5A42312C"/>
    <w:rsid w:val="5A5A6D5E"/>
    <w:rsid w:val="5A5D23AA"/>
    <w:rsid w:val="5A5F25C6"/>
    <w:rsid w:val="5A671778"/>
    <w:rsid w:val="5A6E7019"/>
    <w:rsid w:val="5A8E4C59"/>
    <w:rsid w:val="5A951B44"/>
    <w:rsid w:val="5A9954EF"/>
    <w:rsid w:val="5A9B6753"/>
    <w:rsid w:val="5ABB6FC0"/>
    <w:rsid w:val="5AC73CC7"/>
    <w:rsid w:val="5ACC7530"/>
    <w:rsid w:val="5ADA39FB"/>
    <w:rsid w:val="5B245CE6"/>
    <w:rsid w:val="5B5E63DA"/>
    <w:rsid w:val="5B8C73EB"/>
    <w:rsid w:val="5B9B5880"/>
    <w:rsid w:val="5B9E0ECC"/>
    <w:rsid w:val="5BC546AB"/>
    <w:rsid w:val="5C335AB8"/>
    <w:rsid w:val="5C7D6D34"/>
    <w:rsid w:val="5C9E3AD9"/>
    <w:rsid w:val="5CE62B2B"/>
    <w:rsid w:val="5D131446"/>
    <w:rsid w:val="5D1A4582"/>
    <w:rsid w:val="5D373CFE"/>
    <w:rsid w:val="5DAF5613"/>
    <w:rsid w:val="5DDC5CDC"/>
    <w:rsid w:val="5E2356B9"/>
    <w:rsid w:val="5E3B2A02"/>
    <w:rsid w:val="5E744166"/>
    <w:rsid w:val="5E8048B9"/>
    <w:rsid w:val="5E8A5738"/>
    <w:rsid w:val="5E8F2D4E"/>
    <w:rsid w:val="5EA06D09"/>
    <w:rsid w:val="5EAA5DDA"/>
    <w:rsid w:val="5EBE53E1"/>
    <w:rsid w:val="5EC450EE"/>
    <w:rsid w:val="5ED370DF"/>
    <w:rsid w:val="5ED61133"/>
    <w:rsid w:val="5EF45A32"/>
    <w:rsid w:val="5EF62DCD"/>
    <w:rsid w:val="5F1C0F5C"/>
    <w:rsid w:val="5F742670"/>
    <w:rsid w:val="5FC47BB7"/>
    <w:rsid w:val="5FCD0A30"/>
    <w:rsid w:val="5FCD7FD2"/>
    <w:rsid w:val="5FD01870"/>
    <w:rsid w:val="5FD5557F"/>
    <w:rsid w:val="5FF13CC0"/>
    <w:rsid w:val="5FF26ACB"/>
    <w:rsid w:val="5FF90DC7"/>
    <w:rsid w:val="602F6597"/>
    <w:rsid w:val="60341DFF"/>
    <w:rsid w:val="603A7C6F"/>
    <w:rsid w:val="60507573"/>
    <w:rsid w:val="60854EC3"/>
    <w:rsid w:val="60FD0443"/>
    <w:rsid w:val="61001CE1"/>
    <w:rsid w:val="611171F3"/>
    <w:rsid w:val="613C540F"/>
    <w:rsid w:val="614D1FBB"/>
    <w:rsid w:val="615F29CC"/>
    <w:rsid w:val="61AC5EA4"/>
    <w:rsid w:val="61BC02FE"/>
    <w:rsid w:val="61D90EB0"/>
    <w:rsid w:val="620A1069"/>
    <w:rsid w:val="622D2FAA"/>
    <w:rsid w:val="623B56C7"/>
    <w:rsid w:val="62620EA5"/>
    <w:rsid w:val="6271733B"/>
    <w:rsid w:val="62A414BE"/>
    <w:rsid w:val="62A600D1"/>
    <w:rsid w:val="62A768B8"/>
    <w:rsid w:val="62B965EC"/>
    <w:rsid w:val="62C236F2"/>
    <w:rsid w:val="62D67621"/>
    <w:rsid w:val="632C45F0"/>
    <w:rsid w:val="635B76A3"/>
    <w:rsid w:val="637A5D7B"/>
    <w:rsid w:val="63870498"/>
    <w:rsid w:val="63957059"/>
    <w:rsid w:val="63B37961"/>
    <w:rsid w:val="63C67212"/>
    <w:rsid w:val="63D23E09"/>
    <w:rsid w:val="63ED3568"/>
    <w:rsid w:val="644C64F2"/>
    <w:rsid w:val="64602A72"/>
    <w:rsid w:val="647C49FB"/>
    <w:rsid w:val="64942E6C"/>
    <w:rsid w:val="64945D54"/>
    <w:rsid w:val="64A62BA0"/>
    <w:rsid w:val="64E76E51"/>
    <w:rsid w:val="65006754"/>
    <w:rsid w:val="650B4F45"/>
    <w:rsid w:val="6545060B"/>
    <w:rsid w:val="655B7E2E"/>
    <w:rsid w:val="6562740E"/>
    <w:rsid w:val="65651937"/>
    <w:rsid w:val="65652A5B"/>
    <w:rsid w:val="65735178"/>
    <w:rsid w:val="65736F26"/>
    <w:rsid w:val="659550EE"/>
    <w:rsid w:val="65B55790"/>
    <w:rsid w:val="65BD63F3"/>
    <w:rsid w:val="65C92FEA"/>
    <w:rsid w:val="65C94D98"/>
    <w:rsid w:val="65D73958"/>
    <w:rsid w:val="65DD6A95"/>
    <w:rsid w:val="65DE32B0"/>
    <w:rsid w:val="65E10333"/>
    <w:rsid w:val="65F529B9"/>
    <w:rsid w:val="663A0E45"/>
    <w:rsid w:val="667752EC"/>
    <w:rsid w:val="669744DE"/>
    <w:rsid w:val="66D63C10"/>
    <w:rsid w:val="671E1113"/>
    <w:rsid w:val="6732696D"/>
    <w:rsid w:val="67330059"/>
    <w:rsid w:val="673E3563"/>
    <w:rsid w:val="676F6EC3"/>
    <w:rsid w:val="67713939"/>
    <w:rsid w:val="67762CFD"/>
    <w:rsid w:val="67A07D7A"/>
    <w:rsid w:val="67B16D00"/>
    <w:rsid w:val="67F72090"/>
    <w:rsid w:val="67FD341E"/>
    <w:rsid w:val="68073673"/>
    <w:rsid w:val="681254EB"/>
    <w:rsid w:val="682727FB"/>
    <w:rsid w:val="682B1D3A"/>
    <w:rsid w:val="685C1EF3"/>
    <w:rsid w:val="686F7E78"/>
    <w:rsid w:val="68994EF5"/>
    <w:rsid w:val="68E4727A"/>
    <w:rsid w:val="69230C63"/>
    <w:rsid w:val="69446F6F"/>
    <w:rsid w:val="69766FE4"/>
    <w:rsid w:val="69B45116"/>
    <w:rsid w:val="69E228CC"/>
    <w:rsid w:val="6A0E546F"/>
    <w:rsid w:val="6A2627B9"/>
    <w:rsid w:val="6A3B6CF8"/>
    <w:rsid w:val="6A537326"/>
    <w:rsid w:val="6A7A2B04"/>
    <w:rsid w:val="6A7E25F5"/>
    <w:rsid w:val="6A815C41"/>
    <w:rsid w:val="6A9260A0"/>
    <w:rsid w:val="6A990DF5"/>
    <w:rsid w:val="6AA64F87"/>
    <w:rsid w:val="6ABC311D"/>
    <w:rsid w:val="6ABE6E95"/>
    <w:rsid w:val="6B361121"/>
    <w:rsid w:val="6B511AB7"/>
    <w:rsid w:val="6B855C05"/>
    <w:rsid w:val="6B8B098B"/>
    <w:rsid w:val="6B981494"/>
    <w:rsid w:val="6B99345E"/>
    <w:rsid w:val="6BA0659B"/>
    <w:rsid w:val="6BBB065B"/>
    <w:rsid w:val="6BBD0EFB"/>
    <w:rsid w:val="6BBF1117"/>
    <w:rsid w:val="6BE1298B"/>
    <w:rsid w:val="6C3867D3"/>
    <w:rsid w:val="6C3B62C3"/>
    <w:rsid w:val="6C3C2767"/>
    <w:rsid w:val="6C3D64DF"/>
    <w:rsid w:val="6C434FAE"/>
    <w:rsid w:val="6C511D71"/>
    <w:rsid w:val="6C5B6989"/>
    <w:rsid w:val="6C6E0447"/>
    <w:rsid w:val="6C724133"/>
    <w:rsid w:val="6C9A56E0"/>
    <w:rsid w:val="6CA32BE3"/>
    <w:rsid w:val="6D062D75"/>
    <w:rsid w:val="6D433529"/>
    <w:rsid w:val="6D4F0278"/>
    <w:rsid w:val="6D613EE1"/>
    <w:rsid w:val="6D6F13BF"/>
    <w:rsid w:val="6D7E290C"/>
    <w:rsid w:val="6D8141AA"/>
    <w:rsid w:val="6D845D5C"/>
    <w:rsid w:val="6D943EDD"/>
    <w:rsid w:val="6D986680"/>
    <w:rsid w:val="6D9B34BE"/>
    <w:rsid w:val="6E001573"/>
    <w:rsid w:val="6E0F511C"/>
    <w:rsid w:val="6E22773B"/>
    <w:rsid w:val="6E2434B3"/>
    <w:rsid w:val="6E245261"/>
    <w:rsid w:val="6E35397E"/>
    <w:rsid w:val="6E3851B0"/>
    <w:rsid w:val="6E3D27C7"/>
    <w:rsid w:val="6E4C0C5C"/>
    <w:rsid w:val="6E5A0C83"/>
    <w:rsid w:val="6EBF31DC"/>
    <w:rsid w:val="6EF730F6"/>
    <w:rsid w:val="6F084B83"/>
    <w:rsid w:val="6F0D4057"/>
    <w:rsid w:val="6F1A1403"/>
    <w:rsid w:val="6F2B0871"/>
    <w:rsid w:val="6F3275E5"/>
    <w:rsid w:val="6F51652A"/>
    <w:rsid w:val="6F60676D"/>
    <w:rsid w:val="6F6D24FB"/>
    <w:rsid w:val="6F7B35A7"/>
    <w:rsid w:val="6F7F55D8"/>
    <w:rsid w:val="6F8C1F27"/>
    <w:rsid w:val="6FAC1505"/>
    <w:rsid w:val="6FBD3BBF"/>
    <w:rsid w:val="6FBD75A1"/>
    <w:rsid w:val="6FD24C25"/>
    <w:rsid w:val="6FD35191"/>
    <w:rsid w:val="6FEB5C15"/>
    <w:rsid w:val="70115CB9"/>
    <w:rsid w:val="702459EC"/>
    <w:rsid w:val="702A28D7"/>
    <w:rsid w:val="70375FC5"/>
    <w:rsid w:val="70531E2E"/>
    <w:rsid w:val="70656648"/>
    <w:rsid w:val="70761356"/>
    <w:rsid w:val="70B7060E"/>
    <w:rsid w:val="70F07E7A"/>
    <w:rsid w:val="71265794"/>
    <w:rsid w:val="71342812"/>
    <w:rsid w:val="719E532A"/>
    <w:rsid w:val="71C31235"/>
    <w:rsid w:val="71DE7E1D"/>
    <w:rsid w:val="71F65166"/>
    <w:rsid w:val="71F80EDE"/>
    <w:rsid w:val="724265FE"/>
    <w:rsid w:val="725B146D"/>
    <w:rsid w:val="726A345E"/>
    <w:rsid w:val="727A5D97"/>
    <w:rsid w:val="7285473C"/>
    <w:rsid w:val="72B82F50"/>
    <w:rsid w:val="72C54B39"/>
    <w:rsid w:val="72DA05E4"/>
    <w:rsid w:val="72FF004B"/>
    <w:rsid w:val="732950C8"/>
    <w:rsid w:val="7358775B"/>
    <w:rsid w:val="7372081D"/>
    <w:rsid w:val="73734595"/>
    <w:rsid w:val="73832869"/>
    <w:rsid w:val="73C42070"/>
    <w:rsid w:val="743957DE"/>
    <w:rsid w:val="743C5BB1"/>
    <w:rsid w:val="7456013E"/>
    <w:rsid w:val="745B5755"/>
    <w:rsid w:val="745F5087"/>
    <w:rsid w:val="746C5BB4"/>
    <w:rsid w:val="747C3044"/>
    <w:rsid w:val="74844CAB"/>
    <w:rsid w:val="748F3650"/>
    <w:rsid w:val="74B310ED"/>
    <w:rsid w:val="74D774D1"/>
    <w:rsid w:val="74E0413E"/>
    <w:rsid w:val="751A73BE"/>
    <w:rsid w:val="751E51E0"/>
    <w:rsid w:val="75324723"/>
    <w:rsid w:val="75622B13"/>
    <w:rsid w:val="757F36C5"/>
    <w:rsid w:val="75A86778"/>
    <w:rsid w:val="75C13CDD"/>
    <w:rsid w:val="75CB690A"/>
    <w:rsid w:val="75E83018"/>
    <w:rsid w:val="75FC6AC3"/>
    <w:rsid w:val="76124539"/>
    <w:rsid w:val="76197E06"/>
    <w:rsid w:val="764A782F"/>
    <w:rsid w:val="765C7562"/>
    <w:rsid w:val="76832D41"/>
    <w:rsid w:val="769211D6"/>
    <w:rsid w:val="76962E61"/>
    <w:rsid w:val="769855B1"/>
    <w:rsid w:val="76A258BD"/>
    <w:rsid w:val="76B76963"/>
    <w:rsid w:val="76DD68F5"/>
    <w:rsid w:val="76E86DB9"/>
    <w:rsid w:val="772155F5"/>
    <w:rsid w:val="77327ECF"/>
    <w:rsid w:val="773C186D"/>
    <w:rsid w:val="773F1F25"/>
    <w:rsid w:val="77505319"/>
    <w:rsid w:val="775B5A6C"/>
    <w:rsid w:val="77613775"/>
    <w:rsid w:val="77635CA7"/>
    <w:rsid w:val="777F74D8"/>
    <w:rsid w:val="77905715"/>
    <w:rsid w:val="77C04332"/>
    <w:rsid w:val="77FA7033"/>
    <w:rsid w:val="78263FA6"/>
    <w:rsid w:val="78436C2C"/>
    <w:rsid w:val="785D5F3F"/>
    <w:rsid w:val="786B656E"/>
    <w:rsid w:val="787B46C6"/>
    <w:rsid w:val="78B35B5F"/>
    <w:rsid w:val="78B6564F"/>
    <w:rsid w:val="78BF2B86"/>
    <w:rsid w:val="78CF4D2A"/>
    <w:rsid w:val="78E21FA1"/>
    <w:rsid w:val="791C5B77"/>
    <w:rsid w:val="79415B65"/>
    <w:rsid w:val="79565858"/>
    <w:rsid w:val="79876FEC"/>
    <w:rsid w:val="79A90D10"/>
    <w:rsid w:val="79AE0905"/>
    <w:rsid w:val="79B55907"/>
    <w:rsid w:val="79C43D9C"/>
    <w:rsid w:val="79C67B14"/>
    <w:rsid w:val="79D911DC"/>
    <w:rsid w:val="79E47F9A"/>
    <w:rsid w:val="79EB0331"/>
    <w:rsid w:val="7A083C89"/>
    <w:rsid w:val="7A100D8F"/>
    <w:rsid w:val="7A1210E4"/>
    <w:rsid w:val="7A4956B0"/>
    <w:rsid w:val="7A5769BE"/>
    <w:rsid w:val="7A5C5D83"/>
    <w:rsid w:val="7A831561"/>
    <w:rsid w:val="7A886B78"/>
    <w:rsid w:val="7A9419C0"/>
    <w:rsid w:val="7A97500D"/>
    <w:rsid w:val="7A9B7AEA"/>
    <w:rsid w:val="7AC11659"/>
    <w:rsid w:val="7AC67B07"/>
    <w:rsid w:val="7AFC74A8"/>
    <w:rsid w:val="7B22521E"/>
    <w:rsid w:val="7B3F192C"/>
    <w:rsid w:val="7B4038F6"/>
    <w:rsid w:val="7B490F9C"/>
    <w:rsid w:val="7B7A6E08"/>
    <w:rsid w:val="7B8E4662"/>
    <w:rsid w:val="7BA45C33"/>
    <w:rsid w:val="7BD96C97"/>
    <w:rsid w:val="7C0641F8"/>
    <w:rsid w:val="7C0861C2"/>
    <w:rsid w:val="7C0B7A60"/>
    <w:rsid w:val="7C142DB9"/>
    <w:rsid w:val="7C1C3A1B"/>
    <w:rsid w:val="7C266648"/>
    <w:rsid w:val="7C4E03DA"/>
    <w:rsid w:val="7C5E4A19"/>
    <w:rsid w:val="7C7750F6"/>
    <w:rsid w:val="7C7970C0"/>
    <w:rsid w:val="7C7A6994"/>
    <w:rsid w:val="7C8C1BEB"/>
    <w:rsid w:val="7C943EFA"/>
    <w:rsid w:val="7CA103C5"/>
    <w:rsid w:val="7CB579CC"/>
    <w:rsid w:val="7CE00EED"/>
    <w:rsid w:val="7CF8307F"/>
    <w:rsid w:val="7D012C11"/>
    <w:rsid w:val="7D3905FD"/>
    <w:rsid w:val="7D8D063C"/>
    <w:rsid w:val="7DA43CC8"/>
    <w:rsid w:val="7DC74E0F"/>
    <w:rsid w:val="7E0C7AC0"/>
    <w:rsid w:val="7E0F1632"/>
    <w:rsid w:val="7E3048A3"/>
    <w:rsid w:val="7E3E1B66"/>
    <w:rsid w:val="7EB048EF"/>
    <w:rsid w:val="7EB268B9"/>
    <w:rsid w:val="7ED93E46"/>
    <w:rsid w:val="7EEB5BEE"/>
    <w:rsid w:val="7EF04CF2"/>
    <w:rsid w:val="7EFA53DA"/>
    <w:rsid w:val="7F075A85"/>
    <w:rsid w:val="7F1C4F25"/>
    <w:rsid w:val="7F2A78BB"/>
    <w:rsid w:val="7F2C666B"/>
    <w:rsid w:val="7F4514DB"/>
    <w:rsid w:val="7F517E80"/>
    <w:rsid w:val="7F5B2AAD"/>
    <w:rsid w:val="7F7917D1"/>
    <w:rsid w:val="7F795D22"/>
    <w:rsid w:val="7FB8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A553E"/>
  <w15:docId w15:val="{10E66492-4C3F-455E-BE9C-3A459FBE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qFormat="1"/>
    <w:lsdException w:name="footer" w:qFormat="1"/>
    <w:lsdException w:name="index heading" w:semiHidden="1" w:qFormat="1"/>
    <w:lsdException w:name="caption" w:qFormat="1"/>
    <w:lsdException w:name="table of figures" w:semiHidden="1" w:qFormat="1"/>
    <w:lsdException w:name="envelope address" w:qFormat="1"/>
    <w:lsdException w:name="envelope return" w:qFormat="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uiPriority="99"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qFormat="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pPr>
      <w:widowControl w:val="0"/>
      <w:jc w:val="both"/>
    </w:pPr>
    <w:rPr>
      <w:kern w:val="2"/>
      <w:sz w:val="21"/>
      <w:szCs w:val="24"/>
    </w:rPr>
  </w:style>
  <w:style w:type="paragraph" w:styleId="10">
    <w:name w:val="heading 1"/>
    <w:basedOn w:val="a8"/>
    <w:next w:val="a8"/>
    <w:link w:val="11"/>
    <w:qFormat/>
    <w:pPr>
      <w:keepNext/>
      <w:keepLines/>
      <w:adjustRightInd w:val="0"/>
      <w:spacing w:before="340" w:after="330" w:line="578" w:lineRule="atLeast"/>
      <w:textAlignment w:val="baseline"/>
      <w:outlineLvl w:val="0"/>
    </w:pPr>
    <w:rPr>
      <w:b/>
      <w:bCs/>
      <w:kern w:val="44"/>
      <w:sz w:val="44"/>
      <w:szCs w:val="44"/>
    </w:rPr>
  </w:style>
  <w:style w:type="paragraph" w:styleId="21">
    <w:name w:val="heading 2"/>
    <w:basedOn w:val="a8"/>
    <w:next w:val="a8"/>
    <w:link w:val="22"/>
    <w:qFormat/>
    <w:pPr>
      <w:keepNext/>
      <w:jc w:val="center"/>
      <w:outlineLvl w:val="1"/>
    </w:pPr>
    <w:rPr>
      <w:b/>
      <w:bCs/>
      <w:spacing w:val="-4"/>
      <w:sz w:val="24"/>
    </w:rPr>
  </w:style>
  <w:style w:type="paragraph" w:styleId="31">
    <w:name w:val="heading 3"/>
    <w:basedOn w:val="a8"/>
    <w:next w:val="a8"/>
    <w:link w:val="32"/>
    <w:qFormat/>
    <w:pPr>
      <w:keepNext/>
      <w:numPr>
        <w:numId w:val="1"/>
      </w:numPr>
      <w:outlineLvl w:val="2"/>
    </w:pPr>
    <w:rPr>
      <w:b/>
      <w:bCs/>
    </w:rPr>
  </w:style>
  <w:style w:type="paragraph" w:styleId="41">
    <w:name w:val="heading 4"/>
    <w:basedOn w:val="a8"/>
    <w:next w:val="a8"/>
    <w:qFormat/>
    <w:pPr>
      <w:keepNext/>
      <w:spacing w:beforeLines="50" w:before="50" w:afterLines="50" w:after="50" w:line="360" w:lineRule="auto"/>
      <w:jc w:val="left"/>
      <w:outlineLvl w:val="3"/>
    </w:pPr>
    <w:rPr>
      <w:rFonts w:eastAsia="方正宋黑简体"/>
      <w:b/>
      <w:sz w:val="24"/>
    </w:rPr>
  </w:style>
  <w:style w:type="paragraph" w:styleId="51">
    <w:name w:val="heading 5"/>
    <w:basedOn w:val="a8"/>
    <w:next w:val="a8"/>
    <w:qFormat/>
    <w:pPr>
      <w:keepNext/>
      <w:keepLines/>
      <w:spacing w:before="280" w:after="290" w:line="376" w:lineRule="auto"/>
      <w:outlineLvl w:val="4"/>
    </w:pPr>
    <w:rPr>
      <w:b/>
      <w:bCs/>
      <w:sz w:val="24"/>
      <w:szCs w:val="28"/>
    </w:rPr>
  </w:style>
  <w:style w:type="paragraph" w:styleId="6">
    <w:name w:val="heading 6"/>
    <w:basedOn w:val="a8"/>
    <w:next w:val="a8"/>
    <w:qFormat/>
    <w:pPr>
      <w:keepNext/>
      <w:keepLines/>
      <w:spacing w:before="240" w:after="64" w:line="320" w:lineRule="auto"/>
      <w:outlineLvl w:val="5"/>
    </w:pPr>
    <w:rPr>
      <w:b/>
      <w:bCs/>
      <w:sz w:val="24"/>
    </w:rPr>
  </w:style>
  <w:style w:type="paragraph" w:styleId="7">
    <w:name w:val="heading 7"/>
    <w:basedOn w:val="a8"/>
    <w:next w:val="a8"/>
    <w:qFormat/>
    <w:pPr>
      <w:keepNext/>
      <w:keepLines/>
      <w:tabs>
        <w:tab w:val="left" w:pos="1296"/>
      </w:tabs>
      <w:spacing w:before="240" w:after="64" w:line="320" w:lineRule="auto"/>
      <w:ind w:left="1296" w:hanging="1296"/>
      <w:outlineLvl w:val="6"/>
    </w:pPr>
    <w:rPr>
      <w:b/>
      <w:bCs/>
      <w:sz w:val="24"/>
    </w:rPr>
  </w:style>
  <w:style w:type="paragraph" w:styleId="8">
    <w:name w:val="heading 8"/>
    <w:basedOn w:val="a8"/>
    <w:next w:val="a8"/>
    <w:qFormat/>
    <w:pPr>
      <w:keepNext/>
      <w:keepLines/>
      <w:tabs>
        <w:tab w:val="left" w:pos="1440"/>
      </w:tabs>
      <w:spacing w:before="240" w:after="64" w:line="320" w:lineRule="auto"/>
      <w:ind w:left="1440" w:hanging="1440"/>
      <w:outlineLvl w:val="7"/>
    </w:pPr>
    <w:rPr>
      <w:rFonts w:ascii="Arial" w:eastAsia="黑体" w:hAnsi="Arial"/>
      <w:sz w:val="24"/>
    </w:rPr>
  </w:style>
  <w:style w:type="paragraph" w:styleId="9">
    <w:name w:val="heading 9"/>
    <w:basedOn w:val="a8"/>
    <w:next w:val="a8"/>
    <w:qFormat/>
    <w:pPr>
      <w:keepNext/>
      <w:keepLines/>
      <w:tabs>
        <w:tab w:val="left" w:pos="1584"/>
      </w:tabs>
      <w:spacing w:before="240" w:after="64" w:line="320" w:lineRule="auto"/>
      <w:ind w:left="1584" w:hanging="1584"/>
      <w:outlineLvl w:val="8"/>
    </w:pPr>
    <w:rPr>
      <w:rFonts w:ascii="Arial" w:eastAsia="黑体" w:hAnsi="Arial"/>
      <w:szCs w:val="21"/>
    </w:rPr>
  </w:style>
  <w:style w:type="character" w:default="1" w:styleId="a9">
    <w:name w:val="Default Paragraph Font"/>
    <w:uiPriority w:val="1"/>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macro"/>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3">
    <w:name w:val="List 3"/>
    <w:basedOn w:val="a8"/>
    <w:qFormat/>
    <w:pPr>
      <w:ind w:leftChars="400" w:left="100" w:hangingChars="200" w:hanging="200"/>
    </w:pPr>
  </w:style>
  <w:style w:type="paragraph" w:styleId="TOC7">
    <w:name w:val="toc 7"/>
    <w:basedOn w:val="a8"/>
    <w:next w:val="a8"/>
    <w:uiPriority w:val="39"/>
    <w:qFormat/>
    <w:pPr>
      <w:ind w:leftChars="1200" w:left="2520"/>
    </w:pPr>
  </w:style>
  <w:style w:type="paragraph" w:styleId="2">
    <w:name w:val="List Number 2"/>
    <w:basedOn w:val="a8"/>
    <w:qFormat/>
    <w:pPr>
      <w:numPr>
        <w:numId w:val="2"/>
      </w:numPr>
    </w:pPr>
  </w:style>
  <w:style w:type="paragraph" w:styleId="ad">
    <w:name w:val="table of authorities"/>
    <w:basedOn w:val="a8"/>
    <w:next w:val="a8"/>
    <w:semiHidden/>
    <w:qFormat/>
    <w:pPr>
      <w:ind w:leftChars="200" w:left="420"/>
    </w:pPr>
  </w:style>
  <w:style w:type="paragraph" w:styleId="ae">
    <w:name w:val="Note Heading"/>
    <w:basedOn w:val="a8"/>
    <w:next w:val="a8"/>
    <w:qFormat/>
    <w:pPr>
      <w:jc w:val="center"/>
    </w:pPr>
  </w:style>
  <w:style w:type="paragraph" w:styleId="40">
    <w:name w:val="List Bullet 4"/>
    <w:basedOn w:val="a8"/>
    <w:qFormat/>
    <w:pPr>
      <w:numPr>
        <w:numId w:val="3"/>
      </w:numPr>
    </w:pPr>
  </w:style>
  <w:style w:type="paragraph" w:styleId="80">
    <w:name w:val="index 8"/>
    <w:basedOn w:val="a8"/>
    <w:next w:val="a8"/>
    <w:semiHidden/>
    <w:qFormat/>
    <w:pPr>
      <w:ind w:leftChars="1400" w:left="1400"/>
    </w:pPr>
  </w:style>
  <w:style w:type="paragraph" w:styleId="af">
    <w:name w:val="E-mail Signature"/>
    <w:basedOn w:val="a8"/>
    <w:qFormat/>
  </w:style>
  <w:style w:type="paragraph" w:styleId="a">
    <w:name w:val="List Number"/>
    <w:basedOn w:val="a8"/>
    <w:qFormat/>
    <w:pPr>
      <w:numPr>
        <w:numId w:val="4"/>
      </w:numPr>
    </w:pPr>
  </w:style>
  <w:style w:type="paragraph" w:styleId="af0">
    <w:name w:val="Normal Indent"/>
    <w:basedOn w:val="a8"/>
    <w:qFormat/>
    <w:pPr>
      <w:spacing w:line="360" w:lineRule="auto"/>
      <w:ind w:firstLineChars="200" w:firstLine="420"/>
    </w:pPr>
    <w:rPr>
      <w:sz w:val="24"/>
    </w:rPr>
  </w:style>
  <w:style w:type="paragraph" w:styleId="af1">
    <w:name w:val="caption"/>
    <w:basedOn w:val="a8"/>
    <w:next w:val="a8"/>
    <w:qFormat/>
    <w:rPr>
      <w:rFonts w:ascii="Arial" w:eastAsia="黑体" w:hAnsi="Arial" w:cs="Arial"/>
      <w:sz w:val="20"/>
      <w:szCs w:val="20"/>
    </w:rPr>
  </w:style>
  <w:style w:type="paragraph" w:styleId="52">
    <w:name w:val="index 5"/>
    <w:basedOn w:val="a8"/>
    <w:next w:val="a8"/>
    <w:semiHidden/>
    <w:qFormat/>
    <w:pPr>
      <w:ind w:leftChars="800" w:left="800"/>
    </w:pPr>
  </w:style>
  <w:style w:type="paragraph" w:styleId="a0">
    <w:name w:val="List Bullet"/>
    <w:basedOn w:val="a8"/>
    <w:uiPriority w:val="99"/>
    <w:qFormat/>
    <w:pPr>
      <w:numPr>
        <w:numId w:val="5"/>
      </w:numPr>
    </w:pPr>
  </w:style>
  <w:style w:type="paragraph" w:styleId="af2">
    <w:name w:val="envelope address"/>
    <w:basedOn w:val="a8"/>
    <w:qFormat/>
    <w:pPr>
      <w:framePr w:w="7920" w:h="1980" w:hRule="exact" w:hSpace="180" w:wrap="auto" w:hAnchor="page" w:xAlign="center" w:yAlign="bottom"/>
      <w:snapToGrid w:val="0"/>
      <w:ind w:leftChars="1400" w:left="100"/>
    </w:pPr>
    <w:rPr>
      <w:rFonts w:ascii="Arial" w:hAnsi="Arial" w:cs="Arial"/>
      <w:sz w:val="24"/>
    </w:rPr>
  </w:style>
  <w:style w:type="paragraph" w:styleId="af3">
    <w:name w:val="Document Map"/>
    <w:basedOn w:val="a8"/>
    <w:semiHidden/>
    <w:qFormat/>
    <w:pPr>
      <w:shd w:val="clear" w:color="auto" w:fill="000080"/>
    </w:pPr>
  </w:style>
  <w:style w:type="paragraph" w:styleId="af4">
    <w:name w:val="toa heading"/>
    <w:basedOn w:val="a8"/>
    <w:next w:val="a8"/>
    <w:semiHidden/>
    <w:qFormat/>
    <w:pPr>
      <w:spacing w:before="120"/>
    </w:pPr>
    <w:rPr>
      <w:rFonts w:ascii="Arial" w:hAnsi="Arial" w:cs="Arial"/>
      <w:sz w:val="24"/>
    </w:rPr>
  </w:style>
  <w:style w:type="paragraph" w:styleId="af5">
    <w:name w:val="annotation text"/>
    <w:basedOn w:val="a8"/>
    <w:link w:val="af6"/>
    <w:uiPriority w:val="99"/>
    <w:qFormat/>
    <w:pPr>
      <w:jc w:val="left"/>
    </w:pPr>
  </w:style>
  <w:style w:type="paragraph" w:styleId="60">
    <w:name w:val="index 6"/>
    <w:basedOn w:val="a8"/>
    <w:next w:val="a8"/>
    <w:semiHidden/>
    <w:qFormat/>
    <w:pPr>
      <w:ind w:leftChars="1000" w:left="1000"/>
    </w:pPr>
  </w:style>
  <w:style w:type="paragraph" w:styleId="af7">
    <w:name w:val="Salutation"/>
    <w:basedOn w:val="a8"/>
    <w:next w:val="a8"/>
    <w:qFormat/>
  </w:style>
  <w:style w:type="paragraph" w:styleId="34">
    <w:name w:val="Body Text 3"/>
    <w:basedOn w:val="a8"/>
    <w:qFormat/>
    <w:pPr>
      <w:spacing w:after="120"/>
    </w:pPr>
    <w:rPr>
      <w:sz w:val="16"/>
      <w:szCs w:val="16"/>
    </w:rPr>
  </w:style>
  <w:style w:type="paragraph" w:styleId="af8">
    <w:name w:val="Closing"/>
    <w:basedOn w:val="a8"/>
    <w:qFormat/>
    <w:pPr>
      <w:ind w:leftChars="2100" w:left="100"/>
    </w:pPr>
  </w:style>
  <w:style w:type="paragraph" w:styleId="30">
    <w:name w:val="List Bullet 3"/>
    <w:basedOn w:val="a8"/>
    <w:qFormat/>
    <w:pPr>
      <w:numPr>
        <w:numId w:val="6"/>
      </w:numPr>
    </w:pPr>
  </w:style>
  <w:style w:type="paragraph" w:styleId="af9">
    <w:name w:val="Body Text"/>
    <w:basedOn w:val="a8"/>
    <w:qFormat/>
    <w:pPr>
      <w:widowControl/>
      <w:adjustRightInd w:val="0"/>
      <w:textAlignment w:val="baseline"/>
    </w:pPr>
    <w:rPr>
      <w:rFonts w:ascii="宋体" w:hAnsi="宋体"/>
      <w:color w:val="FF0000"/>
      <w:kern w:val="0"/>
      <w:szCs w:val="21"/>
    </w:rPr>
  </w:style>
  <w:style w:type="paragraph" w:styleId="afa">
    <w:name w:val="Body Text Indent"/>
    <w:basedOn w:val="a8"/>
    <w:qFormat/>
    <w:pPr>
      <w:widowControl/>
      <w:tabs>
        <w:tab w:val="left" w:pos="720"/>
      </w:tabs>
      <w:overflowPunct w:val="0"/>
      <w:autoSpaceDE w:val="0"/>
      <w:autoSpaceDN w:val="0"/>
      <w:adjustRightInd w:val="0"/>
      <w:spacing w:before="200" w:after="120" w:line="400" w:lineRule="exact"/>
      <w:ind w:leftChars="200" w:left="420" w:firstLine="720"/>
      <w:jc w:val="left"/>
      <w:textAlignment w:val="baseline"/>
    </w:pPr>
    <w:rPr>
      <w:rFonts w:ascii="NewCenturySchlbk" w:hAnsi="NewCenturySchlbk"/>
      <w:kern w:val="0"/>
      <w:sz w:val="24"/>
      <w:szCs w:val="20"/>
    </w:rPr>
  </w:style>
  <w:style w:type="paragraph" w:styleId="3">
    <w:name w:val="List Number 3"/>
    <w:basedOn w:val="a8"/>
    <w:qFormat/>
    <w:pPr>
      <w:numPr>
        <w:numId w:val="7"/>
      </w:numPr>
    </w:pPr>
  </w:style>
  <w:style w:type="paragraph" w:styleId="23">
    <w:name w:val="List 2"/>
    <w:basedOn w:val="a8"/>
    <w:qFormat/>
    <w:pPr>
      <w:ind w:leftChars="200" w:left="100" w:hangingChars="200" w:hanging="200"/>
    </w:pPr>
  </w:style>
  <w:style w:type="paragraph" w:styleId="afb">
    <w:name w:val="List Continue"/>
    <w:basedOn w:val="a8"/>
    <w:qFormat/>
    <w:pPr>
      <w:spacing w:after="120"/>
      <w:ind w:leftChars="200" w:left="420"/>
    </w:pPr>
  </w:style>
  <w:style w:type="paragraph" w:styleId="afc">
    <w:name w:val="Block Text"/>
    <w:basedOn w:val="a8"/>
    <w:qFormat/>
    <w:pPr>
      <w:spacing w:after="120"/>
      <w:ind w:leftChars="700" w:left="1440" w:rightChars="700" w:right="1440"/>
    </w:pPr>
  </w:style>
  <w:style w:type="paragraph" w:styleId="20">
    <w:name w:val="List Bullet 2"/>
    <w:basedOn w:val="a8"/>
    <w:qFormat/>
    <w:pPr>
      <w:numPr>
        <w:numId w:val="8"/>
      </w:numPr>
    </w:pPr>
  </w:style>
  <w:style w:type="paragraph" w:styleId="HTML">
    <w:name w:val="HTML Address"/>
    <w:basedOn w:val="a8"/>
    <w:qFormat/>
    <w:rPr>
      <w:i/>
      <w:iCs/>
    </w:rPr>
  </w:style>
  <w:style w:type="paragraph" w:styleId="42">
    <w:name w:val="index 4"/>
    <w:basedOn w:val="a8"/>
    <w:next w:val="a8"/>
    <w:semiHidden/>
    <w:qFormat/>
    <w:pPr>
      <w:ind w:leftChars="600" w:left="600"/>
    </w:pPr>
  </w:style>
  <w:style w:type="paragraph" w:styleId="TOC5">
    <w:name w:val="toc 5"/>
    <w:basedOn w:val="a8"/>
    <w:next w:val="a8"/>
    <w:uiPriority w:val="39"/>
    <w:qFormat/>
    <w:pPr>
      <w:ind w:leftChars="800" w:left="1680"/>
    </w:pPr>
  </w:style>
  <w:style w:type="paragraph" w:styleId="TOC3">
    <w:name w:val="toc 3"/>
    <w:basedOn w:val="a8"/>
    <w:next w:val="a8"/>
    <w:uiPriority w:val="39"/>
    <w:qFormat/>
    <w:pPr>
      <w:tabs>
        <w:tab w:val="left" w:pos="1260"/>
        <w:tab w:val="right" w:leader="dot" w:pos="9627"/>
      </w:tabs>
      <w:spacing w:line="360" w:lineRule="auto"/>
      <w:ind w:leftChars="400" w:left="840"/>
    </w:pPr>
    <w:rPr>
      <w:spacing w:val="-10"/>
      <w:sz w:val="24"/>
    </w:rPr>
  </w:style>
  <w:style w:type="paragraph" w:styleId="afd">
    <w:name w:val="Plain Text"/>
    <w:basedOn w:val="a8"/>
    <w:link w:val="afe"/>
    <w:qFormat/>
    <w:rPr>
      <w:rFonts w:ascii="宋体" w:hAnsi="Courier New"/>
      <w:szCs w:val="21"/>
    </w:rPr>
  </w:style>
  <w:style w:type="paragraph" w:styleId="50">
    <w:name w:val="List Bullet 5"/>
    <w:basedOn w:val="a8"/>
    <w:qFormat/>
    <w:pPr>
      <w:numPr>
        <w:numId w:val="9"/>
      </w:numPr>
    </w:pPr>
  </w:style>
  <w:style w:type="paragraph" w:styleId="4">
    <w:name w:val="List Number 4"/>
    <w:basedOn w:val="a8"/>
    <w:qFormat/>
    <w:pPr>
      <w:numPr>
        <w:numId w:val="10"/>
      </w:numPr>
    </w:pPr>
  </w:style>
  <w:style w:type="paragraph" w:styleId="TOC8">
    <w:name w:val="toc 8"/>
    <w:basedOn w:val="a8"/>
    <w:next w:val="a8"/>
    <w:uiPriority w:val="39"/>
    <w:qFormat/>
    <w:pPr>
      <w:ind w:leftChars="1400" w:left="2940"/>
    </w:pPr>
  </w:style>
  <w:style w:type="paragraph" w:styleId="35">
    <w:name w:val="index 3"/>
    <w:basedOn w:val="a8"/>
    <w:next w:val="a8"/>
    <w:semiHidden/>
    <w:qFormat/>
    <w:pPr>
      <w:ind w:leftChars="400" w:left="400"/>
    </w:pPr>
  </w:style>
  <w:style w:type="paragraph" w:styleId="aff">
    <w:name w:val="Date"/>
    <w:basedOn w:val="a8"/>
    <w:next w:val="a8"/>
    <w:qFormat/>
    <w:pPr>
      <w:adjustRightInd w:val="0"/>
      <w:spacing w:line="312" w:lineRule="atLeast"/>
      <w:jc w:val="right"/>
      <w:textAlignment w:val="baseline"/>
    </w:pPr>
    <w:rPr>
      <w:spacing w:val="2"/>
      <w:kern w:val="0"/>
      <w:sz w:val="28"/>
      <w:szCs w:val="20"/>
    </w:rPr>
  </w:style>
  <w:style w:type="paragraph" w:styleId="24">
    <w:name w:val="Body Text Indent 2"/>
    <w:basedOn w:val="a8"/>
    <w:qFormat/>
    <w:pPr>
      <w:spacing w:line="360" w:lineRule="auto"/>
      <w:ind w:firstLine="435"/>
    </w:pPr>
    <w:rPr>
      <w:rFonts w:ascii="宋体" w:hAnsi="宋体"/>
      <w:szCs w:val="20"/>
    </w:rPr>
  </w:style>
  <w:style w:type="paragraph" w:styleId="aff0">
    <w:name w:val="endnote text"/>
    <w:basedOn w:val="a8"/>
    <w:semiHidden/>
    <w:qFormat/>
    <w:pPr>
      <w:snapToGrid w:val="0"/>
      <w:jc w:val="left"/>
    </w:pPr>
  </w:style>
  <w:style w:type="paragraph" w:styleId="53">
    <w:name w:val="List Continue 5"/>
    <w:basedOn w:val="a8"/>
    <w:qFormat/>
    <w:pPr>
      <w:spacing w:after="120"/>
      <w:ind w:leftChars="1000" w:left="2100"/>
    </w:pPr>
  </w:style>
  <w:style w:type="paragraph" w:styleId="aff1">
    <w:name w:val="Balloon Text"/>
    <w:basedOn w:val="a8"/>
    <w:semiHidden/>
    <w:qFormat/>
    <w:rPr>
      <w:sz w:val="18"/>
      <w:szCs w:val="18"/>
    </w:rPr>
  </w:style>
  <w:style w:type="paragraph" w:styleId="aff2">
    <w:name w:val="footer"/>
    <w:basedOn w:val="a8"/>
    <w:qFormat/>
    <w:pPr>
      <w:tabs>
        <w:tab w:val="center" w:pos="4153"/>
        <w:tab w:val="right" w:pos="8306"/>
      </w:tabs>
      <w:snapToGrid w:val="0"/>
      <w:jc w:val="left"/>
    </w:pPr>
    <w:rPr>
      <w:sz w:val="18"/>
      <w:szCs w:val="18"/>
    </w:rPr>
  </w:style>
  <w:style w:type="paragraph" w:styleId="aff3">
    <w:name w:val="envelope return"/>
    <w:basedOn w:val="a8"/>
    <w:qFormat/>
    <w:pPr>
      <w:snapToGrid w:val="0"/>
    </w:pPr>
    <w:rPr>
      <w:rFonts w:ascii="Arial" w:hAnsi="Arial" w:cs="Arial"/>
    </w:rPr>
  </w:style>
  <w:style w:type="paragraph" w:styleId="aff4">
    <w:name w:val="header"/>
    <w:basedOn w:val="a8"/>
    <w:qFormat/>
    <w:pPr>
      <w:tabs>
        <w:tab w:val="center" w:pos="4153"/>
        <w:tab w:val="right" w:pos="8306"/>
      </w:tabs>
      <w:snapToGrid w:val="0"/>
      <w:jc w:val="center"/>
    </w:pPr>
    <w:rPr>
      <w:sz w:val="18"/>
      <w:szCs w:val="18"/>
    </w:rPr>
  </w:style>
  <w:style w:type="paragraph" w:styleId="aff5">
    <w:name w:val="Signature"/>
    <w:basedOn w:val="a8"/>
    <w:qFormat/>
    <w:pPr>
      <w:ind w:leftChars="2100" w:left="100"/>
    </w:pPr>
  </w:style>
  <w:style w:type="paragraph" w:styleId="TOC1">
    <w:name w:val="toc 1"/>
    <w:basedOn w:val="a8"/>
    <w:next w:val="a8"/>
    <w:uiPriority w:val="39"/>
    <w:qFormat/>
    <w:pPr>
      <w:tabs>
        <w:tab w:val="right" w:leader="dot" w:pos="9627"/>
      </w:tabs>
      <w:adjustRightInd w:val="0"/>
      <w:spacing w:line="360" w:lineRule="auto"/>
      <w:ind w:firstLineChars="180" w:firstLine="432"/>
      <w:textAlignment w:val="baseline"/>
    </w:pPr>
    <w:rPr>
      <w:b/>
      <w:kern w:val="0"/>
      <w:szCs w:val="20"/>
    </w:rPr>
  </w:style>
  <w:style w:type="paragraph" w:styleId="43">
    <w:name w:val="List Continue 4"/>
    <w:basedOn w:val="a8"/>
    <w:qFormat/>
    <w:pPr>
      <w:spacing w:after="120"/>
      <w:ind w:leftChars="800" w:left="1680"/>
    </w:pPr>
  </w:style>
  <w:style w:type="paragraph" w:styleId="TOC4">
    <w:name w:val="toc 4"/>
    <w:basedOn w:val="a8"/>
    <w:next w:val="a8"/>
    <w:uiPriority w:val="39"/>
    <w:qFormat/>
    <w:pPr>
      <w:ind w:leftChars="600" w:left="1260"/>
    </w:pPr>
  </w:style>
  <w:style w:type="paragraph" w:styleId="aff6">
    <w:name w:val="index heading"/>
    <w:basedOn w:val="a8"/>
    <w:next w:val="12"/>
    <w:semiHidden/>
    <w:qFormat/>
    <w:rPr>
      <w:rFonts w:ascii="Arial" w:hAnsi="Arial" w:cs="Arial"/>
      <w:b/>
      <w:bCs/>
    </w:rPr>
  </w:style>
  <w:style w:type="paragraph" w:styleId="12">
    <w:name w:val="index 1"/>
    <w:basedOn w:val="a8"/>
    <w:next w:val="a8"/>
    <w:semiHidden/>
    <w:qFormat/>
  </w:style>
  <w:style w:type="paragraph" w:styleId="aff7">
    <w:name w:val="Subtitle"/>
    <w:basedOn w:val="a8"/>
    <w:qFormat/>
    <w:pPr>
      <w:spacing w:before="240" w:after="60" w:line="312" w:lineRule="auto"/>
      <w:jc w:val="center"/>
      <w:outlineLvl w:val="1"/>
    </w:pPr>
    <w:rPr>
      <w:rFonts w:ascii="Arial" w:hAnsi="Arial" w:cs="Arial"/>
      <w:b/>
      <w:bCs/>
      <w:kern w:val="28"/>
      <w:sz w:val="32"/>
      <w:szCs w:val="32"/>
    </w:rPr>
  </w:style>
  <w:style w:type="paragraph" w:styleId="5">
    <w:name w:val="List Number 5"/>
    <w:basedOn w:val="a8"/>
    <w:qFormat/>
    <w:pPr>
      <w:numPr>
        <w:numId w:val="11"/>
      </w:numPr>
    </w:pPr>
  </w:style>
  <w:style w:type="paragraph" w:styleId="aff8">
    <w:name w:val="List"/>
    <w:basedOn w:val="a8"/>
    <w:qFormat/>
    <w:pPr>
      <w:ind w:left="200" w:hangingChars="200" w:hanging="200"/>
    </w:pPr>
  </w:style>
  <w:style w:type="paragraph" w:styleId="aff9">
    <w:name w:val="footnote text"/>
    <w:basedOn w:val="a8"/>
    <w:semiHidden/>
    <w:qFormat/>
    <w:pPr>
      <w:snapToGrid w:val="0"/>
      <w:jc w:val="left"/>
    </w:pPr>
    <w:rPr>
      <w:sz w:val="18"/>
      <w:szCs w:val="18"/>
    </w:rPr>
  </w:style>
  <w:style w:type="paragraph" w:styleId="TOC6">
    <w:name w:val="toc 6"/>
    <w:basedOn w:val="a8"/>
    <w:next w:val="a8"/>
    <w:uiPriority w:val="39"/>
    <w:qFormat/>
    <w:pPr>
      <w:ind w:leftChars="1000" w:left="2100"/>
    </w:pPr>
  </w:style>
  <w:style w:type="paragraph" w:styleId="54">
    <w:name w:val="List 5"/>
    <w:basedOn w:val="a8"/>
    <w:qFormat/>
    <w:pPr>
      <w:ind w:leftChars="800" w:left="100" w:hangingChars="200" w:hanging="200"/>
    </w:pPr>
  </w:style>
  <w:style w:type="paragraph" w:styleId="36">
    <w:name w:val="Body Text Indent 3"/>
    <w:basedOn w:val="a8"/>
    <w:qFormat/>
    <w:pPr>
      <w:spacing w:after="120"/>
      <w:ind w:leftChars="200" w:left="420"/>
    </w:pPr>
    <w:rPr>
      <w:sz w:val="16"/>
      <w:szCs w:val="16"/>
    </w:rPr>
  </w:style>
  <w:style w:type="paragraph" w:styleId="70">
    <w:name w:val="index 7"/>
    <w:basedOn w:val="a8"/>
    <w:next w:val="a8"/>
    <w:semiHidden/>
    <w:qFormat/>
    <w:pPr>
      <w:ind w:leftChars="1200" w:left="1200"/>
    </w:pPr>
  </w:style>
  <w:style w:type="paragraph" w:styleId="90">
    <w:name w:val="index 9"/>
    <w:basedOn w:val="a8"/>
    <w:next w:val="a8"/>
    <w:semiHidden/>
    <w:qFormat/>
    <w:pPr>
      <w:ind w:leftChars="1600" w:left="1600"/>
    </w:pPr>
  </w:style>
  <w:style w:type="paragraph" w:styleId="affa">
    <w:name w:val="table of figures"/>
    <w:basedOn w:val="a8"/>
    <w:next w:val="a8"/>
    <w:semiHidden/>
    <w:qFormat/>
    <w:pPr>
      <w:ind w:leftChars="200" w:left="200" w:hangingChars="200" w:hanging="200"/>
    </w:pPr>
  </w:style>
  <w:style w:type="paragraph" w:styleId="TOC2">
    <w:name w:val="toc 2"/>
    <w:basedOn w:val="a8"/>
    <w:next w:val="a8"/>
    <w:uiPriority w:val="39"/>
    <w:qFormat/>
    <w:pPr>
      <w:tabs>
        <w:tab w:val="left" w:pos="780"/>
        <w:tab w:val="right" w:leader="dot" w:pos="9627"/>
      </w:tabs>
      <w:spacing w:line="360" w:lineRule="auto"/>
      <w:ind w:leftChars="200" w:left="420"/>
    </w:pPr>
  </w:style>
  <w:style w:type="paragraph" w:styleId="TOC9">
    <w:name w:val="toc 9"/>
    <w:basedOn w:val="a8"/>
    <w:next w:val="a8"/>
    <w:uiPriority w:val="39"/>
    <w:qFormat/>
    <w:pPr>
      <w:ind w:leftChars="1600" w:left="3360"/>
    </w:pPr>
  </w:style>
  <w:style w:type="paragraph" w:styleId="25">
    <w:name w:val="Body Text 2"/>
    <w:basedOn w:val="a8"/>
    <w:qFormat/>
    <w:pPr>
      <w:spacing w:after="120" w:line="480" w:lineRule="auto"/>
    </w:pPr>
  </w:style>
  <w:style w:type="paragraph" w:styleId="44">
    <w:name w:val="List 4"/>
    <w:basedOn w:val="a8"/>
    <w:qFormat/>
    <w:pPr>
      <w:ind w:leftChars="600" w:left="100" w:hangingChars="200" w:hanging="200"/>
    </w:pPr>
  </w:style>
  <w:style w:type="paragraph" w:styleId="26">
    <w:name w:val="List Continue 2"/>
    <w:basedOn w:val="a8"/>
    <w:qFormat/>
    <w:pPr>
      <w:spacing w:after="120"/>
      <w:ind w:leftChars="400" w:left="840"/>
    </w:pPr>
  </w:style>
  <w:style w:type="paragraph" w:styleId="affb">
    <w:name w:val="Message Header"/>
    <w:basedOn w:val="a8"/>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0">
    <w:name w:val="HTML Preformatted"/>
    <w:basedOn w:val="a8"/>
    <w:qFormat/>
    <w:rPr>
      <w:rFonts w:ascii="Courier New" w:hAnsi="Courier New" w:cs="Courier New"/>
      <w:sz w:val="20"/>
      <w:szCs w:val="20"/>
    </w:rPr>
  </w:style>
  <w:style w:type="paragraph" w:styleId="affc">
    <w:name w:val="Normal (Web)"/>
    <w:basedOn w:val="a8"/>
    <w:qFormat/>
    <w:pPr>
      <w:spacing w:beforeAutospacing="1" w:afterAutospacing="1"/>
      <w:jc w:val="left"/>
    </w:pPr>
    <w:rPr>
      <w:kern w:val="0"/>
      <w:sz w:val="24"/>
    </w:rPr>
  </w:style>
  <w:style w:type="paragraph" w:styleId="37">
    <w:name w:val="List Continue 3"/>
    <w:basedOn w:val="a8"/>
    <w:qFormat/>
    <w:pPr>
      <w:spacing w:after="120"/>
      <w:ind w:leftChars="600" w:left="1260"/>
    </w:pPr>
  </w:style>
  <w:style w:type="paragraph" w:styleId="27">
    <w:name w:val="index 2"/>
    <w:basedOn w:val="a8"/>
    <w:next w:val="a8"/>
    <w:semiHidden/>
    <w:qFormat/>
    <w:pPr>
      <w:ind w:leftChars="200" w:left="200"/>
    </w:pPr>
  </w:style>
  <w:style w:type="paragraph" w:styleId="affd">
    <w:name w:val="Title"/>
    <w:basedOn w:val="a8"/>
    <w:link w:val="affe"/>
    <w:qFormat/>
    <w:pPr>
      <w:spacing w:before="240" w:after="60"/>
      <w:jc w:val="center"/>
      <w:outlineLvl w:val="0"/>
    </w:pPr>
    <w:rPr>
      <w:rFonts w:ascii="Arial" w:hAnsi="Arial" w:cs="Arial"/>
      <w:b/>
      <w:bCs/>
      <w:sz w:val="32"/>
      <w:szCs w:val="32"/>
    </w:rPr>
  </w:style>
  <w:style w:type="paragraph" w:styleId="afff">
    <w:name w:val="annotation subject"/>
    <w:basedOn w:val="af5"/>
    <w:next w:val="af5"/>
    <w:semiHidden/>
    <w:qFormat/>
    <w:rPr>
      <w:b/>
      <w:bCs/>
    </w:rPr>
  </w:style>
  <w:style w:type="paragraph" w:styleId="afff0">
    <w:name w:val="Body Text First Indent"/>
    <w:basedOn w:val="af9"/>
    <w:qFormat/>
    <w:pPr>
      <w:widowControl w:val="0"/>
      <w:adjustRightInd/>
      <w:spacing w:after="120"/>
      <w:ind w:firstLineChars="100" w:firstLine="420"/>
      <w:textAlignment w:val="auto"/>
    </w:pPr>
    <w:rPr>
      <w:rFonts w:ascii="Times New Roman" w:hAnsi="Times New Roman"/>
      <w:color w:val="auto"/>
      <w:kern w:val="2"/>
      <w:szCs w:val="24"/>
    </w:rPr>
  </w:style>
  <w:style w:type="paragraph" w:styleId="28">
    <w:name w:val="Body Text First Indent 2"/>
    <w:basedOn w:val="afa"/>
    <w:qFormat/>
    <w:pPr>
      <w:widowControl w:val="0"/>
      <w:tabs>
        <w:tab w:val="clear" w:pos="720"/>
      </w:tabs>
      <w:overflowPunct/>
      <w:autoSpaceDE/>
      <w:autoSpaceDN/>
      <w:adjustRightInd/>
      <w:spacing w:before="0" w:line="240" w:lineRule="auto"/>
      <w:ind w:firstLineChars="200" w:firstLine="420"/>
      <w:jc w:val="both"/>
      <w:textAlignment w:val="auto"/>
    </w:pPr>
    <w:rPr>
      <w:rFonts w:ascii="Times New Roman" w:hAnsi="Times New Roman"/>
      <w:kern w:val="2"/>
      <w:sz w:val="21"/>
      <w:szCs w:val="24"/>
    </w:rPr>
  </w:style>
  <w:style w:type="table" w:styleId="afff1">
    <w:name w:val="Table Grid"/>
    <w:basedOn w:val="aa"/>
    <w:qFormat/>
    <w:pPr>
      <w:widowControl w:val="0"/>
      <w:adjustRightIn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a"/>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styleId="afff2">
    <w:name w:val="Strong"/>
    <w:basedOn w:val="a9"/>
    <w:qFormat/>
    <w:rPr>
      <w:b/>
    </w:rPr>
  </w:style>
  <w:style w:type="character" w:styleId="afff3">
    <w:name w:val="page number"/>
    <w:qFormat/>
    <w:rPr>
      <w:sz w:val="20"/>
    </w:rPr>
  </w:style>
  <w:style w:type="character" w:styleId="afff4">
    <w:name w:val="Emphasis"/>
    <w:uiPriority w:val="20"/>
    <w:qFormat/>
    <w:rPr>
      <w:color w:val="CC0033"/>
    </w:rPr>
  </w:style>
  <w:style w:type="character" w:styleId="afff5">
    <w:name w:val="Hyperlink"/>
    <w:basedOn w:val="a9"/>
    <w:uiPriority w:val="99"/>
    <w:qFormat/>
    <w:rPr>
      <w:color w:val="0000FF"/>
      <w:u w:val="single"/>
    </w:rPr>
  </w:style>
  <w:style w:type="character" w:styleId="HTML1">
    <w:name w:val="HTML Code"/>
    <w:basedOn w:val="a9"/>
    <w:semiHidden/>
    <w:unhideWhenUsed/>
    <w:qFormat/>
    <w:rPr>
      <w:rFonts w:ascii="Courier New" w:hAnsi="Courier New"/>
      <w:sz w:val="20"/>
    </w:rPr>
  </w:style>
  <w:style w:type="character" w:styleId="afff6">
    <w:name w:val="annotation reference"/>
    <w:uiPriority w:val="99"/>
    <w:qFormat/>
    <w:rPr>
      <w:sz w:val="21"/>
      <w:szCs w:val="21"/>
    </w:rPr>
  </w:style>
  <w:style w:type="paragraph" w:customStyle="1" w:styleId="afff7">
    <w:name w:val="段"/>
    <w:qFormat/>
    <w:pPr>
      <w:autoSpaceDE w:val="0"/>
      <w:autoSpaceDN w:val="0"/>
      <w:ind w:firstLineChars="200" w:firstLine="200"/>
      <w:jc w:val="both"/>
    </w:pPr>
    <w:rPr>
      <w:rFonts w:ascii="宋体"/>
      <w:sz w:val="21"/>
    </w:rPr>
  </w:style>
  <w:style w:type="paragraph" w:customStyle="1" w:styleId="afff8">
    <w:name w:val="列表内容"/>
    <w:basedOn w:val="a8"/>
    <w:next w:val="a8"/>
    <w:qFormat/>
    <w:pPr>
      <w:widowControl/>
      <w:tabs>
        <w:tab w:val="left" w:pos="420"/>
        <w:tab w:val="left" w:pos="840"/>
      </w:tabs>
      <w:ind w:left="420" w:hanging="420"/>
      <w:jc w:val="left"/>
    </w:pPr>
    <w:rPr>
      <w:kern w:val="0"/>
      <w:sz w:val="18"/>
      <w:szCs w:val="20"/>
    </w:rPr>
  </w:style>
  <w:style w:type="paragraph" w:customStyle="1" w:styleId="afff9">
    <w:name w:val="表格"/>
    <w:link w:val="CharChar"/>
    <w:qFormat/>
    <w:pPr>
      <w:adjustRightInd w:val="0"/>
      <w:snapToGrid w:val="0"/>
      <w:jc w:val="both"/>
    </w:pPr>
    <w:rPr>
      <w:rFonts w:ascii="Arial" w:hAnsi="Arial"/>
      <w:snapToGrid w:val="0"/>
      <w:sz w:val="18"/>
      <w:szCs w:val="18"/>
    </w:rPr>
  </w:style>
  <w:style w:type="character" w:customStyle="1" w:styleId="CharChar">
    <w:name w:val="表格 Char Char"/>
    <w:link w:val="afff9"/>
    <w:qFormat/>
    <w:rPr>
      <w:rFonts w:ascii="Arial" w:hAnsi="Arial"/>
      <w:snapToGrid w:val="0"/>
      <w:sz w:val="18"/>
      <w:szCs w:val="18"/>
      <w:lang w:val="en-US" w:eastAsia="zh-CN" w:bidi="ar-SA"/>
    </w:rPr>
  </w:style>
  <w:style w:type="paragraph" w:customStyle="1" w:styleId="Char">
    <w:name w:val="Char"/>
    <w:basedOn w:val="af3"/>
    <w:qFormat/>
    <w:pPr>
      <w:spacing w:line="360" w:lineRule="auto"/>
    </w:pPr>
    <w:rPr>
      <w:rFonts w:ascii="Tahoma" w:hAnsi="Tahoma"/>
      <w:sz w:val="24"/>
    </w:rPr>
  </w:style>
  <w:style w:type="paragraph" w:customStyle="1" w:styleId="afffa">
    <w:name w:val="图表"/>
    <w:basedOn w:val="a8"/>
    <w:qFormat/>
    <w:pPr>
      <w:spacing w:line="360" w:lineRule="auto"/>
      <w:jc w:val="center"/>
    </w:pPr>
    <w:rPr>
      <w:sz w:val="24"/>
    </w:rPr>
  </w:style>
  <w:style w:type="paragraph" w:customStyle="1" w:styleId="074">
    <w:name w:val="样式 首行缩进:  0.74 厘米"/>
    <w:basedOn w:val="a8"/>
    <w:qFormat/>
    <w:pPr>
      <w:spacing w:line="360" w:lineRule="auto"/>
      <w:ind w:firstLine="420"/>
    </w:pPr>
    <w:rPr>
      <w:rFonts w:cs="宋体"/>
      <w:sz w:val="24"/>
      <w:szCs w:val="20"/>
    </w:rPr>
  </w:style>
  <w:style w:type="paragraph" w:customStyle="1" w:styleId="afffb">
    <w:name w:val="题目(封页)"/>
    <w:basedOn w:val="a8"/>
    <w:next w:val="a8"/>
    <w:qFormat/>
    <w:pPr>
      <w:keepNext/>
      <w:widowControl/>
      <w:pBdr>
        <w:top w:val="single" w:sz="4" w:space="7" w:color="auto"/>
        <w:bottom w:val="single" w:sz="4" w:space="3" w:color="auto"/>
      </w:pBdr>
      <w:spacing w:before="2800" w:line="360" w:lineRule="auto"/>
      <w:ind w:firstLine="425"/>
      <w:outlineLvl w:val="1"/>
    </w:pPr>
    <w:rPr>
      <w:rFonts w:ascii="Arial" w:hAnsi="Arial"/>
      <w:b/>
      <w:i/>
      <w:kern w:val="28"/>
      <w:sz w:val="52"/>
      <w:szCs w:val="20"/>
    </w:rPr>
  </w:style>
  <w:style w:type="paragraph" w:customStyle="1" w:styleId="BasicTextStyle">
    <w:name w:val="Basic Text Style"/>
    <w:qFormat/>
    <w:pPr>
      <w:tabs>
        <w:tab w:val="left" w:pos="720"/>
      </w:tabs>
      <w:overflowPunct w:val="0"/>
      <w:autoSpaceDE w:val="0"/>
      <w:autoSpaceDN w:val="0"/>
      <w:adjustRightInd w:val="0"/>
      <w:spacing w:before="100" w:beforeAutospacing="1" w:after="100" w:afterAutospacing="1" w:line="300" w:lineRule="auto"/>
      <w:ind w:firstLineChars="225" w:firstLine="540"/>
      <w:jc w:val="both"/>
      <w:textAlignment w:val="baseline"/>
    </w:pPr>
    <w:rPr>
      <w:rFonts w:ascii="NewCenturySchlbk" w:hAnsi="NewCenturySchlbk"/>
      <w:sz w:val="24"/>
    </w:rPr>
  </w:style>
  <w:style w:type="paragraph" w:customStyle="1" w:styleId="a1">
    <w:name w:val="前言、引言标题"/>
    <w:next w:val="a8"/>
    <w:qFormat/>
    <w:pPr>
      <w:numPr>
        <w:numId w:val="12"/>
      </w:numPr>
      <w:shd w:val="clear" w:color="FFFFFF" w:fill="FFFFFF"/>
      <w:spacing w:before="640" w:after="560"/>
      <w:jc w:val="center"/>
      <w:outlineLvl w:val="0"/>
    </w:pPr>
    <w:rPr>
      <w:rFonts w:ascii="黑体" w:eastAsia="黑体"/>
      <w:sz w:val="32"/>
    </w:rPr>
  </w:style>
  <w:style w:type="paragraph" w:customStyle="1" w:styleId="a2">
    <w:name w:val="章标题"/>
    <w:next w:val="a8"/>
    <w:qFormat/>
    <w:pPr>
      <w:numPr>
        <w:ilvl w:val="1"/>
        <w:numId w:val="12"/>
      </w:numPr>
      <w:spacing w:beforeLines="50" w:afterLines="50"/>
      <w:jc w:val="both"/>
      <w:outlineLvl w:val="1"/>
    </w:pPr>
    <w:rPr>
      <w:rFonts w:ascii="黑体" w:eastAsia="黑体"/>
      <w:sz w:val="21"/>
    </w:rPr>
  </w:style>
  <w:style w:type="paragraph" w:customStyle="1" w:styleId="a3">
    <w:name w:val="一级条标题"/>
    <w:basedOn w:val="a2"/>
    <w:next w:val="a8"/>
    <w:qFormat/>
    <w:pPr>
      <w:numPr>
        <w:ilvl w:val="2"/>
      </w:numPr>
      <w:tabs>
        <w:tab w:val="left" w:pos="420"/>
      </w:tabs>
      <w:spacing w:beforeLines="0" w:afterLines="0"/>
      <w:ind w:left="420" w:hanging="420"/>
      <w:outlineLvl w:val="2"/>
    </w:pPr>
  </w:style>
  <w:style w:type="paragraph" w:customStyle="1" w:styleId="a4">
    <w:name w:val="二级条标题"/>
    <w:basedOn w:val="a3"/>
    <w:next w:val="a8"/>
    <w:qFormat/>
    <w:pPr>
      <w:numPr>
        <w:ilvl w:val="3"/>
      </w:numPr>
      <w:ind w:left="420" w:hanging="420"/>
      <w:outlineLvl w:val="3"/>
    </w:pPr>
  </w:style>
  <w:style w:type="paragraph" w:customStyle="1" w:styleId="a5">
    <w:name w:val="三级条标题"/>
    <w:basedOn w:val="a4"/>
    <w:next w:val="a8"/>
    <w:qFormat/>
    <w:pPr>
      <w:numPr>
        <w:ilvl w:val="4"/>
      </w:numPr>
      <w:ind w:left="420" w:hanging="420"/>
      <w:outlineLvl w:val="4"/>
    </w:pPr>
  </w:style>
  <w:style w:type="paragraph" w:customStyle="1" w:styleId="a6">
    <w:name w:val="四级条标题"/>
    <w:basedOn w:val="a5"/>
    <w:next w:val="a8"/>
    <w:qFormat/>
    <w:pPr>
      <w:numPr>
        <w:ilvl w:val="5"/>
      </w:numPr>
      <w:ind w:left="420" w:hanging="420"/>
      <w:outlineLvl w:val="5"/>
    </w:pPr>
  </w:style>
  <w:style w:type="paragraph" w:customStyle="1" w:styleId="a7">
    <w:name w:val="五级条标题"/>
    <w:basedOn w:val="a6"/>
    <w:next w:val="a8"/>
    <w:qFormat/>
    <w:pPr>
      <w:numPr>
        <w:ilvl w:val="6"/>
      </w:numPr>
      <w:ind w:left="420" w:hanging="420"/>
      <w:outlineLvl w:val="6"/>
    </w:pPr>
  </w:style>
  <w:style w:type="character" w:customStyle="1" w:styleId="22">
    <w:name w:val="标题 2 字符"/>
    <w:link w:val="21"/>
    <w:qFormat/>
    <w:rPr>
      <w:rFonts w:eastAsia="宋体"/>
      <w:b/>
      <w:bCs/>
      <w:spacing w:val="-4"/>
      <w:kern w:val="2"/>
      <w:sz w:val="24"/>
      <w:szCs w:val="24"/>
      <w:lang w:val="en-US" w:eastAsia="zh-CN" w:bidi="ar-SA"/>
    </w:rPr>
  </w:style>
  <w:style w:type="paragraph" w:customStyle="1" w:styleId="1">
    <w:name w:val="样式1"/>
    <w:basedOn w:val="41"/>
    <w:qFormat/>
    <w:pPr>
      <w:keepLines/>
      <w:numPr>
        <w:ilvl w:val="2"/>
        <w:numId w:val="13"/>
      </w:numPr>
      <w:spacing w:before="280" w:after="290" w:line="376" w:lineRule="auto"/>
      <w:jc w:val="both"/>
    </w:pPr>
    <w:rPr>
      <w:rFonts w:eastAsia="楷体_GB2312"/>
      <w:bCs/>
    </w:rPr>
  </w:style>
  <w:style w:type="paragraph" w:customStyle="1" w:styleId="afffc">
    <w:name w:val="表格文字"/>
    <w:basedOn w:val="a8"/>
    <w:qFormat/>
    <w:pPr>
      <w:adjustRightInd w:val="0"/>
      <w:snapToGrid w:val="0"/>
      <w:spacing w:line="360" w:lineRule="exact"/>
    </w:pPr>
    <w:rPr>
      <w:sz w:val="24"/>
    </w:rPr>
  </w:style>
  <w:style w:type="paragraph" w:customStyle="1" w:styleId="Char2CharCharChar">
    <w:name w:val="Char2 Char Char Char"/>
    <w:basedOn w:val="a8"/>
    <w:qFormat/>
    <w:rPr>
      <w:rFonts w:ascii="Tahoma" w:hAnsi="Tahoma"/>
      <w:sz w:val="24"/>
      <w:szCs w:val="20"/>
    </w:rPr>
  </w:style>
  <w:style w:type="paragraph" w:styleId="afffd">
    <w:name w:val="List Paragraph"/>
    <w:basedOn w:val="a8"/>
    <w:uiPriority w:val="34"/>
    <w:qFormat/>
    <w:pPr>
      <w:ind w:firstLineChars="200" w:firstLine="420"/>
    </w:pPr>
    <w:rPr>
      <w:rFonts w:ascii="Calibri" w:hAnsi="Calibri"/>
      <w:szCs w:val="22"/>
    </w:rPr>
  </w:style>
  <w:style w:type="character" w:customStyle="1" w:styleId="searchcontent1">
    <w:name w:val="search_content1"/>
    <w:qFormat/>
    <w:rPr>
      <w:rFonts w:ascii="宋体" w:eastAsia="宋体" w:hAnsi="宋体"/>
      <w:b/>
      <w:sz w:val="20"/>
      <w:szCs w:val="20"/>
      <w:lang w:val="en-US" w:eastAsia="en-US" w:bidi="ar-SA"/>
    </w:rPr>
  </w:style>
  <w:style w:type="character" w:customStyle="1" w:styleId="afe">
    <w:name w:val="纯文本 字符"/>
    <w:link w:val="afd"/>
    <w:qFormat/>
    <w:rPr>
      <w:rFonts w:ascii="宋体" w:hAnsi="Courier New" w:cs="Courier New"/>
      <w:kern w:val="2"/>
      <w:sz w:val="21"/>
      <w:szCs w:val="21"/>
    </w:rPr>
  </w:style>
  <w:style w:type="paragraph" w:customStyle="1" w:styleId="14">
    <w:name w:val="修订1"/>
    <w:hidden/>
    <w:uiPriority w:val="99"/>
    <w:semiHidden/>
    <w:qFormat/>
    <w:rPr>
      <w:kern w:val="2"/>
      <w:sz w:val="21"/>
      <w:szCs w:val="24"/>
    </w:rPr>
  </w:style>
  <w:style w:type="paragraph" w:styleId="afffe">
    <w:name w:val="No Spacing"/>
    <w:uiPriority w:val="1"/>
    <w:qFormat/>
    <w:pPr>
      <w:widowControl w:val="0"/>
      <w:jc w:val="both"/>
    </w:pPr>
    <w:rPr>
      <w:rFonts w:ascii="Calibri" w:hAnsi="Calibri"/>
      <w:kern w:val="2"/>
    </w:rPr>
  </w:style>
  <w:style w:type="paragraph" w:customStyle="1" w:styleId="affff">
    <w:name w:val="表格文字末行"/>
    <w:basedOn w:val="afffc"/>
    <w:qFormat/>
    <w:pPr>
      <w:spacing w:after="120"/>
    </w:pPr>
    <w:rPr>
      <w:kern w:val="0"/>
    </w:rPr>
  </w:style>
  <w:style w:type="paragraph" w:customStyle="1" w:styleId="affff0">
    <w:name w:val="表文"/>
    <w:qFormat/>
    <w:pPr>
      <w:widowControl w:val="0"/>
      <w:adjustRightInd w:val="0"/>
      <w:spacing w:line="312" w:lineRule="atLeast"/>
      <w:jc w:val="both"/>
      <w:textAlignment w:val="baseline"/>
    </w:pPr>
    <w:rPr>
      <w:sz w:val="18"/>
    </w:rPr>
  </w:style>
  <w:style w:type="character" w:customStyle="1" w:styleId="af6">
    <w:name w:val="批注文字 字符"/>
    <w:link w:val="af5"/>
    <w:uiPriority w:val="99"/>
    <w:qFormat/>
    <w:rPr>
      <w:kern w:val="2"/>
      <w:sz w:val="21"/>
      <w:szCs w:val="24"/>
    </w:rPr>
  </w:style>
  <w:style w:type="paragraph" w:customStyle="1" w:styleId="TOC10">
    <w:name w:val="TOC 标题1"/>
    <w:basedOn w:val="10"/>
    <w:next w:val="a8"/>
    <w:uiPriority w:val="39"/>
    <w:semiHidden/>
    <w:unhideWhenUsed/>
    <w:qFormat/>
    <w:pPr>
      <w:adjustRightInd/>
      <w:spacing w:line="578" w:lineRule="auto"/>
      <w:textAlignment w:val="auto"/>
      <w:outlineLvl w:val="9"/>
    </w:pPr>
  </w:style>
  <w:style w:type="paragraph" w:customStyle="1" w:styleId="affff1">
    <w:name w:val="正文格式"/>
    <w:basedOn w:val="a8"/>
    <w:link w:val="Char1"/>
    <w:qFormat/>
    <w:pPr>
      <w:widowControl/>
      <w:adjustRightInd w:val="0"/>
      <w:snapToGrid w:val="0"/>
      <w:spacing w:line="360" w:lineRule="atLeast"/>
      <w:ind w:firstLine="482"/>
      <w:textAlignment w:val="baseline"/>
    </w:pPr>
    <w:rPr>
      <w:kern w:val="0"/>
      <w:sz w:val="24"/>
      <w:szCs w:val="20"/>
    </w:rPr>
  </w:style>
  <w:style w:type="paragraph" w:customStyle="1" w:styleId="45">
    <w:name w:val="样式4"/>
    <w:basedOn w:val="a8"/>
    <w:qFormat/>
    <w:rPr>
      <w:spacing w:val="2"/>
      <w:szCs w:val="20"/>
    </w:rPr>
  </w:style>
  <w:style w:type="character" w:customStyle="1" w:styleId="Char1">
    <w:name w:val="正文格式 Char1"/>
    <w:link w:val="affff1"/>
    <w:qFormat/>
    <w:rPr>
      <w:sz w:val="24"/>
    </w:rPr>
  </w:style>
  <w:style w:type="character" w:customStyle="1" w:styleId="11">
    <w:name w:val="标题 1 字符"/>
    <w:basedOn w:val="a9"/>
    <w:link w:val="10"/>
    <w:qFormat/>
    <w:rPr>
      <w:b/>
      <w:bCs/>
      <w:kern w:val="44"/>
      <w:sz w:val="44"/>
      <w:szCs w:val="44"/>
    </w:rPr>
  </w:style>
  <w:style w:type="paragraph" w:customStyle="1" w:styleId="affff2">
    <w:name w:val="签署页"/>
    <w:basedOn w:val="a8"/>
    <w:qFormat/>
    <w:pPr>
      <w:widowControl/>
      <w:adjustRightInd w:val="0"/>
      <w:snapToGrid w:val="0"/>
      <w:spacing w:line="480" w:lineRule="auto"/>
      <w:ind w:left="2438" w:hanging="1701"/>
      <w:textAlignment w:val="baseline"/>
    </w:pPr>
    <w:rPr>
      <w:rFonts w:ascii="宋体" w:cs="宋体"/>
      <w:spacing w:val="6"/>
      <w:kern w:val="0"/>
      <w:sz w:val="32"/>
      <w:szCs w:val="32"/>
    </w:rPr>
  </w:style>
  <w:style w:type="character" w:customStyle="1" w:styleId="affe">
    <w:name w:val="标题 字符"/>
    <w:link w:val="affd"/>
    <w:qFormat/>
    <w:rPr>
      <w:rFonts w:ascii="Arial" w:hAnsi="Arial" w:cs="Arial"/>
      <w:b/>
      <w:bCs/>
      <w:kern w:val="2"/>
      <w:sz w:val="32"/>
      <w:szCs w:val="32"/>
    </w:rPr>
  </w:style>
  <w:style w:type="character" w:customStyle="1" w:styleId="15">
    <w:name w:val="未处理的提及1"/>
    <w:basedOn w:val="a9"/>
    <w:uiPriority w:val="99"/>
    <w:semiHidden/>
    <w:unhideWhenUsed/>
    <w:qFormat/>
    <w:rPr>
      <w:color w:val="605E5C"/>
      <w:shd w:val="clear" w:color="auto" w:fill="E1DFDD"/>
    </w:rPr>
  </w:style>
  <w:style w:type="table" w:customStyle="1" w:styleId="NormalTable42e4fe5d">
    <w:name w:val="Normal Table42e4fe5d"/>
    <w:semiHidden/>
    <w:qFormat/>
    <w:tblPr>
      <w:tblCellMar>
        <w:top w:w="0" w:type="dxa"/>
        <w:left w:w="108" w:type="dxa"/>
        <w:bottom w:w="0" w:type="dxa"/>
        <w:right w:w="108" w:type="dxa"/>
      </w:tblCellMar>
    </w:tblPr>
  </w:style>
  <w:style w:type="paragraph" w:customStyle="1" w:styleId="29">
    <w:name w:val="修订2"/>
    <w:hidden/>
    <w:uiPriority w:val="99"/>
    <w:unhideWhenUsed/>
    <w:qFormat/>
    <w:rPr>
      <w:kern w:val="2"/>
      <w:sz w:val="21"/>
      <w:szCs w:val="24"/>
    </w:rPr>
  </w:style>
  <w:style w:type="table" w:customStyle="1" w:styleId="16">
    <w:name w:val="网格型1"/>
    <w:basedOn w:val="aa"/>
    <w:uiPriority w:val="39"/>
    <w:qFormat/>
    <w:rPr>
      <w:rFonts w:ascii="minorHAnsi" w:eastAsia="minorEastAsia" w:hAnsi="minorHAnsi"/>
      <w:lang w:eastAsia="zh-TW"/>
    </w:rPr>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32">
    <w:name w:val="标题 3 字符"/>
    <w:basedOn w:val="a9"/>
    <w:link w:val="31"/>
    <w:qFormat/>
    <w:rPr>
      <w:b/>
      <w:bCs/>
      <w:kern w:val="2"/>
      <w:sz w:val="21"/>
      <w:szCs w:val="24"/>
    </w:rPr>
  </w:style>
  <w:style w:type="paragraph" w:customStyle="1" w:styleId="38">
    <w:name w:val="修订3"/>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jpe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eader" Target="header3.xml"/><Relationship Id="rId1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microsoft.com/office/2011/relationships/people" Target="people.xml"/><Relationship Id="rId8" Type="http://schemas.openxmlformats.org/officeDocument/2006/relationships/footnotes" Target="footnote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e6d39b-ae22-4a4c-958b-1c367bd82fb8}"/>
        <w:category>
          <w:name w:val="常规"/>
          <w:gallery w:val="placeholder"/>
        </w:category>
        <w:types>
          <w:type w:val="bbPlcHdr"/>
        </w:types>
        <w:behaviors>
          <w:behavior w:val="content"/>
        </w:behaviors>
        <w:guid w:val="{55E6D39B-AE22-4A4C-958B-1C367BD82FB8}"/>
      </w:docPartPr>
      <w:docPartBody>
        <w:p w:rsidR="002703A6" w:rsidRDefault="002703A6">
          <w:pPr>
            <w:rPr>
              <w:rFonts w:hint="eastAsia"/>
            </w:rPr>
          </w:pPr>
        </w:p>
      </w:docPartBody>
    </w:docPart>
    <w:docPart>
      <w:docPartPr>
        <w:name w:val="{4999c80e-207d-45e4-837d-5d4da2cfcd1a}"/>
        <w:category>
          <w:name w:val="常规"/>
          <w:gallery w:val="placeholder"/>
        </w:category>
        <w:types>
          <w:type w:val="bbPlcHdr"/>
        </w:types>
        <w:behaviors>
          <w:behavior w:val="content"/>
        </w:behaviors>
        <w:guid w:val="{4999C80E-207D-45E4-837D-5D4DA2CFCD1A}"/>
      </w:docPartPr>
      <w:docPartBody>
        <w:p w:rsidR="002703A6" w:rsidRDefault="002703A6">
          <w:pPr>
            <w:rPr>
              <w:rFonts w:hint="eastAsia"/>
            </w:rPr>
          </w:pPr>
        </w:p>
      </w:docPartBody>
    </w:docPart>
    <w:docPart>
      <w:docPartPr>
        <w:name w:val="{e152b0a5-9c2e-4d83-8c34-0e4ad8b4de27}"/>
        <w:category>
          <w:name w:val="常规"/>
          <w:gallery w:val="placeholder"/>
        </w:category>
        <w:types>
          <w:type w:val="bbPlcHdr"/>
        </w:types>
        <w:behaviors>
          <w:behavior w:val="content"/>
        </w:behaviors>
        <w:guid w:val="{E152B0A5-9C2E-4D83-8C34-0E4AD8B4DE27}"/>
      </w:docPartPr>
      <w:docPartBody>
        <w:p w:rsidR="002703A6" w:rsidRDefault="002703A6">
          <w:pPr>
            <w:rPr>
              <w:rFonts w:hint="eastAsia"/>
            </w:rPr>
          </w:pPr>
        </w:p>
      </w:docPartBody>
    </w:docPart>
    <w:docPart>
      <w:docPartPr>
        <w:name w:val="{deebff3d-e470-4f66-94b5-4212acdaab40}"/>
        <w:category>
          <w:name w:val="常规"/>
          <w:gallery w:val="placeholder"/>
        </w:category>
        <w:types>
          <w:type w:val="bbPlcHdr"/>
        </w:types>
        <w:behaviors>
          <w:behavior w:val="content"/>
        </w:behaviors>
        <w:guid w:val="{DEEBFF3D-E470-4F66-94B5-4212ACDAAB40}"/>
      </w:docPartPr>
      <w:docPartBody>
        <w:p w:rsidR="002703A6" w:rsidRDefault="002703A6">
          <w:pPr>
            <w:rPr>
              <w:rFonts w:hint="eastAsia"/>
            </w:rPr>
          </w:pPr>
        </w:p>
      </w:docPartBody>
    </w:docPart>
    <w:docPart>
      <w:docPartPr>
        <w:name w:val="{f5bde0e1-7f9c-47d3-a934-fe4cb9650f53}"/>
        <w:category>
          <w:name w:val="常规"/>
          <w:gallery w:val="placeholder"/>
        </w:category>
        <w:types>
          <w:type w:val="bbPlcHdr"/>
        </w:types>
        <w:behaviors>
          <w:behavior w:val="content"/>
        </w:behaviors>
        <w:guid w:val="{F5BDE0E1-7F9C-47D3-A934-FE4CB9650F53}"/>
      </w:docPartPr>
      <w:docPartBody>
        <w:p w:rsidR="002703A6" w:rsidRDefault="002703A6">
          <w:pPr>
            <w:rPr>
              <w:rFonts w:hint="eastAsia"/>
            </w:rPr>
          </w:pPr>
        </w:p>
      </w:docPartBody>
    </w:docPart>
    <w:docPart>
      <w:docPartPr>
        <w:name w:val="{8f4d564d-148a-4368-ac83-4c383fbbeb75}"/>
        <w:category>
          <w:name w:val="常规"/>
          <w:gallery w:val="placeholder"/>
        </w:category>
        <w:types>
          <w:type w:val="bbPlcHdr"/>
        </w:types>
        <w:behaviors>
          <w:behavior w:val="content"/>
        </w:behaviors>
        <w:guid w:val="{8F4D564D-148A-4368-AC83-4C383FBBEB75}"/>
      </w:docPartPr>
      <w:docPartBody>
        <w:p w:rsidR="002703A6" w:rsidRDefault="002703A6">
          <w:pPr>
            <w:rPr>
              <w:rFonts w:hint="eastAsia"/>
            </w:rPr>
          </w:pPr>
        </w:p>
      </w:docPartBody>
    </w:docPart>
    <w:docPart>
      <w:docPartPr>
        <w:name w:val="{8be1b2e8-7b40-466f-81a6-a8f09d0d6705}"/>
        <w:category>
          <w:name w:val="常规"/>
          <w:gallery w:val="placeholder"/>
        </w:category>
        <w:types>
          <w:type w:val="bbPlcHdr"/>
        </w:types>
        <w:behaviors>
          <w:behavior w:val="content"/>
        </w:behaviors>
        <w:guid w:val="{8BE1B2E8-7B40-466F-81A6-A8F09D0D6705}"/>
      </w:docPartPr>
      <w:docPartBody>
        <w:p w:rsidR="002703A6" w:rsidRDefault="002703A6">
          <w:pPr>
            <w:rPr>
              <w:rFonts w:hint="eastAsia"/>
            </w:rPr>
          </w:pPr>
        </w:p>
      </w:docPartBody>
    </w:docPart>
    <w:docPart>
      <w:docPartPr>
        <w:name w:val="{216bdd27-ac5c-4e6a-afd6-5a36e99e6cbd}"/>
        <w:category>
          <w:name w:val="常规"/>
          <w:gallery w:val="placeholder"/>
        </w:category>
        <w:types>
          <w:type w:val="bbPlcHdr"/>
        </w:types>
        <w:behaviors>
          <w:behavior w:val="content"/>
        </w:behaviors>
        <w:guid w:val="{216BDD27-AC5C-4E6A-AFD6-5A36E99E6CBD}"/>
      </w:docPartPr>
      <w:docPartBody>
        <w:p w:rsidR="002703A6" w:rsidRDefault="002703A6">
          <w:pPr>
            <w:rPr>
              <w:rFonts w:hint="eastAsia"/>
            </w:rPr>
          </w:pPr>
        </w:p>
      </w:docPartBody>
    </w:docPart>
    <w:docPart>
      <w:docPartPr>
        <w:name w:val="{7544d9fb-f526-4c7c-a89d-9b15b4cb0dc5}"/>
        <w:category>
          <w:name w:val="常规"/>
          <w:gallery w:val="placeholder"/>
        </w:category>
        <w:types>
          <w:type w:val="bbPlcHdr"/>
        </w:types>
        <w:behaviors>
          <w:behavior w:val="content"/>
        </w:behaviors>
        <w:guid w:val="{7544D9FB-F526-4C7C-A89D-9B15B4CB0DC5}"/>
      </w:docPartPr>
      <w:docPartBody>
        <w:p w:rsidR="002703A6" w:rsidRDefault="002703A6">
          <w:pPr>
            <w:rPr>
              <w:rFonts w:hint="eastAsia"/>
            </w:rPr>
          </w:pPr>
        </w:p>
      </w:docPartBody>
    </w:docPart>
    <w:docPart>
      <w:docPartPr>
        <w:name w:val="{1bda22a2-030a-4b5e-8b08-ca1134a50eab}"/>
        <w:category>
          <w:name w:val="常规"/>
          <w:gallery w:val="placeholder"/>
        </w:category>
        <w:types>
          <w:type w:val="bbPlcHdr"/>
        </w:types>
        <w:behaviors>
          <w:behavior w:val="content"/>
        </w:behaviors>
        <w:guid w:val="{1BDA22A2-030A-4B5E-8B08-CA1134A50EAB}"/>
      </w:docPartPr>
      <w:docPartBody>
        <w:p w:rsidR="002703A6" w:rsidRDefault="002703A6">
          <w:pPr>
            <w:rPr>
              <w:rFonts w:hint="eastAsia"/>
            </w:rPr>
          </w:pPr>
        </w:p>
      </w:docPartBody>
    </w:docPart>
    <w:docPart>
      <w:docPartPr>
        <w:name w:val="{1103b92d-0534-4075-b771-7378bff5e9b9}"/>
        <w:category>
          <w:name w:val="常规"/>
          <w:gallery w:val="placeholder"/>
        </w:category>
        <w:types>
          <w:type w:val="bbPlcHdr"/>
        </w:types>
        <w:behaviors>
          <w:behavior w:val="content"/>
        </w:behaviors>
        <w:guid w:val="{1103B92D-0534-4075-B771-7378BFF5E9B9}"/>
      </w:docPartPr>
      <w:docPartBody>
        <w:p w:rsidR="002703A6" w:rsidRDefault="002703A6">
          <w:pPr>
            <w:rPr>
              <w:rFonts w:hint="eastAsia"/>
            </w:rPr>
          </w:pPr>
        </w:p>
      </w:docPartBody>
    </w:docPart>
    <w:docPart>
      <w:docPartPr>
        <w:name w:val="{24e6c7c2-181d-4525-8a24-614fcc2e0d5d}"/>
        <w:category>
          <w:name w:val="常规"/>
          <w:gallery w:val="placeholder"/>
        </w:category>
        <w:types>
          <w:type w:val="bbPlcHdr"/>
        </w:types>
        <w:behaviors>
          <w:behavior w:val="content"/>
        </w:behaviors>
        <w:guid w:val="{24E6C7C2-181D-4525-8A24-614FCC2E0D5D}"/>
      </w:docPartPr>
      <w:docPartBody>
        <w:p w:rsidR="002703A6" w:rsidRDefault="002703A6">
          <w:pPr>
            <w:rPr>
              <w:rFonts w:hint="eastAsia"/>
            </w:rPr>
          </w:pPr>
        </w:p>
      </w:docPartBody>
    </w:docPart>
    <w:docPart>
      <w:docPartPr>
        <w:name w:val="{a4ea6c41-b8fd-4250-85db-0ce930d61ec6}"/>
        <w:category>
          <w:name w:val="常规"/>
          <w:gallery w:val="placeholder"/>
        </w:category>
        <w:types>
          <w:type w:val="bbPlcHdr"/>
        </w:types>
        <w:behaviors>
          <w:behavior w:val="content"/>
        </w:behaviors>
        <w:guid w:val="{A4EA6C41-B8FD-4250-85DB-0CE930D61EC6}"/>
      </w:docPartPr>
      <w:docPartBody>
        <w:p w:rsidR="002703A6" w:rsidRDefault="002703A6">
          <w:pPr>
            <w:rPr>
              <w:rFonts w:hint="eastAsia"/>
            </w:rPr>
          </w:pPr>
        </w:p>
      </w:docPartBody>
    </w:docPart>
    <w:docPart>
      <w:docPartPr>
        <w:name w:val="{fdefab3d-0f85-466a-81a2-066d40707e25}"/>
        <w:category>
          <w:name w:val="常规"/>
          <w:gallery w:val="placeholder"/>
        </w:category>
        <w:types>
          <w:type w:val="bbPlcHdr"/>
        </w:types>
        <w:behaviors>
          <w:behavior w:val="content"/>
        </w:behaviors>
        <w:guid w:val="{FDEFAB3D-0F85-466A-81A2-066D40707E25}"/>
      </w:docPartPr>
      <w:docPartBody>
        <w:p w:rsidR="002703A6" w:rsidRDefault="002703A6">
          <w:pPr>
            <w:rPr>
              <w:rFonts w:hint="eastAsia"/>
            </w:rPr>
          </w:pPr>
        </w:p>
      </w:docPartBody>
    </w:docPart>
    <w:docPart>
      <w:docPartPr>
        <w:name w:val="{7626cf7a-5c21-48d9-aab0-e9d93d49d45c}"/>
        <w:category>
          <w:name w:val="常规"/>
          <w:gallery w:val="placeholder"/>
        </w:category>
        <w:types>
          <w:type w:val="bbPlcHdr"/>
        </w:types>
        <w:behaviors>
          <w:behavior w:val="content"/>
        </w:behaviors>
        <w:guid w:val="{7626CF7A-5C21-48D9-AAB0-E9D93D49D45C}"/>
      </w:docPartPr>
      <w:docPartBody>
        <w:p w:rsidR="002703A6" w:rsidRDefault="002703A6">
          <w:pPr>
            <w:rPr>
              <w:rFonts w:hint="eastAsia"/>
            </w:rPr>
          </w:pPr>
        </w:p>
      </w:docPartBody>
    </w:docPart>
    <w:docPart>
      <w:docPartPr>
        <w:name w:val="{ba811b39-f291-4f97-8370-7ddad598238e}"/>
        <w:category>
          <w:name w:val="常规"/>
          <w:gallery w:val="placeholder"/>
        </w:category>
        <w:types>
          <w:type w:val="bbPlcHdr"/>
        </w:types>
        <w:behaviors>
          <w:behavior w:val="content"/>
        </w:behaviors>
        <w:guid w:val="{BA811B39-F291-4F97-8370-7DDAD598238E}"/>
      </w:docPartPr>
      <w:docPartBody>
        <w:p w:rsidR="002703A6" w:rsidRDefault="002703A6">
          <w:pPr>
            <w:rPr>
              <w:rFonts w:hint="eastAsia"/>
            </w:rPr>
          </w:pPr>
        </w:p>
      </w:docPartBody>
    </w:docPart>
    <w:docPart>
      <w:docPartPr>
        <w:name w:val="{f119de8b-4d68-4c7f-85ed-caaa038027f9}"/>
        <w:category>
          <w:name w:val="常规"/>
          <w:gallery w:val="placeholder"/>
        </w:category>
        <w:types>
          <w:type w:val="bbPlcHdr"/>
        </w:types>
        <w:behaviors>
          <w:behavior w:val="content"/>
        </w:behaviors>
        <w:guid w:val="{F119DE8B-4D68-4C7F-85ED-CAAA038027F9}"/>
      </w:docPartPr>
      <w:docPartBody>
        <w:p w:rsidR="002703A6" w:rsidRDefault="002703A6">
          <w:pPr>
            <w:rPr>
              <w:rFonts w:hint="eastAsia"/>
            </w:rPr>
          </w:pPr>
        </w:p>
      </w:docPartBody>
    </w:docPart>
    <w:docPart>
      <w:docPartPr>
        <w:name w:val="{e9f11588-eccc-42a9-a599-b0038c319a83}"/>
        <w:category>
          <w:name w:val="常规"/>
          <w:gallery w:val="placeholder"/>
        </w:category>
        <w:types>
          <w:type w:val="bbPlcHdr"/>
        </w:types>
        <w:behaviors>
          <w:behavior w:val="content"/>
        </w:behaviors>
        <w:guid w:val="{E9F11588-ECCC-42A9-A599-B0038C319A83}"/>
      </w:docPartPr>
      <w:docPartBody>
        <w:p w:rsidR="002703A6" w:rsidRDefault="002703A6">
          <w:pPr>
            <w:rPr>
              <w:rFonts w:hint="eastAsia"/>
            </w:rPr>
          </w:pPr>
        </w:p>
      </w:docPartBody>
    </w:docPart>
    <w:docPart>
      <w:docPartPr>
        <w:name w:val="{aa2a12c9-4ae0-43ae-b1c8-708118b3c5b9}"/>
        <w:category>
          <w:name w:val="常规"/>
          <w:gallery w:val="placeholder"/>
        </w:category>
        <w:types>
          <w:type w:val="bbPlcHdr"/>
        </w:types>
        <w:behaviors>
          <w:behavior w:val="content"/>
        </w:behaviors>
        <w:guid w:val="{AA2A12C9-4AE0-43AE-B1C8-708118B3C5B9}"/>
      </w:docPartPr>
      <w:docPartBody>
        <w:p w:rsidR="002703A6" w:rsidRDefault="002703A6">
          <w:pPr>
            <w:rPr>
              <w:rFonts w:hint="eastAsia"/>
            </w:rPr>
          </w:pPr>
        </w:p>
      </w:docPartBody>
    </w:docPart>
    <w:docPart>
      <w:docPartPr>
        <w:name w:val="{2c68c888-d9fb-43a7-b7a2-2864c755102a}"/>
        <w:category>
          <w:name w:val="常规"/>
          <w:gallery w:val="placeholder"/>
        </w:category>
        <w:types>
          <w:type w:val="bbPlcHdr"/>
        </w:types>
        <w:behaviors>
          <w:behavior w:val="content"/>
        </w:behaviors>
        <w:guid w:val="{2C68C888-D9FB-43A7-B7A2-2864C755102A}"/>
      </w:docPartPr>
      <w:docPartBody>
        <w:p w:rsidR="002703A6" w:rsidRDefault="002703A6">
          <w:pPr>
            <w:rPr>
              <w:rFonts w:hint="eastAsia"/>
            </w:rPr>
          </w:pPr>
        </w:p>
      </w:docPartBody>
    </w:docPart>
    <w:docPart>
      <w:docPartPr>
        <w:name w:val="{1f206021-e46c-4d1a-8acc-4a0ca16aa0cd}"/>
        <w:category>
          <w:name w:val="常规"/>
          <w:gallery w:val="placeholder"/>
        </w:category>
        <w:types>
          <w:type w:val="bbPlcHdr"/>
        </w:types>
        <w:behaviors>
          <w:behavior w:val="content"/>
        </w:behaviors>
        <w:guid w:val="{1F206021-E46C-4D1A-8ACC-4A0CA16AA0CD}"/>
      </w:docPartPr>
      <w:docPartBody>
        <w:p w:rsidR="002703A6" w:rsidRDefault="002703A6">
          <w:pPr>
            <w:rPr>
              <w:rFonts w:hint="eastAsia"/>
            </w:rPr>
          </w:pPr>
        </w:p>
      </w:docPartBody>
    </w:docPart>
    <w:docPart>
      <w:docPartPr>
        <w:name w:val="{e4bdf5ec-c8ca-4bab-a884-81e8a9f3dc58}"/>
        <w:category>
          <w:name w:val="常规"/>
          <w:gallery w:val="placeholder"/>
        </w:category>
        <w:types>
          <w:type w:val="bbPlcHdr"/>
        </w:types>
        <w:behaviors>
          <w:behavior w:val="content"/>
        </w:behaviors>
        <w:guid w:val="{E4BDF5EC-C8CA-4BAB-A884-81E8A9F3DC58}"/>
      </w:docPartPr>
      <w:docPartBody>
        <w:p w:rsidR="002703A6" w:rsidRDefault="002703A6">
          <w:pPr>
            <w:rPr>
              <w:rFonts w:hint="eastAsia"/>
            </w:rPr>
          </w:pPr>
        </w:p>
      </w:docPartBody>
    </w:docPart>
    <w:docPart>
      <w:docPartPr>
        <w:name w:val="{98917d5d-0867-498f-8ab6-4b487a19ec93}"/>
        <w:category>
          <w:name w:val="常规"/>
          <w:gallery w:val="placeholder"/>
        </w:category>
        <w:types>
          <w:type w:val="bbPlcHdr"/>
        </w:types>
        <w:behaviors>
          <w:behavior w:val="content"/>
        </w:behaviors>
        <w:guid w:val="{98917D5D-0867-498F-8AB6-4B487A19EC93}"/>
      </w:docPartPr>
      <w:docPartBody>
        <w:p w:rsidR="002703A6" w:rsidRDefault="002703A6">
          <w:pPr>
            <w:rPr>
              <w:rFonts w:hint="eastAsia"/>
            </w:rPr>
          </w:pPr>
        </w:p>
      </w:docPartBody>
    </w:docPart>
    <w:docPart>
      <w:docPartPr>
        <w:name w:val="{986da84b-ca24-415c-81d1-ab78c0058c4d}"/>
        <w:category>
          <w:name w:val="常规"/>
          <w:gallery w:val="placeholder"/>
        </w:category>
        <w:types>
          <w:type w:val="bbPlcHdr"/>
        </w:types>
        <w:behaviors>
          <w:behavior w:val="content"/>
        </w:behaviors>
        <w:guid w:val="{986DA84B-CA24-415C-81D1-AB78C0058C4D}"/>
      </w:docPartPr>
      <w:docPartBody>
        <w:p w:rsidR="002703A6" w:rsidRDefault="002703A6">
          <w:pPr>
            <w:rPr>
              <w:rFonts w:hint="eastAsia"/>
            </w:rPr>
          </w:pPr>
        </w:p>
      </w:docPartBody>
    </w:docPart>
    <w:docPart>
      <w:docPartPr>
        <w:name w:val="{cebb4d90-f228-486c-90e0-f8877f19a215}"/>
        <w:category>
          <w:name w:val="常规"/>
          <w:gallery w:val="placeholder"/>
        </w:category>
        <w:types>
          <w:type w:val="bbPlcHdr"/>
        </w:types>
        <w:behaviors>
          <w:behavior w:val="content"/>
        </w:behaviors>
        <w:guid w:val="{CEBB4D90-F228-486C-90E0-F8877F19A215}"/>
      </w:docPartPr>
      <w:docPartBody>
        <w:p w:rsidR="002703A6" w:rsidRDefault="002703A6">
          <w:pPr>
            <w:rPr>
              <w:rFonts w:hint="eastAsia"/>
            </w:rPr>
          </w:pPr>
        </w:p>
      </w:docPartBody>
    </w:docPart>
    <w:docPart>
      <w:docPartPr>
        <w:name w:val="{737e7f92-2092-4d81-88ff-419094758a56}"/>
        <w:category>
          <w:name w:val="常规"/>
          <w:gallery w:val="placeholder"/>
        </w:category>
        <w:types>
          <w:type w:val="bbPlcHdr"/>
        </w:types>
        <w:behaviors>
          <w:behavior w:val="content"/>
        </w:behaviors>
        <w:guid w:val="{737E7F92-2092-4D81-88FF-419094758A56}"/>
      </w:docPartPr>
      <w:docPartBody>
        <w:p w:rsidR="002703A6" w:rsidRDefault="002703A6">
          <w:pPr>
            <w:rPr>
              <w:rFonts w:hint="eastAsia"/>
            </w:rPr>
          </w:pPr>
        </w:p>
      </w:docPartBody>
    </w:docPart>
    <w:docPart>
      <w:docPartPr>
        <w:name w:val="{3a3d1010-e70b-4398-be5d-bae92c4d901d}"/>
        <w:category>
          <w:name w:val="常规"/>
          <w:gallery w:val="placeholder"/>
        </w:category>
        <w:types>
          <w:type w:val="bbPlcHdr"/>
        </w:types>
        <w:behaviors>
          <w:behavior w:val="content"/>
        </w:behaviors>
        <w:guid w:val="{3A3D1010-E70B-4398-BE5D-BAE92C4D901D}"/>
      </w:docPartPr>
      <w:docPartBody>
        <w:p w:rsidR="002703A6" w:rsidRDefault="002703A6">
          <w:pPr>
            <w:rPr>
              <w:rFonts w:hint="eastAsia"/>
            </w:rPr>
          </w:pPr>
        </w:p>
      </w:docPartBody>
    </w:docPart>
    <w:docPart>
      <w:docPartPr>
        <w:name w:val="{624fca85-95a0-4ef7-8326-122c3d110957}"/>
        <w:category>
          <w:name w:val="常规"/>
          <w:gallery w:val="placeholder"/>
        </w:category>
        <w:types>
          <w:type w:val="bbPlcHdr"/>
        </w:types>
        <w:behaviors>
          <w:behavior w:val="content"/>
        </w:behaviors>
        <w:guid w:val="{624FCA85-95A0-4EF7-8326-122C3D110957}"/>
      </w:docPartPr>
      <w:docPartBody>
        <w:p w:rsidR="002703A6" w:rsidRDefault="002703A6">
          <w:pPr>
            <w:rPr>
              <w:rFonts w:hint="eastAsia"/>
            </w:rPr>
          </w:pPr>
        </w:p>
      </w:docPartBody>
    </w:docPart>
    <w:docPart>
      <w:docPartPr>
        <w:name w:val="{fcd8b87e-6149-4348-943c-d0dde76d8ff1}"/>
        <w:category>
          <w:name w:val="常规"/>
          <w:gallery w:val="placeholder"/>
        </w:category>
        <w:types>
          <w:type w:val="bbPlcHdr"/>
        </w:types>
        <w:behaviors>
          <w:behavior w:val="content"/>
        </w:behaviors>
        <w:guid w:val="{FCD8B87E-6149-4348-943C-D0DDE76D8FF1}"/>
      </w:docPartPr>
      <w:docPartBody>
        <w:p w:rsidR="002703A6" w:rsidRDefault="002703A6">
          <w:pPr>
            <w:rPr>
              <w:rFonts w:hint="eastAsia"/>
            </w:rPr>
          </w:pPr>
        </w:p>
      </w:docPartBody>
    </w:docPart>
    <w:docPart>
      <w:docPartPr>
        <w:name w:val="{feaf9925-d6b9-4c47-a72b-4b4c12f0ba23}"/>
        <w:category>
          <w:name w:val="常规"/>
          <w:gallery w:val="placeholder"/>
        </w:category>
        <w:types>
          <w:type w:val="bbPlcHdr"/>
        </w:types>
        <w:behaviors>
          <w:behavior w:val="content"/>
        </w:behaviors>
        <w:guid w:val="{FEAF9925-D6B9-4C47-A72B-4B4C12F0BA23}"/>
      </w:docPartPr>
      <w:docPartBody>
        <w:p w:rsidR="002703A6" w:rsidRDefault="002703A6">
          <w:pPr>
            <w:rPr>
              <w:rFonts w:hint="eastAsia"/>
            </w:rPr>
          </w:pPr>
        </w:p>
      </w:docPartBody>
    </w:docPart>
    <w:docPart>
      <w:docPartPr>
        <w:name w:val="{6572d6db-d916-4139-9a64-138bc65911ef}"/>
        <w:category>
          <w:name w:val="常规"/>
          <w:gallery w:val="placeholder"/>
        </w:category>
        <w:types>
          <w:type w:val="bbPlcHdr"/>
        </w:types>
        <w:behaviors>
          <w:behavior w:val="content"/>
        </w:behaviors>
        <w:guid w:val="{6572D6DB-D916-4139-9A64-138BC65911EF}"/>
      </w:docPartPr>
      <w:docPartBody>
        <w:p w:rsidR="002703A6" w:rsidRDefault="002703A6">
          <w:pPr>
            <w:rPr>
              <w:rFonts w:hint="eastAsia"/>
            </w:rPr>
          </w:pPr>
        </w:p>
      </w:docPartBody>
    </w:docPart>
    <w:docPart>
      <w:docPartPr>
        <w:name w:val="{f0c3602a-5038-4257-8557-b5c482b240ff}"/>
        <w:category>
          <w:name w:val="常规"/>
          <w:gallery w:val="placeholder"/>
        </w:category>
        <w:types>
          <w:type w:val="bbPlcHdr"/>
        </w:types>
        <w:behaviors>
          <w:behavior w:val="content"/>
        </w:behaviors>
        <w:guid w:val="{F0C3602A-5038-4257-8557-B5C482B240FF}"/>
      </w:docPartPr>
      <w:docPartBody>
        <w:p w:rsidR="002703A6" w:rsidRDefault="002703A6">
          <w:pPr>
            <w:rPr>
              <w:rFonts w:hint="eastAsia"/>
            </w:rPr>
          </w:pPr>
        </w:p>
      </w:docPartBody>
    </w:docPart>
    <w:docPart>
      <w:docPartPr>
        <w:name w:val="{1ef8a78e-40ca-4593-9e24-b5e4da636ec7}"/>
        <w:category>
          <w:name w:val="常规"/>
          <w:gallery w:val="placeholder"/>
        </w:category>
        <w:types>
          <w:type w:val="bbPlcHdr"/>
        </w:types>
        <w:behaviors>
          <w:behavior w:val="content"/>
        </w:behaviors>
        <w:guid w:val="{1EF8A78E-40CA-4593-9E24-B5E4DA636EC7}"/>
      </w:docPartPr>
      <w:docPartBody>
        <w:p w:rsidR="002703A6" w:rsidRDefault="002703A6">
          <w:pPr>
            <w:rPr>
              <w:rFonts w:hint="eastAsia"/>
            </w:rPr>
          </w:pPr>
        </w:p>
      </w:docPartBody>
    </w:docPart>
    <w:docPart>
      <w:docPartPr>
        <w:name w:val="{d42d784e-c2d1-4ff4-8188-82a38692adcb}"/>
        <w:category>
          <w:name w:val="常规"/>
          <w:gallery w:val="placeholder"/>
        </w:category>
        <w:types>
          <w:type w:val="bbPlcHdr"/>
        </w:types>
        <w:behaviors>
          <w:behavior w:val="content"/>
        </w:behaviors>
        <w:guid w:val="{D42D784E-C2D1-4FF4-8188-82A38692ADCB}"/>
      </w:docPartPr>
      <w:docPartBody>
        <w:p w:rsidR="002703A6" w:rsidRDefault="002703A6">
          <w:pPr>
            <w:rPr>
              <w:rFonts w:hint="eastAsia"/>
            </w:rPr>
          </w:pPr>
        </w:p>
      </w:docPartBody>
    </w:docPart>
    <w:docPart>
      <w:docPartPr>
        <w:name w:val="{84387801-f111-4ca2-aad6-02b4e9c020c7}"/>
        <w:category>
          <w:name w:val="常规"/>
          <w:gallery w:val="placeholder"/>
        </w:category>
        <w:types>
          <w:type w:val="bbPlcHdr"/>
        </w:types>
        <w:behaviors>
          <w:behavior w:val="content"/>
        </w:behaviors>
        <w:guid w:val="{84387801-F111-4CA2-AAD6-02B4E9C020C7}"/>
      </w:docPartPr>
      <w:docPartBody>
        <w:p w:rsidR="002703A6" w:rsidRDefault="002703A6">
          <w:pPr>
            <w:rPr>
              <w:rFonts w:hint="eastAsia"/>
            </w:rPr>
          </w:pPr>
        </w:p>
      </w:docPartBody>
    </w:docPart>
    <w:docPart>
      <w:docPartPr>
        <w:name w:val="{8044b013-2511-4de5-a211-7d2fddb40181}"/>
        <w:category>
          <w:name w:val="常规"/>
          <w:gallery w:val="placeholder"/>
        </w:category>
        <w:types>
          <w:type w:val="bbPlcHdr"/>
        </w:types>
        <w:behaviors>
          <w:behavior w:val="content"/>
        </w:behaviors>
        <w:guid w:val="{8044B013-2511-4DE5-A211-7D2FDDB40181}"/>
      </w:docPartPr>
      <w:docPartBody>
        <w:p w:rsidR="002703A6" w:rsidRDefault="002703A6">
          <w:pPr>
            <w:rPr>
              <w:rFonts w:hint="eastAsia"/>
            </w:rPr>
          </w:pPr>
        </w:p>
      </w:docPartBody>
    </w:docPart>
    <w:docPart>
      <w:docPartPr>
        <w:name w:val="{8b5dade8-da2a-40f6-8d1b-6b6babd394b3}"/>
        <w:category>
          <w:name w:val="常规"/>
          <w:gallery w:val="placeholder"/>
        </w:category>
        <w:types>
          <w:type w:val="bbPlcHdr"/>
        </w:types>
        <w:behaviors>
          <w:behavior w:val="content"/>
        </w:behaviors>
        <w:guid w:val="{8B5DADE8-DA2A-40F6-8D1B-6B6BABD394B3}"/>
      </w:docPartPr>
      <w:docPartBody>
        <w:p w:rsidR="002703A6" w:rsidRDefault="002703A6">
          <w:pPr>
            <w:rPr>
              <w:rFonts w:hint="eastAsia"/>
            </w:rPr>
          </w:pPr>
        </w:p>
      </w:docPartBody>
    </w:docPart>
    <w:docPart>
      <w:docPartPr>
        <w:name w:val="{8278a3c7-1c0e-4899-bd76-44dc14eee82e}"/>
        <w:category>
          <w:name w:val="常规"/>
          <w:gallery w:val="placeholder"/>
        </w:category>
        <w:types>
          <w:type w:val="bbPlcHdr"/>
        </w:types>
        <w:behaviors>
          <w:behavior w:val="content"/>
        </w:behaviors>
        <w:guid w:val="{8278A3C7-1C0E-4899-BD76-44DC14EEE82E}"/>
      </w:docPartPr>
      <w:docPartBody>
        <w:p w:rsidR="002703A6" w:rsidRDefault="002703A6">
          <w:pPr>
            <w:rPr>
              <w:rFonts w:hint="eastAsia"/>
            </w:rPr>
          </w:pPr>
        </w:p>
      </w:docPartBody>
    </w:docPart>
    <w:docPart>
      <w:docPartPr>
        <w:name w:val="{40f68fee-8f14-4d42-8116-9b0e33849577}"/>
        <w:category>
          <w:name w:val="常规"/>
          <w:gallery w:val="placeholder"/>
        </w:category>
        <w:types>
          <w:type w:val="bbPlcHdr"/>
        </w:types>
        <w:behaviors>
          <w:behavior w:val="content"/>
        </w:behaviors>
        <w:guid w:val="{40F68FEE-8F14-4D42-8116-9B0E33849577}"/>
      </w:docPartPr>
      <w:docPartBody>
        <w:p w:rsidR="002703A6" w:rsidRDefault="002703A6">
          <w:pPr>
            <w:rPr>
              <w:rFonts w:hint="eastAsia"/>
            </w:rPr>
          </w:pPr>
        </w:p>
      </w:docPartBody>
    </w:docPart>
    <w:docPart>
      <w:docPartPr>
        <w:name w:val="{ace92c37-e0ba-41ce-ae40-20774ba89d3f}"/>
        <w:category>
          <w:name w:val="常规"/>
          <w:gallery w:val="placeholder"/>
        </w:category>
        <w:types>
          <w:type w:val="bbPlcHdr"/>
        </w:types>
        <w:behaviors>
          <w:behavior w:val="content"/>
        </w:behaviors>
        <w:guid w:val="{ACE92C37-E0BA-41CE-AE40-20774BA89D3F}"/>
      </w:docPartPr>
      <w:docPartBody>
        <w:p w:rsidR="002703A6" w:rsidRDefault="002703A6">
          <w:pPr>
            <w:rPr>
              <w:rFonts w:hint="eastAsia"/>
            </w:rPr>
          </w:pPr>
        </w:p>
      </w:docPartBody>
    </w:docPart>
    <w:docPart>
      <w:docPartPr>
        <w:name w:val="{7dabffa1-c2ff-4d1b-a7dd-2d33f7356afe}"/>
        <w:category>
          <w:name w:val="常规"/>
          <w:gallery w:val="placeholder"/>
        </w:category>
        <w:types>
          <w:type w:val="bbPlcHdr"/>
        </w:types>
        <w:behaviors>
          <w:behavior w:val="content"/>
        </w:behaviors>
        <w:guid w:val="{7DABFFA1-C2FF-4D1B-A7DD-2D33F7356AFE}"/>
      </w:docPartPr>
      <w:docPartBody>
        <w:p w:rsidR="002703A6" w:rsidRDefault="002703A6">
          <w:pPr>
            <w:rPr>
              <w:rFonts w:hint="eastAsia"/>
            </w:rPr>
          </w:pPr>
        </w:p>
      </w:docPartBody>
    </w:docPart>
    <w:docPart>
      <w:docPartPr>
        <w:name w:val="{ad4b6bd2-0d2e-4a53-a85b-78549d906855}"/>
        <w:category>
          <w:name w:val="常规"/>
          <w:gallery w:val="placeholder"/>
        </w:category>
        <w:types>
          <w:type w:val="bbPlcHdr"/>
        </w:types>
        <w:behaviors>
          <w:behavior w:val="content"/>
        </w:behaviors>
        <w:guid w:val="{AD4B6BD2-0D2E-4A53-A85B-78549D906855}"/>
      </w:docPartPr>
      <w:docPartBody>
        <w:p w:rsidR="002703A6" w:rsidRDefault="002703A6">
          <w:pPr>
            <w:rPr>
              <w:rFonts w:hint="eastAsia"/>
            </w:rPr>
          </w:pPr>
        </w:p>
      </w:docPartBody>
    </w:docPart>
    <w:docPart>
      <w:docPartPr>
        <w:name w:val="{fc7eba92-e7ad-49f5-ab9f-c9ef2501bf07}"/>
        <w:category>
          <w:name w:val="常规"/>
          <w:gallery w:val="placeholder"/>
        </w:category>
        <w:types>
          <w:type w:val="bbPlcHdr"/>
        </w:types>
        <w:behaviors>
          <w:behavior w:val="content"/>
        </w:behaviors>
        <w:guid w:val="{FC7EBA92-E7AD-49F5-AB9F-C9EF2501BF07}"/>
      </w:docPartPr>
      <w:docPartBody>
        <w:p w:rsidR="002703A6" w:rsidRDefault="002703A6">
          <w:pPr>
            <w:rPr>
              <w:rFonts w:hint="eastAsia"/>
            </w:rPr>
          </w:pPr>
        </w:p>
      </w:docPartBody>
    </w:docPart>
    <w:docPart>
      <w:docPartPr>
        <w:name w:val="{2f79bb72-dd7e-4b77-94e7-2b99a35fa78d}"/>
        <w:category>
          <w:name w:val="常规"/>
          <w:gallery w:val="placeholder"/>
        </w:category>
        <w:types>
          <w:type w:val="bbPlcHdr"/>
        </w:types>
        <w:behaviors>
          <w:behavior w:val="content"/>
        </w:behaviors>
        <w:guid w:val="{2F79BB72-DD7E-4B77-94E7-2B99A35FA78D}"/>
      </w:docPartPr>
      <w:docPartBody>
        <w:p w:rsidR="002703A6" w:rsidRDefault="002703A6">
          <w:pPr>
            <w:rPr>
              <w:rFonts w:hint="eastAsia"/>
            </w:rPr>
          </w:pPr>
        </w:p>
      </w:docPartBody>
    </w:docPart>
    <w:docPart>
      <w:docPartPr>
        <w:name w:val="{02f68354-84b9-4e5d-a08b-5f35039df7a3}"/>
        <w:category>
          <w:name w:val="常规"/>
          <w:gallery w:val="placeholder"/>
        </w:category>
        <w:types>
          <w:type w:val="bbPlcHdr"/>
        </w:types>
        <w:behaviors>
          <w:behavior w:val="content"/>
        </w:behaviors>
        <w:guid w:val="{02F68354-84B9-4E5D-A08B-5F35039DF7A3}"/>
      </w:docPartPr>
      <w:docPartBody>
        <w:p w:rsidR="002703A6" w:rsidRDefault="002703A6">
          <w:pPr>
            <w:rPr>
              <w:rFonts w:hint="eastAsia"/>
            </w:rPr>
          </w:pPr>
        </w:p>
      </w:docPartBody>
    </w:docPart>
    <w:docPart>
      <w:docPartPr>
        <w:name w:val="{94ffb2b6-b1c1-44c5-a160-527be34a71f1}"/>
        <w:category>
          <w:name w:val="常规"/>
          <w:gallery w:val="placeholder"/>
        </w:category>
        <w:types>
          <w:type w:val="bbPlcHdr"/>
        </w:types>
        <w:behaviors>
          <w:behavior w:val="content"/>
        </w:behaviors>
        <w:guid w:val="{94FFB2B6-B1C1-44C5-A160-527BE34A71F1}"/>
      </w:docPartPr>
      <w:docPartBody>
        <w:p w:rsidR="002703A6" w:rsidRDefault="002703A6">
          <w:pPr>
            <w:rPr>
              <w:rFonts w:hint="eastAsia"/>
            </w:rPr>
          </w:pPr>
        </w:p>
      </w:docPartBody>
    </w:docPart>
    <w:docPart>
      <w:docPartPr>
        <w:name w:val="{b4fb4461-2e97-44d6-ab4e-ef1776ac5de0}"/>
        <w:category>
          <w:name w:val="常规"/>
          <w:gallery w:val="placeholder"/>
        </w:category>
        <w:types>
          <w:type w:val="bbPlcHdr"/>
        </w:types>
        <w:behaviors>
          <w:behavior w:val="content"/>
        </w:behaviors>
        <w:guid w:val="{B4FB4461-2E97-44D6-AB4E-EF1776AC5DE0}"/>
      </w:docPartPr>
      <w:docPartBody>
        <w:p w:rsidR="002703A6" w:rsidRDefault="002703A6">
          <w:pPr>
            <w:rPr>
              <w:rFonts w:hint="eastAsia"/>
            </w:rPr>
          </w:pPr>
        </w:p>
      </w:docPartBody>
    </w:docPart>
    <w:docPart>
      <w:docPartPr>
        <w:name w:val="{8a3aad1a-9022-4732-a5d8-a4903da79df5}"/>
        <w:category>
          <w:name w:val="常规"/>
          <w:gallery w:val="placeholder"/>
        </w:category>
        <w:types>
          <w:type w:val="bbPlcHdr"/>
        </w:types>
        <w:behaviors>
          <w:behavior w:val="content"/>
        </w:behaviors>
        <w:guid w:val="{8A3AAD1A-9022-4732-A5D8-A4903DA79DF5}"/>
      </w:docPartPr>
      <w:docPartBody>
        <w:p w:rsidR="002703A6" w:rsidRDefault="002703A6">
          <w:pPr>
            <w:rPr>
              <w:rFonts w:hint="eastAsia"/>
            </w:rPr>
          </w:pPr>
        </w:p>
      </w:docPartBody>
    </w:docPart>
    <w:docPart>
      <w:docPartPr>
        <w:name w:val="{f4deded9-e3fd-4da9-a827-b1d89ae7af2a}"/>
        <w:category>
          <w:name w:val="常规"/>
          <w:gallery w:val="placeholder"/>
        </w:category>
        <w:types>
          <w:type w:val="bbPlcHdr"/>
        </w:types>
        <w:behaviors>
          <w:behavior w:val="content"/>
        </w:behaviors>
        <w:guid w:val="{F4DEDED9-E3FD-4DA9-A827-B1D89AE7AF2A}"/>
      </w:docPartPr>
      <w:docPartBody>
        <w:p w:rsidR="002703A6" w:rsidRDefault="002703A6">
          <w:pPr>
            <w:rPr>
              <w:rFonts w:hint="eastAsia"/>
            </w:rPr>
          </w:pPr>
        </w:p>
      </w:docPartBody>
    </w:docPart>
    <w:docPart>
      <w:docPartPr>
        <w:name w:val="{79e78131-9d32-4e2a-b1b8-bbe4b77ce252}"/>
        <w:category>
          <w:name w:val="常规"/>
          <w:gallery w:val="placeholder"/>
        </w:category>
        <w:types>
          <w:type w:val="bbPlcHdr"/>
        </w:types>
        <w:behaviors>
          <w:behavior w:val="content"/>
        </w:behaviors>
        <w:guid w:val="{79E78131-9D32-4E2A-B1B8-BBE4B77CE252}"/>
      </w:docPartPr>
      <w:docPartBody>
        <w:p w:rsidR="002703A6" w:rsidRDefault="002703A6">
          <w:pPr>
            <w:rPr>
              <w:rFonts w:hint="eastAsia"/>
            </w:rPr>
          </w:pPr>
        </w:p>
      </w:docPartBody>
    </w:docPart>
    <w:docPart>
      <w:docPartPr>
        <w:name w:val="{cc89161e-5cbb-4b9b-ab8e-8cc4889dc56b}"/>
        <w:category>
          <w:name w:val="常规"/>
          <w:gallery w:val="placeholder"/>
        </w:category>
        <w:types>
          <w:type w:val="bbPlcHdr"/>
        </w:types>
        <w:behaviors>
          <w:behavior w:val="content"/>
        </w:behaviors>
        <w:guid w:val="{CC89161E-5CBB-4B9B-AB8E-8CC4889DC56B}"/>
      </w:docPartPr>
      <w:docPartBody>
        <w:p w:rsidR="002703A6" w:rsidRDefault="002703A6">
          <w:pPr>
            <w:rPr>
              <w:rFonts w:hint="eastAsia"/>
            </w:rPr>
          </w:pPr>
        </w:p>
      </w:docPartBody>
    </w:docPart>
    <w:docPart>
      <w:docPartPr>
        <w:name w:val="{4c6f6ce7-b93a-4f19-80d3-5df33719b5cd}"/>
        <w:category>
          <w:name w:val="常规"/>
          <w:gallery w:val="placeholder"/>
        </w:category>
        <w:types>
          <w:type w:val="bbPlcHdr"/>
        </w:types>
        <w:behaviors>
          <w:behavior w:val="content"/>
        </w:behaviors>
        <w:guid w:val="{4C6F6CE7-B93A-4F19-80D3-5DF33719B5CD}"/>
      </w:docPartPr>
      <w:docPartBody>
        <w:p w:rsidR="002703A6" w:rsidRDefault="002703A6">
          <w:pPr>
            <w:rPr>
              <w:rFonts w:hint="eastAsia"/>
            </w:rPr>
          </w:pPr>
        </w:p>
      </w:docPartBody>
    </w:docPart>
    <w:docPart>
      <w:docPartPr>
        <w:name w:val="{f84c4163-5259-457e-938c-f87991dffdc0}"/>
        <w:category>
          <w:name w:val="常规"/>
          <w:gallery w:val="placeholder"/>
        </w:category>
        <w:types>
          <w:type w:val="bbPlcHdr"/>
        </w:types>
        <w:behaviors>
          <w:behavior w:val="content"/>
        </w:behaviors>
        <w:guid w:val="{F84C4163-5259-457E-938C-F87991DFFDC0}"/>
      </w:docPartPr>
      <w:docPartBody>
        <w:p w:rsidR="002703A6" w:rsidRDefault="002703A6">
          <w:pPr>
            <w:rPr>
              <w:rFonts w:hint="eastAsia"/>
            </w:rPr>
          </w:pPr>
        </w:p>
      </w:docPartBody>
    </w:docPart>
    <w:docPart>
      <w:docPartPr>
        <w:name w:val="{e47a1819-b9f9-4d75-84d5-bc0b864612e6}"/>
        <w:category>
          <w:name w:val="常规"/>
          <w:gallery w:val="placeholder"/>
        </w:category>
        <w:types>
          <w:type w:val="bbPlcHdr"/>
        </w:types>
        <w:behaviors>
          <w:behavior w:val="content"/>
        </w:behaviors>
        <w:guid w:val="{E47A1819-B9F9-4D75-84D5-BC0B864612E6}"/>
      </w:docPartPr>
      <w:docPartBody>
        <w:p w:rsidR="002703A6" w:rsidRDefault="002703A6">
          <w:pPr>
            <w:rPr>
              <w:rFonts w:hint="eastAsia"/>
            </w:rPr>
          </w:pPr>
        </w:p>
      </w:docPartBody>
    </w:docPart>
    <w:docPart>
      <w:docPartPr>
        <w:name w:val="{c335d59c-b7d2-41ca-b481-7300ff3775fe}"/>
        <w:category>
          <w:name w:val="常规"/>
          <w:gallery w:val="placeholder"/>
        </w:category>
        <w:types>
          <w:type w:val="bbPlcHdr"/>
        </w:types>
        <w:behaviors>
          <w:behavior w:val="content"/>
        </w:behaviors>
        <w:guid w:val="{C335D59C-B7D2-41CA-B481-7300FF3775FE}"/>
      </w:docPartPr>
      <w:docPartBody>
        <w:p w:rsidR="002703A6" w:rsidRDefault="002703A6">
          <w:pPr>
            <w:rPr>
              <w:rFonts w:hint="eastAsia"/>
            </w:rPr>
          </w:pPr>
        </w:p>
      </w:docPartBody>
    </w:docPart>
    <w:docPart>
      <w:docPartPr>
        <w:name w:val="{eda43387-7c9b-48b9-8862-1d60bd112bb2}"/>
        <w:category>
          <w:name w:val="常规"/>
          <w:gallery w:val="placeholder"/>
        </w:category>
        <w:types>
          <w:type w:val="bbPlcHdr"/>
        </w:types>
        <w:behaviors>
          <w:behavior w:val="content"/>
        </w:behaviors>
        <w:guid w:val="{EDA43387-7C9B-48B9-8862-1D60BD112BB2}"/>
      </w:docPartPr>
      <w:docPartBody>
        <w:p w:rsidR="002703A6" w:rsidRDefault="002703A6">
          <w:pPr>
            <w:rPr>
              <w:rFonts w:hint="eastAsia"/>
            </w:rPr>
          </w:pPr>
        </w:p>
      </w:docPartBody>
    </w:docPart>
    <w:docPart>
      <w:docPartPr>
        <w:name w:val="{780dfb1f-dddd-48e8-ab86-59c9ad4569cd}"/>
        <w:category>
          <w:name w:val="常规"/>
          <w:gallery w:val="placeholder"/>
        </w:category>
        <w:types>
          <w:type w:val="bbPlcHdr"/>
        </w:types>
        <w:behaviors>
          <w:behavior w:val="content"/>
        </w:behaviors>
        <w:guid w:val="{780DFB1F-DDDD-48E8-AB86-59C9AD4569CD}"/>
      </w:docPartPr>
      <w:docPartBody>
        <w:p w:rsidR="002703A6" w:rsidRDefault="002703A6">
          <w:pPr>
            <w:rPr>
              <w:rFonts w:hint="eastAsia"/>
            </w:rPr>
          </w:pPr>
        </w:p>
      </w:docPartBody>
    </w:docPart>
    <w:docPart>
      <w:docPartPr>
        <w:name w:val="{6ad65080-132e-4cdc-aa9f-5ec6a4c72e3a}"/>
        <w:category>
          <w:name w:val="常规"/>
          <w:gallery w:val="placeholder"/>
        </w:category>
        <w:types>
          <w:type w:val="bbPlcHdr"/>
        </w:types>
        <w:behaviors>
          <w:behavior w:val="content"/>
        </w:behaviors>
        <w:guid w:val="{6AD65080-132E-4CDC-AA9F-5EC6A4C72E3A}"/>
      </w:docPartPr>
      <w:docPartBody>
        <w:p w:rsidR="002703A6" w:rsidRDefault="002703A6">
          <w:pPr>
            <w:rPr>
              <w:rFonts w:hint="eastAsia"/>
            </w:rPr>
          </w:pPr>
        </w:p>
      </w:docPartBody>
    </w:docPart>
    <w:docPart>
      <w:docPartPr>
        <w:name w:val="{28b2cd62-15d3-4500-a318-a904549b8357}"/>
        <w:category>
          <w:name w:val="常规"/>
          <w:gallery w:val="placeholder"/>
        </w:category>
        <w:types>
          <w:type w:val="bbPlcHdr"/>
        </w:types>
        <w:behaviors>
          <w:behavior w:val="content"/>
        </w:behaviors>
        <w:guid w:val="{28B2CD62-15D3-4500-A318-A904549B8357}"/>
      </w:docPartPr>
      <w:docPartBody>
        <w:p w:rsidR="002703A6" w:rsidRDefault="002703A6">
          <w:pPr>
            <w:rPr>
              <w:rFonts w:hint="eastAsia"/>
            </w:rPr>
          </w:pPr>
        </w:p>
      </w:docPartBody>
    </w:docPart>
    <w:docPart>
      <w:docPartPr>
        <w:name w:val="{12d8ce1e-d7bf-4a6b-bedd-892466b65b1f}"/>
        <w:category>
          <w:name w:val="常规"/>
          <w:gallery w:val="placeholder"/>
        </w:category>
        <w:types>
          <w:type w:val="bbPlcHdr"/>
        </w:types>
        <w:behaviors>
          <w:behavior w:val="content"/>
        </w:behaviors>
        <w:guid w:val="{12D8CE1E-D7BF-4A6B-BEDD-892466B65B1F}"/>
      </w:docPartPr>
      <w:docPartBody>
        <w:p w:rsidR="002703A6" w:rsidRDefault="002703A6">
          <w:pPr>
            <w:rPr>
              <w:rFonts w:hint="eastAsia"/>
            </w:rPr>
          </w:pPr>
        </w:p>
      </w:docPartBody>
    </w:docPart>
    <w:docPart>
      <w:docPartPr>
        <w:name w:val="{6d599870-29ab-48d2-940d-c6cc92f405e7}"/>
        <w:category>
          <w:name w:val="常规"/>
          <w:gallery w:val="placeholder"/>
        </w:category>
        <w:types>
          <w:type w:val="bbPlcHdr"/>
        </w:types>
        <w:behaviors>
          <w:behavior w:val="content"/>
        </w:behaviors>
        <w:guid w:val="{6D599870-29AB-48D2-940D-C6CC92F405E7}"/>
      </w:docPartPr>
      <w:docPartBody>
        <w:p w:rsidR="002703A6" w:rsidRDefault="002703A6">
          <w:pPr>
            <w:rPr>
              <w:rFonts w:hint="eastAsia"/>
            </w:rPr>
          </w:pPr>
        </w:p>
      </w:docPartBody>
    </w:docPart>
    <w:docPart>
      <w:docPartPr>
        <w:name w:val="{1a46a4e4-7db5-4587-9602-6f8d8427af60}"/>
        <w:category>
          <w:name w:val="常规"/>
          <w:gallery w:val="placeholder"/>
        </w:category>
        <w:types>
          <w:type w:val="bbPlcHdr"/>
        </w:types>
        <w:behaviors>
          <w:behavior w:val="content"/>
        </w:behaviors>
        <w:guid w:val="{1A46A4E4-7DB5-4587-9602-6F8D8427AF60}"/>
      </w:docPartPr>
      <w:docPartBody>
        <w:p w:rsidR="002703A6" w:rsidRDefault="002703A6">
          <w:pPr>
            <w:rPr>
              <w:rFonts w:hint="eastAsia"/>
            </w:rPr>
          </w:pPr>
        </w:p>
      </w:docPartBody>
    </w:docPart>
    <w:docPart>
      <w:docPartPr>
        <w:name w:val="{a48e1ddc-3ebd-445c-9187-6380122c04f0}"/>
        <w:category>
          <w:name w:val="常规"/>
          <w:gallery w:val="placeholder"/>
        </w:category>
        <w:types>
          <w:type w:val="bbPlcHdr"/>
        </w:types>
        <w:behaviors>
          <w:behavior w:val="content"/>
        </w:behaviors>
        <w:guid w:val="{A48E1DDC-3EBD-445C-9187-6380122C04F0}"/>
      </w:docPartPr>
      <w:docPartBody>
        <w:p w:rsidR="002703A6" w:rsidRDefault="002703A6">
          <w:pPr>
            <w:rPr>
              <w:rFonts w:hint="eastAsia"/>
            </w:rPr>
          </w:pPr>
        </w:p>
      </w:docPartBody>
    </w:docPart>
    <w:docPart>
      <w:docPartPr>
        <w:name w:val="{1e33ba9a-d158-47d1-8b68-5bc295e1e901}"/>
        <w:category>
          <w:name w:val="常规"/>
          <w:gallery w:val="placeholder"/>
        </w:category>
        <w:types>
          <w:type w:val="bbPlcHdr"/>
        </w:types>
        <w:behaviors>
          <w:behavior w:val="content"/>
        </w:behaviors>
        <w:guid w:val="{1E33BA9A-D158-47D1-8B68-5BC295E1E901}"/>
      </w:docPartPr>
      <w:docPartBody>
        <w:p w:rsidR="002703A6" w:rsidRDefault="002703A6">
          <w:pPr>
            <w:rPr>
              <w:rFonts w:hint="eastAsia"/>
            </w:rPr>
          </w:pPr>
        </w:p>
      </w:docPartBody>
    </w:docPart>
    <w:docPart>
      <w:docPartPr>
        <w:name w:val="{f6989d29-6794-4642-9877-091849ed0657}"/>
        <w:category>
          <w:name w:val="常规"/>
          <w:gallery w:val="placeholder"/>
        </w:category>
        <w:types>
          <w:type w:val="bbPlcHdr"/>
        </w:types>
        <w:behaviors>
          <w:behavior w:val="content"/>
        </w:behaviors>
        <w:guid w:val="{F6989D29-6794-4642-9877-091849ED0657}"/>
      </w:docPartPr>
      <w:docPartBody>
        <w:p w:rsidR="002703A6" w:rsidRDefault="002703A6">
          <w:pPr>
            <w:rPr>
              <w:rFonts w:hint="eastAsia"/>
            </w:rPr>
          </w:pPr>
        </w:p>
      </w:docPartBody>
    </w:docPart>
    <w:docPart>
      <w:docPartPr>
        <w:name w:val="{7a89f25d-d9f7-441b-8428-a15ac65bf356}"/>
        <w:category>
          <w:name w:val="常规"/>
          <w:gallery w:val="placeholder"/>
        </w:category>
        <w:types>
          <w:type w:val="bbPlcHdr"/>
        </w:types>
        <w:behaviors>
          <w:behavior w:val="content"/>
        </w:behaviors>
        <w:guid w:val="{7A89F25D-D9F7-441B-8428-A15AC65BF356}"/>
      </w:docPartPr>
      <w:docPartBody>
        <w:p w:rsidR="002703A6" w:rsidRDefault="002703A6">
          <w:pPr>
            <w:rPr>
              <w:rFonts w:hint="eastAsia"/>
            </w:rPr>
          </w:pPr>
        </w:p>
      </w:docPartBody>
    </w:docPart>
    <w:docPart>
      <w:docPartPr>
        <w:name w:val="8E334EB6171843A2BFEBCD1DEBAFC0ED"/>
        <w:category>
          <w:name w:val="常规"/>
          <w:gallery w:val="placeholder"/>
        </w:category>
        <w:types>
          <w:type w:val="bbPlcHdr"/>
        </w:types>
        <w:behaviors>
          <w:behavior w:val="content"/>
        </w:behaviors>
        <w:guid w:val="{1592C700-746B-4B74-B5B2-353201ED19E9}"/>
      </w:docPartPr>
      <w:docPartBody>
        <w:p w:rsidR="009E3C24" w:rsidRDefault="009E3C24">
          <w:pPr>
            <w:rPr>
              <w:rFonts w:hint="eastAsia"/>
            </w:rPr>
          </w:pPr>
        </w:p>
      </w:docPartBody>
    </w:docPart>
    <w:docPart>
      <w:docPartPr>
        <w:name w:val="9B7E758D565243B790A8818D6A32397F"/>
        <w:category>
          <w:name w:val="常规"/>
          <w:gallery w:val="placeholder"/>
        </w:category>
        <w:types>
          <w:type w:val="bbPlcHdr"/>
        </w:types>
        <w:behaviors>
          <w:behavior w:val="content"/>
        </w:behaviors>
        <w:guid w:val="{9859715B-F2A2-42C9-9AC9-BBE7A31FE635}"/>
      </w:docPartPr>
      <w:docPartBody>
        <w:p w:rsidR="009E3C24" w:rsidRDefault="009E3C24">
          <w:pPr>
            <w:rPr>
              <w:rFonts w:hint="eastAsia"/>
            </w:rPr>
          </w:pPr>
        </w:p>
      </w:docPartBody>
    </w:docPart>
    <w:docPart>
      <w:docPartPr>
        <w:name w:val="7283367CE329458382DA62BA103B4164"/>
        <w:category>
          <w:name w:val="常规"/>
          <w:gallery w:val="placeholder"/>
        </w:category>
        <w:types>
          <w:type w:val="bbPlcHdr"/>
        </w:types>
        <w:behaviors>
          <w:behavior w:val="content"/>
        </w:behaviors>
        <w:guid w:val="{4A312EC8-DAA2-4412-BFE0-C6E54D6908DC}"/>
      </w:docPartPr>
      <w:docPartBody>
        <w:p w:rsidR="009E3C24" w:rsidRDefault="009E3C24">
          <w:pPr>
            <w:rPr>
              <w:rFonts w:hint="eastAsia"/>
            </w:rPr>
          </w:pPr>
        </w:p>
      </w:docPartBody>
    </w:docPart>
    <w:docPart>
      <w:docPartPr>
        <w:name w:val="ECAAB56A65EC4E5294B80F4F27B7F2B3"/>
        <w:category>
          <w:name w:val="常规"/>
          <w:gallery w:val="placeholder"/>
        </w:category>
        <w:types>
          <w:type w:val="bbPlcHdr"/>
        </w:types>
        <w:behaviors>
          <w:behavior w:val="content"/>
        </w:behaviors>
        <w:guid w:val="{1FA71013-1F87-4851-A43B-9E2307C8F623}"/>
      </w:docPartPr>
      <w:docPartBody>
        <w:p w:rsidR="009E3C24" w:rsidRDefault="009E3C24">
          <w:pPr>
            <w:rPr>
              <w:rFonts w:hint="eastAsia"/>
            </w:rPr>
          </w:pPr>
        </w:p>
      </w:docPartBody>
    </w:docPart>
    <w:docPart>
      <w:docPartPr>
        <w:name w:val="63A415795599404398A0BCBFEA08713E"/>
        <w:category>
          <w:name w:val="常规"/>
          <w:gallery w:val="placeholder"/>
        </w:category>
        <w:types>
          <w:type w:val="bbPlcHdr"/>
        </w:types>
        <w:behaviors>
          <w:behavior w:val="content"/>
        </w:behaviors>
        <w:guid w:val="{3CDFDF81-BD72-43BD-A281-6CFC92B7B121}"/>
      </w:docPartPr>
      <w:docPartBody>
        <w:p w:rsidR="009E3C24" w:rsidRDefault="009E3C24">
          <w:pPr>
            <w:rPr>
              <w:rFonts w:hint="eastAsia"/>
            </w:rPr>
          </w:pPr>
        </w:p>
      </w:docPartBody>
    </w:docPart>
    <w:docPart>
      <w:docPartPr>
        <w:name w:val="46482B46E49743A7BDDF5807DE1FB8EC"/>
        <w:category>
          <w:name w:val="常规"/>
          <w:gallery w:val="placeholder"/>
        </w:category>
        <w:types>
          <w:type w:val="bbPlcHdr"/>
        </w:types>
        <w:behaviors>
          <w:behavior w:val="content"/>
        </w:behaviors>
        <w:guid w:val="{D1E7400D-F084-4AD3-A204-923431E1FA44}"/>
      </w:docPartPr>
      <w:docPartBody>
        <w:p w:rsidR="009E3C24" w:rsidRDefault="009E3C24">
          <w:pPr>
            <w:rPr>
              <w:rFonts w:hint="eastAsia"/>
            </w:rPr>
          </w:pPr>
        </w:p>
      </w:docPartBody>
    </w:docPart>
    <w:docPart>
      <w:docPartPr>
        <w:name w:val="7FDF0F4F6F1741E7826F8C655BB89E57"/>
        <w:category>
          <w:name w:val="常规"/>
          <w:gallery w:val="placeholder"/>
        </w:category>
        <w:types>
          <w:type w:val="bbPlcHdr"/>
        </w:types>
        <w:behaviors>
          <w:behavior w:val="content"/>
        </w:behaviors>
        <w:guid w:val="{8D6FA767-9DC7-429C-83A7-6866B938C749}"/>
      </w:docPartPr>
      <w:docPartBody>
        <w:p w:rsidR="009E3C24" w:rsidRDefault="009E3C24">
          <w:pPr>
            <w:rPr>
              <w:rFonts w:hint="eastAsia"/>
            </w:rPr>
          </w:pPr>
        </w:p>
      </w:docPartBody>
    </w:docPart>
    <w:docPart>
      <w:docPartPr>
        <w:name w:val="B81D345A64D6488AB4474559B2D24AF3"/>
        <w:category>
          <w:name w:val="常规"/>
          <w:gallery w:val="placeholder"/>
        </w:category>
        <w:types>
          <w:type w:val="bbPlcHdr"/>
        </w:types>
        <w:behaviors>
          <w:behavior w:val="content"/>
        </w:behaviors>
        <w:guid w:val="{0376FF86-4B84-41E6-B371-5BE09B2BFC12}"/>
      </w:docPartPr>
      <w:docPartBody>
        <w:p w:rsidR="009E3C24" w:rsidRDefault="009E3C24">
          <w:pPr>
            <w:rPr>
              <w:rFonts w:hint="eastAsia"/>
            </w:rPr>
          </w:pPr>
        </w:p>
      </w:docPartBody>
    </w:docPart>
    <w:docPart>
      <w:docPartPr>
        <w:name w:val="426EE72E399449A498F6C2F31F32E22E"/>
        <w:category>
          <w:name w:val="常规"/>
          <w:gallery w:val="placeholder"/>
        </w:category>
        <w:types>
          <w:type w:val="bbPlcHdr"/>
        </w:types>
        <w:behaviors>
          <w:behavior w:val="content"/>
        </w:behaviors>
        <w:guid w:val="{D653BCE2-1D11-4347-A1A0-AC70469AB851}"/>
      </w:docPartPr>
      <w:docPartBody>
        <w:p w:rsidR="009E3C24" w:rsidRDefault="009E3C24">
          <w:pPr>
            <w:rPr>
              <w:rFonts w:hint="eastAsia"/>
            </w:rPr>
          </w:pPr>
        </w:p>
      </w:docPartBody>
    </w:docPart>
    <w:docPart>
      <w:docPartPr>
        <w:name w:val="33E4E638CA1E4A40A3F8E709E4EC4670"/>
        <w:category>
          <w:name w:val="常规"/>
          <w:gallery w:val="placeholder"/>
        </w:category>
        <w:types>
          <w:type w:val="bbPlcHdr"/>
        </w:types>
        <w:behaviors>
          <w:behavior w:val="content"/>
        </w:behaviors>
        <w:guid w:val="{C047B1E5-5C9C-4272-B026-F67E73036EEF}"/>
      </w:docPartPr>
      <w:docPartBody>
        <w:p w:rsidR="009E3C24" w:rsidRDefault="009E3C24">
          <w:pPr>
            <w:rPr>
              <w:rFonts w:hint="eastAsia"/>
            </w:rPr>
          </w:pPr>
        </w:p>
      </w:docPartBody>
    </w:docPart>
    <w:docPart>
      <w:docPartPr>
        <w:name w:val="C98E381976D94E38B3E929CF05DDC4C2"/>
        <w:category>
          <w:name w:val="常规"/>
          <w:gallery w:val="placeholder"/>
        </w:category>
        <w:types>
          <w:type w:val="bbPlcHdr"/>
        </w:types>
        <w:behaviors>
          <w:behavior w:val="content"/>
        </w:behaviors>
        <w:guid w:val="{127A8FF6-D96E-4F57-9C54-65AAED640C5D}"/>
      </w:docPartPr>
      <w:docPartBody>
        <w:p w:rsidR="009E3C24" w:rsidRDefault="009E3C24">
          <w:pPr>
            <w:rPr>
              <w:rFonts w:hint="eastAsia"/>
            </w:rPr>
          </w:pPr>
        </w:p>
      </w:docPartBody>
    </w:docPart>
    <w:docPart>
      <w:docPartPr>
        <w:name w:val="24C4F0DEC23F4390A98B83CDEBADB41A"/>
        <w:category>
          <w:name w:val="常规"/>
          <w:gallery w:val="placeholder"/>
        </w:category>
        <w:types>
          <w:type w:val="bbPlcHdr"/>
        </w:types>
        <w:behaviors>
          <w:behavior w:val="content"/>
        </w:behaviors>
        <w:guid w:val="{F16F7B5C-AAB9-4AA1-A52E-60876C85E844}"/>
      </w:docPartPr>
      <w:docPartBody>
        <w:p w:rsidR="009E3C24" w:rsidRDefault="009E3C24">
          <w:pPr>
            <w:rPr>
              <w:rFonts w:hint="eastAsia"/>
            </w:rPr>
          </w:pPr>
        </w:p>
      </w:docPartBody>
    </w:docPart>
    <w:docPart>
      <w:docPartPr>
        <w:name w:val="5BBE2C3F7E5D44129B3CBC7C3029468F"/>
        <w:category>
          <w:name w:val="常规"/>
          <w:gallery w:val="placeholder"/>
        </w:category>
        <w:types>
          <w:type w:val="bbPlcHdr"/>
        </w:types>
        <w:behaviors>
          <w:behavior w:val="content"/>
        </w:behaviors>
        <w:guid w:val="{F7AD190A-0691-45FF-BE60-0ADBC22211B0}"/>
      </w:docPartPr>
      <w:docPartBody>
        <w:p w:rsidR="009E3C24" w:rsidRDefault="009E3C24">
          <w:pPr>
            <w:rPr>
              <w:rFonts w:hint="eastAsia"/>
            </w:rPr>
          </w:pPr>
        </w:p>
      </w:docPartBody>
    </w:docPart>
    <w:docPart>
      <w:docPartPr>
        <w:name w:val="C1842B3C90C94A98946C954F1A1A4EA9"/>
        <w:category>
          <w:name w:val="常规"/>
          <w:gallery w:val="placeholder"/>
        </w:category>
        <w:types>
          <w:type w:val="bbPlcHdr"/>
        </w:types>
        <w:behaviors>
          <w:behavior w:val="content"/>
        </w:behaviors>
        <w:guid w:val="{F5BE27E2-3AE3-44BF-B5E0-723DA3AC103F}"/>
      </w:docPartPr>
      <w:docPartBody>
        <w:p w:rsidR="009E3C24" w:rsidRDefault="009E3C24">
          <w:pPr>
            <w:rPr>
              <w:rFonts w:hint="eastAsia"/>
            </w:rPr>
          </w:pPr>
        </w:p>
      </w:docPartBody>
    </w:docPart>
    <w:docPart>
      <w:docPartPr>
        <w:name w:val="B4BF2370B1CB4C2C993DBA65A3EF4C7C"/>
        <w:category>
          <w:name w:val="常规"/>
          <w:gallery w:val="placeholder"/>
        </w:category>
        <w:types>
          <w:type w:val="bbPlcHdr"/>
        </w:types>
        <w:behaviors>
          <w:behavior w:val="content"/>
        </w:behaviors>
        <w:guid w:val="{9D6E487E-F816-4A06-8418-3B5202CC3F92}"/>
      </w:docPartPr>
      <w:docPartBody>
        <w:p w:rsidR="009E3C24" w:rsidRDefault="009E3C24">
          <w:pPr>
            <w:rPr>
              <w:rFonts w:hint="eastAsia"/>
            </w:rPr>
          </w:pPr>
        </w:p>
      </w:docPartBody>
    </w:docPart>
    <w:docPart>
      <w:docPartPr>
        <w:name w:val="2DEF5D0BBE9644D490E1B205BEA8785B"/>
        <w:category>
          <w:name w:val="常规"/>
          <w:gallery w:val="placeholder"/>
        </w:category>
        <w:types>
          <w:type w:val="bbPlcHdr"/>
        </w:types>
        <w:behaviors>
          <w:behavior w:val="content"/>
        </w:behaviors>
        <w:guid w:val="{99F3A1E6-96A8-4710-9988-43B162537ADF}"/>
      </w:docPartPr>
      <w:docPartBody>
        <w:p w:rsidR="009E3C24" w:rsidRDefault="009E3C24">
          <w:pPr>
            <w:rPr>
              <w:rFonts w:hint="eastAsia"/>
            </w:rPr>
          </w:pPr>
        </w:p>
      </w:docPartBody>
    </w:docPart>
    <w:docPart>
      <w:docPartPr>
        <w:name w:val="02DAE979B8A7408A8DB47DE2CFE85D86"/>
        <w:category>
          <w:name w:val="常规"/>
          <w:gallery w:val="placeholder"/>
        </w:category>
        <w:types>
          <w:type w:val="bbPlcHdr"/>
        </w:types>
        <w:behaviors>
          <w:behavior w:val="content"/>
        </w:behaviors>
        <w:guid w:val="{2022CD23-04C5-4358-A695-9F03C81B9076}"/>
      </w:docPartPr>
      <w:docPartBody>
        <w:p w:rsidR="009E3C24" w:rsidRDefault="009E3C24">
          <w:pPr>
            <w:rPr>
              <w:rFonts w:hint="eastAsia"/>
            </w:rPr>
          </w:pPr>
        </w:p>
      </w:docPartBody>
    </w:docPart>
    <w:docPart>
      <w:docPartPr>
        <w:name w:val="3CF2BC33F7F54FD8AE60BF287F71D78E"/>
        <w:category>
          <w:name w:val="常规"/>
          <w:gallery w:val="placeholder"/>
        </w:category>
        <w:types>
          <w:type w:val="bbPlcHdr"/>
        </w:types>
        <w:behaviors>
          <w:behavior w:val="content"/>
        </w:behaviors>
        <w:guid w:val="{14913ECB-1933-4338-AC11-50E995AFCCDC}"/>
      </w:docPartPr>
      <w:docPartBody>
        <w:p w:rsidR="00000000" w:rsidRDefault="00000000"/>
      </w:docPartBody>
    </w:docPart>
    <w:docPart>
      <w:docPartPr>
        <w:name w:val="8ADEC38773854D2EAA751A6287D6692E"/>
        <w:category>
          <w:name w:val="常规"/>
          <w:gallery w:val="placeholder"/>
        </w:category>
        <w:types>
          <w:type w:val="bbPlcHdr"/>
        </w:types>
        <w:behaviors>
          <w:behavior w:val="content"/>
        </w:behaviors>
        <w:guid w:val="{3329FDD8-4E15-4415-8D5E-3BB96D358870}"/>
      </w:docPartPr>
      <w:docPartBody>
        <w:p w:rsidR="00000000" w:rsidRDefault="00000000"/>
      </w:docPartBody>
    </w:docPart>
    <w:docPart>
      <w:docPartPr>
        <w:name w:val="5B40DBB059CF429CAC37DCF5F9FB01E5"/>
        <w:category>
          <w:name w:val="常规"/>
          <w:gallery w:val="placeholder"/>
        </w:category>
        <w:types>
          <w:type w:val="bbPlcHdr"/>
        </w:types>
        <w:behaviors>
          <w:behavior w:val="content"/>
        </w:behaviors>
        <w:guid w:val="{9A3DE0DA-AFC7-4156-99D4-B09FEA2A7402}"/>
      </w:docPartPr>
      <w:docPartBody>
        <w:p w:rsidR="00000000" w:rsidRDefault="00000000"/>
      </w:docPartBody>
    </w:docPart>
    <w:docPart>
      <w:docPartPr>
        <w:name w:val="EE3824F5A4544D408DDC4235F4172C26"/>
        <w:category>
          <w:name w:val="常规"/>
          <w:gallery w:val="placeholder"/>
        </w:category>
        <w:types>
          <w:type w:val="bbPlcHdr"/>
        </w:types>
        <w:behaviors>
          <w:behavior w:val="content"/>
        </w:behaviors>
        <w:guid w:val="{83C46D7D-65EE-4E26-B7D8-82A0DB09BFB7}"/>
      </w:docPartPr>
      <w:docPartBody>
        <w:p w:rsidR="00000000" w:rsidRDefault="00000000"/>
      </w:docPartBody>
    </w:docPart>
    <w:docPart>
      <w:docPartPr>
        <w:name w:val="2FF8793F86AD4903B169EBF31E17B312"/>
        <w:category>
          <w:name w:val="常规"/>
          <w:gallery w:val="placeholder"/>
        </w:category>
        <w:types>
          <w:type w:val="bbPlcHdr"/>
        </w:types>
        <w:behaviors>
          <w:behavior w:val="content"/>
        </w:behaviors>
        <w:guid w:val="{0754A8AD-BC9D-438B-904C-98D6012E4247}"/>
      </w:docPartPr>
      <w:docPartBody>
        <w:p w:rsidR="00000000" w:rsidRDefault="0000000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宋黑简体">
    <w:altName w:val="宋体"/>
    <w:charset w:val="86"/>
    <w:family w:val="auto"/>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ewCenturySchlbk">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roma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minorHAnsi">
    <w:altName w:val="Segoe Print"/>
    <w:charset w:val="00"/>
    <w:family w:val="auto"/>
    <w:pitch w:val="default"/>
  </w:font>
  <w:font w:name="minorEastAsia">
    <w:altName w:val="宋体"/>
    <w:charset w:val="00"/>
    <w:family w:val="roman"/>
    <w:pitch w:val="default"/>
  </w:font>
  <w:font w:name="方正隶二简体">
    <w:altName w:val="微软雅黑"/>
    <w:charset w:val="86"/>
    <w:family w:val="auto"/>
    <w:pitch w:val="default"/>
    <w:sig w:usb0="00000000" w:usb1="00000000" w:usb2="00000000" w:usb3="00000000" w:csb0="00040000" w:csb1="00000000"/>
  </w:font>
  <w:font w:name="方正大标宋简体">
    <w:altName w:val="微软雅黑"/>
    <w:charset w:val="86"/>
    <w:family w:val="auto"/>
    <w:pitch w:val="default"/>
    <w:sig w:usb0="00000000" w:usb1="00000000" w:usb2="00000000" w:usb3="00000000" w:csb0="00040000" w:csb1="00000000"/>
  </w:font>
  <w:font w:name="魏碑体">
    <w:altName w:val="宋体"/>
    <w:charset w:val="86"/>
    <w:family w:val="modern"/>
    <w:pitch w:val="default"/>
    <w:sig w:usb0="00000000" w:usb1="00000000" w:usb2="00000010" w:usb3="00000000" w:csb0="00040000" w:csb1="00000000"/>
  </w:font>
  <w:font w:name="华文琥珀">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935"/>
    <w:rsid w:val="001518BB"/>
    <w:rsid w:val="001C4004"/>
    <w:rsid w:val="002703A6"/>
    <w:rsid w:val="00490FBD"/>
    <w:rsid w:val="004B6935"/>
    <w:rsid w:val="0095318C"/>
    <w:rsid w:val="009E3C24"/>
    <w:rsid w:val="00B22433"/>
    <w:rsid w:val="00CA624A"/>
    <w:rsid w:val="00E60F6B"/>
    <w:rsid w:val="00F729FB"/>
    <w:rsid w:val="00FF5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wpscustomsdt:customSdtData xmlns="http://www.wps.cn/officeDocument/2025/customizeSdt" xmlns:wpscustomsdt="http://www.wps.cn/officeDocument/2025/customizeSdt">
  <wpscustomsdt:sdtItem id="147472860" type="1" data="{&quot;codeLang&quot;:&quot;Plain Text&quot;,&quot;isDarkTheme&quot;:0}"/>
</wpscustomsdt:customSdt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B8D20D-C3B6-49C6-A6A5-901823107266}">
  <ds:schemaRefs>
    <ds:schemaRef ds:uri="http://www.wps.cn/officeDocument/2025/customizeSdt"/>
  </ds:schemaRefs>
</ds:datastoreItem>
</file>

<file path=customXml/itemProps3.xml><?xml version="1.0" encoding="utf-8"?>
<ds:datastoreItem xmlns:ds="http://schemas.openxmlformats.org/officeDocument/2006/customXml" ds:itemID="{8CB30860-EC79-4315-A555-D10359F01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78</Pages>
  <Words>22769</Words>
  <Characters>52370</Characters>
  <Application>Microsoft Office Word</Application>
  <DocSecurity>0</DocSecurity>
  <Lines>2182</Lines>
  <Paragraphs>1598</Paragraphs>
  <ScaleCrop>false</ScaleCrop>
  <Company>cstc</Company>
  <LinksUpToDate>false</LinksUpToDate>
  <CharactersWithSpaces>73541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继林 李</cp:lastModifiedBy>
  <cp:revision>84</cp:revision>
  <cp:lastPrinted>2014-02-19T06:24:00Z</cp:lastPrinted>
  <dcterms:created xsi:type="dcterms:W3CDTF">2026-09-15T02:47:00Z</dcterms:created>
  <dcterms:modified xsi:type="dcterms:W3CDTF">2026-09-15T10:53:00Z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138C30E2ABB84D1885AFD297E6965EDF_13</vt:lpwstr>
  </property>
  <property fmtid="{D5CDD505-2E9C-101B-9397-08002B2CF9AE}" pid="4" name="KSOTemplateDocerSaveRecord">
    <vt:lpwstr>eyJoZGlkIjoiZWIxNGIzMDMyMGViOTZlNzlkNjhhNTUwZDRjNzVlM2MiLCJ1c2VySWQiOiIxODIzMjAyOTM4In0=</vt:lpwstr>
  </property>
</Properties>
</file>